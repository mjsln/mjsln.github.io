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DateChar"/>
        </w:rPr>
        <w:alias w:val="Publish Date"/>
        <w:tag w:val=""/>
        <w:id w:val="-624003323"/>
        <w:placeholder>
          <w:docPart w:val="5A60598E034043F089B5DF48B9EE7C81"/>
        </w:placeholder>
        <w:dataBinding w:prefixMappings="xmlns:ns0='http://schemas.microsoft.com/office/2006/coverPageProps' " w:xpath="/ns0:CoverPageProperties[1]/ns0:PublishDate[1]" w:storeItemID="{55AF091B-3C7A-41E3-B477-F2FDAA23CFDA}"/>
        <w:date w:fullDate="2022-01-20T00:00:00Z">
          <w:dateFormat w:val="dd MMMM yyyy"/>
          <w:lid w:val="en-GB"/>
          <w:storeMappedDataAs w:val="dateTime"/>
          <w:calendar w:val="gregorian"/>
        </w:date>
      </w:sdtPr>
      <w:sdtEndPr>
        <w:rPr>
          <w:rStyle w:val="DefaultParagraphFont"/>
          <w:caps/>
        </w:rPr>
      </w:sdtEndPr>
      <w:sdtContent>
        <w:p w14:paraId="4E42397B" w14:textId="723108D9" w:rsidR="008346FC" w:rsidRPr="0088661C" w:rsidRDefault="00B45F4D" w:rsidP="008346FC">
          <w:pPr>
            <w:pStyle w:val="Date"/>
          </w:pPr>
          <w:r>
            <w:rPr>
              <w:rStyle w:val="DateChar"/>
            </w:rPr>
            <w:t>20 January 2022</w:t>
          </w:r>
        </w:p>
      </w:sdtContent>
    </w:sdt>
    <w:sdt>
      <w:sdtPr>
        <w:alias w:val="Company"/>
        <w:tag w:val=""/>
        <w:id w:val="-693075234"/>
        <w:placeholder>
          <w:docPart w:val="AA262B3662364592AF6AC69F2717D386"/>
        </w:placeholder>
        <w:dataBinding w:prefixMappings="xmlns:ns0='http://schemas.openxmlformats.org/officeDocument/2006/extended-properties' " w:xpath="/ns0:Properties[1]/ns0:Company[1]" w:storeItemID="{6668398D-A668-4E3E-A5EB-62B293D839F1}"/>
        <w:text/>
      </w:sdtPr>
      <w:sdtContent>
        <w:p w14:paraId="5DA40A1C" w14:textId="4A64A66A" w:rsidR="007E0808" w:rsidRPr="0088661C" w:rsidRDefault="004D746B" w:rsidP="00CC168B">
          <w:pPr>
            <w:pStyle w:val="Title"/>
          </w:pPr>
          <w:r>
            <w:t>***</w:t>
          </w:r>
        </w:p>
      </w:sdtContent>
    </w:sdt>
    <w:p w14:paraId="2B869400" w14:textId="6E7020BF" w:rsidR="00B60DB0" w:rsidRPr="0088661C" w:rsidRDefault="00000000" w:rsidP="00B60DB0">
      <w:pPr>
        <w:pStyle w:val="Subtitle"/>
      </w:pPr>
      <w:sdt>
        <w:sdtPr>
          <w:rPr>
            <w:rStyle w:val="TitleChar"/>
            <w:b w:val="0"/>
            <w:caps/>
            <w:color w:val="585858" w:themeColor="text1"/>
            <w:sz w:val="48"/>
            <w:szCs w:val="24"/>
          </w:rPr>
          <w:alias w:val="Title"/>
          <w:tag w:val=""/>
          <w:id w:val="-239802194"/>
          <w:placeholder>
            <w:docPart w:val="0D5C9C5D91764D4B9C7B3767D76D1E88"/>
          </w:placeholder>
          <w:dataBinding w:prefixMappings="xmlns:ns0='http://purl.org/dc/elements/1.1/' xmlns:ns1='http://schemas.openxmlformats.org/package/2006/metadata/core-properties' " w:xpath="/ns1:coreProperties[1]/ns0:title[1]" w:storeItemID="{6C3C8BC8-F283-45AE-878A-BAB7291924A1}"/>
          <w:text/>
        </w:sdtPr>
        <w:sdtEndPr>
          <w:rPr>
            <w:rStyle w:val="TitleChar"/>
            <w:iCs w:val="0"/>
            <w:caps w:val="0"/>
          </w:rPr>
        </w:sdtEndPr>
        <w:sdtContent>
          <w:r w:rsidR="006E0F77">
            <w:rPr>
              <w:rStyle w:val="TitleChar"/>
              <w:b w:val="0"/>
              <w:caps/>
              <w:color w:val="585858" w:themeColor="text1"/>
              <w:sz w:val="48"/>
              <w:szCs w:val="24"/>
            </w:rPr>
            <w:t>Security Reference Architectures</w:t>
          </w:r>
        </w:sdtContent>
      </w:sdt>
    </w:p>
    <w:sdt>
      <w:sdtPr>
        <w:rPr>
          <w:rStyle w:val="SubtitleChar"/>
        </w:rPr>
        <w:alias w:val="Subject"/>
        <w:tag w:val=""/>
        <w:id w:val="1972554036"/>
        <w:lock w:val="sdtContentLocked"/>
        <w:placeholder>
          <w:docPart w:val="78B496138677436F946C40BAC4FBC43D"/>
        </w:placeholder>
        <w:dataBinding w:prefixMappings="xmlns:ns0='http://purl.org/dc/elements/1.1/' xmlns:ns1='http://schemas.openxmlformats.org/package/2006/metadata/core-properties' " w:xpath="/ns1:coreProperties[1]/ns0:subject[1]" w:storeItemID="{6C3C8BC8-F283-45AE-878A-BAB7291924A1}"/>
        <w:text/>
      </w:sdtPr>
      <w:sdtContent>
        <w:p w14:paraId="2FF8815C" w14:textId="2B8D87FE" w:rsidR="00F14D10" w:rsidRPr="00866E28" w:rsidRDefault="006E0F77" w:rsidP="00B60DB0">
          <w:pPr>
            <w:pStyle w:val="Subtitle"/>
            <w:rPr>
              <w:lang w:val="fr-FR"/>
            </w:rPr>
          </w:pPr>
          <w:r>
            <w:rPr>
              <w:rStyle w:val="SubtitleChar"/>
            </w:rPr>
            <w:t>REPORT</w:t>
          </w:r>
        </w:p>
      </w:sdtContent>
    </w:sdt>
    <w:p w14:paraId="6B8768F5" w14:textId="77777777" w:rsidR="00402E85" w:rsidRPr="00866E28" w:rsidRDefault="00402E85" w:rsidP="008C3BDA">
      <w:pPr>
        <w:pStyle w:val="BodyText"/>
        <w:spacing w:after="0"/>
        <w:rPr>
          <w:lang w:val="fr-FR"/>
        </w:rPr>
      </w:pPr>
    </w:p>
    <w:p w14:paraId="44D2643B" w14:textId="77777777" w:rsidR="00402E85" w:rsidRPr="00866E28" w:rsidRDefault="00402E85" w:rsidP="008C3BDA">
      <w:pPr>
        <w:pStyle w:val="BodyText"/>
        <w:spacing w:after="0"/>
        <w:rPr>
          <w:lang w:val="fr-FR"/>
        </w:rPr>
      </w:pPr>
    </w:p>
    <w:p w14:paraId="565C148F" w14:textId="77777777" w:rsidR="00402E85" w:rsidRPr="00866E28" w:rsidRDefault="00402E85" w:rsidP="008C3BDA">
      <w:pPr>
        <w:pStyle w:val="BodyText"/>
        <w:spacing w:after="0"/>
        <w:rPr>
          <w:lang w:val="fr-FR"/>
        </w:rPr>
      </w:pPr>
    </w:p>
    <w:p w14:paraId="258D85B9" w14:textId="77777777" w:rsidR="00402E85" w:rsidRPr="00866E28" w:rsidRDefault="00402E85" w:rsidP="008C3BDA">
      <w:pPr>
        <w:pStyle w:val="BodyText"/>
        <w:spacing w:after="0"/>
        <w:rPr>
          <w:lang w:val="fr-FR"/>
        </w:rPr>
        <w:sectPr w:rsidR="00402E85" w:rsidRPr="00866E28" w:rsidSect="00067780">
          <w:headerReference w:type="even" r:id="rId12"/>
          <w:headerReference w:type="default" r:id="rId13"/>
          <w:footerReference w:type="even" r:id="rId14"/>
          <w:footerReference w:type="default" r:id="rId15"/>
          <w:headerReference w:type="first" r:id="rId16"/>
          <w:footerReference w:type="first" r:id="rId17"/>
          <w:pgSz w:w="11906" w:h="16838" w:code="9"/>
          <w:pgMar w:top="9015" w:right="851" w:bottom="567" w:left="851" w:header="397" w:footer="283" w:gutter="0"/>
          <w:cols w:space="708"/>
          <w:docGrid w:linePitch="360"/>
        </w:sectPr>
      </w:pPr>
    </w:p>
    <w:p w14:paraId="414FC088" w14:textId="77777777" w:rsidR="00885282" w:rsidRPr="00866E28" w:rsidRDefault="00F57148" w:rsidP="00F14D10">
      <w:pPr>
        <w:pStyle w:val="Subtitle"/>
        <w:rPr>
          <w:color w:val="915DA3" w:themeColor="accent1"/>
          <w:lang w:val="fr-FR"/>
        </w:rPr>
      </w:pPr>
      <w:r w:rsidRPr="00866E28">
        <w:rPr>
          <w:color w:val="915DA3" w:themeColor="accent1"/>
          <w:lang w:val="fr-FR"/>
        </w:rPr>
        <w:lastRenderedPageBreak/>
        <w:t>Document Control</w:t>
      </w:r>
    </w:p>
    <w:tbl>
      <w:tblPr>
        <w:tblStyle w:val="SoftcatTableStyle3"/>
        <w:tblW w:w="10206" w:type="dxa"/>
        <w:tblLayout w:type="fixed"/>
        <w:tblLook w:val="04A0" w:firstRow="1" w:lastRow="0" w:firstColumn="1" w:lastColumn="0" w:noHBand="0" w:noVBand="1"/>
      </w:tblPr>
      <w:tblGrid>
        <w:gridCol w:w="2977"/>
        <w:gridCol w:w="7229"/>
      </w:tblGrid>
      <w:tr w:rsidR="00885282" w:rsidRPr="007750E3" w14:paraId="4B7F661F" w14:textId="77777777" w:rsidTr="0049100A">
        <w:trPr>
          <w:cnfStyle w:val="100000000000" w:firstRow="1" w:lastRow="0" w:firstColumn="0" w:lastColumn="0" w:oddVBand="0" w:evenVBand="0" w:oddHBand="0" w:evenHBand="0" w:firstRowFirstColumn="0" w:firstRowLastColumn="0" w:lastRowFirstColumn="0" w:lastRowLastColumn="0"/>
        </w:trPr>
        <w:tc>
          <w:tcPr>
            <w:tcW w:w="10206" w:type="dxa"/>
            <w:gridSpan w:val="2"/>
          </w:tcPr>
          <w:p w14:paraId="2B99EF55" w14:textId="77777777" w:rsidR="00885282" w:rsidRPr="007750E3" w:rsidRDefault="00885282" w:rsidP="00F14D10">
            <w:pPr>
              <w:pStyle w:val="ExecutiveSummaryContact"/>
            </w:pPr>
            <w:r>
              <w:t>Document Information</w:t>
            </w:r>
          </w:p>
        </w:tc>
      </w:tr>
      <w:tr w:rsidR="00885282" w:rsidRPr="007750E3" w14:paraId="7E9B0288" w14:textId="77777777" w:rsidTr="00885282">
        <w:tc>
          <w:tcPr>
            <w:tcW w:w="2977" w:type="dxa"/>
          </w:tcPr>
          <w:p w14:paraId="717D8FB8" w14:textId="77777777" w:rsidR="00885282" w:rsidRPr="00F14D10" w:rsidRDefault="00885282" w:rsidP="0049100A">
            <w:pPr>
              <w:pStyle w:val="InsideCoverTableText"/>
              <w:rPr>
                <w:b/>
                <w:bCs/>
              </w:rPr>
            </w:pPr>
            <w:r w:rsidRPr="00F14D10">
              <w:rPr>
                <w:b/>
                <w:bCs/>
              </w:rPr>
              <w:t>Creation date</w:t>
            </w:r>
          </w:p>
        </w:tc>
        <w:sdt>
          <w:sdtPr>
            <w:alias w:val="Publish Date"/>
            <w:tag w:val=""/>
            <w:id w:val="-1819417234"/>
            <w:placeholder>
              <w:docPart w:val="03247607A30F484E95261A540637BE72"/>
            </w:placeholder>
            <w:dataBinding w:prefixMappings="xmlns:ns0='http://schemas.microsoft.com/office/2006/coverPageProps' " w:xpath="/ns0:CoverPageProperties[1]/ns0:PublishDate[1]" w:storeItemID="{55AF091B-3C7A-41E3-B477-F2FDAA23CFDA}"/>
            <w:date w:fullDate="2022-01-20T00:00:00Z">
              <w:dateFormat w:val="dd/MM/yyyy"/>
              <w:lid w:val="en-GB"/>
              <w:storeMappedDataAs w:val="dateTime"/>
              <w:calendar w:val="gregorian"/>
            </w:date>
          </w:sdtPr>
          <w:sdtContent>
            <w:tc>
              <w:tcPr>
                <w:tcW w:w="7229" w:type="dxa"/>
              </w:tcPr>
              <w:p w14:paraId="78FF8B96" w14:textId="0D5E3F3C" w:rsidR="00885282" w:rsidRPr="007750E3" w:rsidRDefault="00B45F4D" w:rsidP="0049100A">
                <w:pPr>
                  <w:pStyle w:val="InsideCoverTableText"/>
                </w:pPr>
                <w:r>
                  <w:t>20/01/2022</w:t>
                </w:r>
              </w:p>
            </w:tc>
          </w:sdtContent>
        </w:sdt>
      </w:tr>
      <w:tr w:rsidR="00885282" w:rsidRPr="007750E3" w14:paraId="7B736DC3" w14:textId="77777777" w:rsidTr="00885282">
        <w:tc>
          <w:tcPr>
            <w:tcW w:w="2977" w:type="dxa"/>
          </w:tcPr>
          <w:p w14:paraId="1BBD2427" w14:textId="77777777" w:rsidR="00885282" w:rsidRPr="00F14D10" w:rsidRDefault="00885282" w:rsidP="0049100A">
            <w:pPr>
              <w:pStyle w:val="InsideCoverTableText"/>
              <w:rPr>
                <w:b/>
                <w:bCs/>
              </w:rPr>
            </w:pPr>
            <w:r w:rsidRPr="00F14D10">
              <w:rPr>
                <w:b/>
                <w:bCs/>
              </w:rPr>
              <w:t>Owner/author</w:t>
            </w:r>
          </w:p>
        </w:tc>
        <w:tc>
          <w:tcPr>
            <w:tcW w:w="7229" w:type="dxa"/>
          </w:tcPr>
          <w:p w14:paraId="4220B2AD" w14:textId="08CF9948" w:rsidR="00885282" w:rsidRPr="007750E3" w:rsidRDefault="00885282" w:rsidP="0049100A">
            <w:pPr>
              <w:pStyle w:val="InsideCoverTableText"/>
            </w:pPr>
          </w:p>
        </w:tc>
      </w:tr>
      <w:tr w:rsidR="00885282" w:rsidRPr="007750E3" w14:paraId="0FEA9701" w14:textId="77777777" w:rsidTr="00885282">
        <w:tc>
          <w:tcPr>
            <w:tcW w:w="2977" w:type="dxa"/>
          </w:tcPr>
          <w:p w14:paraId="1646C6A8" w14:textId="77777777" w:rsidR="00885282" w:rsidRPr="00F14D10" w:rsidRDefault="00885282" w:rsidP="0049100A">
            <w:pPr>
              <w:pStyle w:val="InsideCoverTableText"/>
              <w:rPr>
                <w:b/>
                <w:bCs/>
              </w:rPr>
            </w:pPr>
            <w:r w:rsidRPr="00F14D10">
              <w:rPr>
                <w:b/>
                <w:bCs/>
              </w:rPr>
              <w:t>Internal/External audience</w:t>
            </w:r>
          </w:p>
        </w:tc>
        <w:tc>
          <w:tcPr>
            <w:tcW w:w="7229" w:type="dxa"/>
          </w:tcPr>
          <w:p w14:paraId="343FD567" w14:textId="77777777" w:rsidR="00885282" w:rsidRPr="007750E3" w:rsidRDefault="00885282" w:rsidP="0049100A">
            <w:pPr>
              <w:pStyle w:val="InsideCoverTableText"/>
            </w:pPr>
            <w:r>
              <w:t>External</w:t>
            </w:r>
          </w:p>
        </w:tc>
      </w:tr>
      <w:tr w:rsidR="00885282" w:rsidRPr="007750E3" w14:paraId="178F9AC8" w14:textId="77777777" w:rsidTr="00885282">
        <w:tc>
          <w:tcPr>
            <w:tcW w:w="2977" w:type="dxa"/>
          </w:tcPr>
          <w:p w14:paraId="35AFB8E3" w14:textId="77777777" w:rsidR="00885282" w:rsidRPr="00F14D10" w:rsidRDefault="00885282" w:rsidP="0049100A">
            <w:pPr>
              <w:pStyle w:val="InsideCoverTableText"/>
              <w:rPr>
                <w:b/>
                <w:bCs/>
              </w:rPr>
            </w:pPr>
            <w:r w:rsidRPr="00F14D10">
              <w:rPr>
                <w:b/>
                <w:bCs/>
              </w:rPr>
              <w:t>Document classification</w:t>
            </w:r>
          </w:p>
        </w:tc>
        <w:tc>
          <w:tcPr>
            <w:tcW w:w="7229" w:type="dxa"/>
          </w:tcPr>
          <w:p w14:paraId="3154A6CC" w14:textId="39C522F5" w:rsidR="00885282" w:rsidRPr="007750E3" w:rsidRDefault="00EA4171" w:rsidP="0049100A">
            <w:pPr>
              <w:pStyle w:val="InsideCoverTableText"/>
            </w:pPr>
            <w:r>
              <w:t>Confidential</w:t>
            </w:r>
          </w:p>
        </w:tc>
      </w:tr>
      <w:tr w:rsidR="00885282" w:rsidRPr="007750E3" w14:paraId="60886112" w14:textId="77777777" w:rsidTr="00885282">
        <w:tc>
          <w:tcPr>
            <w:tcW w:w="2977" w:type="dxa"/>
          </w:tcPr>
          <w:p w14:paraId="7B31A6BF" w14:textId="77777777" w:rsidR="00885282" w:rsidRPr="00F14D10" w:rsidRDefault="00885282" w:rsidP="0049100A">
            <w:pPr>
              <w:pStyle w:val="InsideCoverTableText"/>
              <w:rPr>
                <w:b/>
                <w:bCs/>
              </w:rPr>
            </w:pPr>
            <w:r w:rsidRPr="00F14D10">
              <w:rPr>
                <w:b/>
                <w:bCs/>
              </w:rPr>
              <w:t>Design review board reference</w:t>
            </w:r>
          </w:p>
        </w:tc>
        <w:tc>
          <w:tcPr>
            <w:tcW w:w="7229" w:type="dxa"/>
          </w:tcPr>
          <w:p w14:paraId="3AD6E127" w14:textId="77777777" w:rsidR="00885282" w:rsidRPr="007750E3" w:rsidRDefault="00885282" w:rsidP="0049100A">
            <w:pPr>
              <w:pStyle w:val="InsideCoverTableText"/>
            </w:pPr>
            <w:r>
              <w:t>N/A</w:t>
            </w:r>
          </w:p>
        </w:tc>
      </w:tr>
      <w:tr w:rsidR="00885282" w:rsidRPr="007750E3" w14:paraId="00C4B101" w14:textId="77777777" w:rsidTr="00885282">
        <w:tc>
          <w:tcPr>
            <w:tcW w:w="2977" w:type="dxa"/>
          </w:tcPr>
          <w:p w14:paraId="6B00C973" w14:textId="77777777" w:rsidR="00885282" w:rsidRPr="00F14D10" w:rsidRDefault="00885282" w:rsidP="0049100A">
            <w:pPr>
              <w:pStyle w:val="InsideCoverTableText"/>
              <w:rPr>
                <w:b/>
                <w:bCs/>
              </w:rPr>
            </w:pPr>
            <w:r w:rsidRPr="00F14D10">
              <w:rPr>
                <w:b/>
                <w:bCs/>
              </w:rPr>
              <w:t>Template version</w:t>
            </w:r>
          </w:p>
        </w:tc>
        <w:tc>
          <w:tcPr>
            <w:tcW w:w="7229" w:type="dxa"/>
          </w:tcPr>
          <w:p w14:paraId="183D3FC9" w14:textId="77777777" w:rsidR="00885282" w:rsidRPr="007750E3" w:rsidRDefault="00156FDF" w:rsidP="0049100A">
            <w:pPr>
              <w:pStyle w:val="InsideCoverTableText"/>
            </w:pPr>
            <w:r>
              <w:t>7.</w:t>
            </w:r>
            <w:r w:rsidR="00440A2D">
              <w:t>1</w:t>
            </w:r>
            <w:r>
              <w:t>-S</w:t>
            </w:r>
            <w:r w:rsidR="00173BDE">
              <w:t>D</w:t>
            </w:r>
            <w:r>
              <w:t xml:space="preserve"> (</w:t>
            </w:r>
            <w:r w:rsidR="00440A2D">
              <w:t>July</w:t>
            </w:r>
            <w:r>
              <w:t xml:space="preserve"> 2020) </w:t>
            </w:r>
            <w:r w:rsidR="00DB5E46">
              <w:t xml:space="preserve">based on </w:t>
            </w:r>
            <w:r w:rsidR="00885282">
              <w:t>7.0 (</w:t>
            </w:r>
            <w:r w:rsidR="00A01306">
              <w:t>February</w:t>
            </w:r>
            <w:r w:rsidR="00885282">
              <w:t xml:space="preserve"> 20</w:t>
            </w:r>
            <w:r w:rsidR="00A01306">
              <w:t>20</w:t>
            </w:r>
            <w:r w:rsidR="00885282">
              <w:t>)</w:t>
            </w:r>
          </w:p>
        </w:tc>
      </w:tr>
    </w:tbl>
    <w:p w14:paraId="14C72292" w14:textId="77777777" w:rsidR="00885282" w:rsidRDefault="00885282" w:rsidP="00264CD6">
      <w:pPr>
        <w:pStyle w:val="DocumentDetails"/>
        <w:rPr>
          <w:b/>
          <w:bCs/>
        </w:rPr>
      </w:pPr>
    </w:p>
    <w:tbl>
      <w:tblPr>
        <w:tblStyle w:val="SoftcatTableStyle3"/>
        <w:tblW w:w="0" w:type="auto"/>
        <w:tblLayout w:type="fixed"/>
        <w:tblLook w:val="04A0" w:firstRow="1" w:lastRow="0" w:firstColumn="1" w:lastColumn="0" w:noHBand="0" w:noVBand="1"/>
      </w:tblPr>
      <w:tblGrid>
        <w:gridCol w:w="950"/>
        <w:gridCol w:w="5146"/>
        <w:gridCol w:w="2693"/>
        <w:gridCol w:w="1415"/>
      </w:tblGrid>
      <w:tr w:rsidR="00885282" w:rsidRPr="007750E3" w14:paraId="4D9A3E6A" w14:textId="77777777" w:rsidTr="0049100A">
        <w:trPr>
          <w:cnfStyle w:val="100000000000" w:firstRow="1" w:lastRow="0" w:firstColumn="0" w:lastColumn="0" w:oddVBand="0" w:evenVBand="0" w:oddHBand="0" w:evenHBand="0" w:firstRowFirstColumn="0" w:firstRowLastColumn="0" w:lastRowFirstColumn="0" w:lastRowLastColumn="0"/>
        </w:trPr>
        <w:tc>
          <w:tcPr>
            <w:tcW w:w="10204" w:type="dxa"/>
            <w:gridSpan w:val="4"/>
          </w:tcPr>
          <w:p w14:paraId="3685FF27" w14:textId="77777777" w:rsidR="00885282" w:rsidRPr="007750E3" w:rsidRDefault="00885282" w:rsidP="00F14D10">
            <w:pPr>
              <w:pStyle w:val="ExecutiveSummaryContact"/>
            </w:pPr>
            <w:r w:rsidRPr="00F14D10">
              <w:rPr>
                <w:sz w:val="20"/>
                <w:szCs w:val="18"/>
              </w:rPr>
              <w:t>Revision History</w:t>
            </w:r>
          </w:p>
        </w:tc>
      </w:tr>
      <w:tr w:rsidR="00885282" w:rsidRPr="007750E3" w14:paraId="0D45E7E2" w14:textId="77777777" w:rsidTr="00885282">
        <w:tc>
          <w:tcPr>
            <w:tcW w:w="950" w:type="dxa"/>
          </w:tcPr>
          <w:p w14:paraId="3159565B" w14:textId="77777777" w:rsidR="00885282" w:rsidRPr="00F14D10" w:rsidRDefault="00885282" w:rsidP="0049100A">
            <w:pPr>
              <w:pStyle w:val="InsideCoverTableText"/>
              <w:rPr>
                <w:b/>
                <w:bCs/>
              </w:rPr>
            </w:pPr>
            <w:r w:rsidRPr="00F14D10">
              <w:rPr>
                <w:b/>
                <w:bCs/>
              </w:rPr>
              <w:t>Version</w:t>
            </w:r>
          </w:p>
        </w:tc>
        <w:tc>
          <w:tcPr>
            <w:tcW w:w="5146" w:type="dxa"/>
          </w:tcPr>
          <w:p w14:paraId="4B529F79" w14:textId="77777777" w:rsidR="00885282" w:rsidRPr="00F14D10" w:rsidRDefault="00885282" w:rsidP="0049100A">
            <w:pPr>
              <w:pStyle w:val="InsideCoverTableText"/>
              <w:rPr>
                <w:b/>
                <w:bCs/>
              </w:rPr>
            </w:pPr>
            <w:r w:rsidRPr="00F14D10">
              <w:rPr>
                <w:b/>
                <w:bCs/>
              </w:rPr>
              <w:t>Revision Details</w:t>
            </w:r>
          </w:p>
        </w:tc>
        <w:tc>
          <w:tcPr>
            <w:tcW w:w="2693" w:type="dxa"/>
          </w:tcPr>
          <w:p w14:paraId="3BBCCA8F" w14:textId="77777777" w:rsidR="00885282" w:rsidRPr="00F14D10" w:rsidRDefault="00885282" w:rsidP="0049100A">
            <w:pPr>
              <w:pStyle w:val="InsideCoverTableText"/>
              <w:rPr>
                <w:b/>
                <w:bCs/>
              </w:rPr>
            </w:pPr>
            <w:r w:rsidRPr="00F14D10">
              <w:rPr>
                <w:b/>
                <w:bCs/>
              </w:rPr>
              <w:t>Revised By</w:t>
            </w:r>
          </w:p>
        </w:tc>
        <w:tc>
          <w:tcPr>
            <w:tcW w:w="1415" w:type="dxa"/>
          </w:tcPr>
          <w:p w14:paraId="54B3B57A" w14:textId="77777777" w:rsidR="00885282" w:rsidRPr="00F14D10" w:rsidRDefault="00885282" w:rsidP="0049100A">
            <w:pPr>
              <w:pStyle w:val="InsideCoverTableText"/>
              <w:rPr>
                <w:b/>
                <w:bCs/>
              </w:rPr>
            </w:pPr>
            <w:r w:rsidRPr="00F14D10">
              <w:rPr>
                <w:b/>
                <w:bCs/>
              </w:rPr>
              <w:t>Date</w:t>
            </w:r>
          </w:p>
        </w:tc>
      </w:tr>
      <w:tr w:rsidR="00885282" w:rsidRPr="007750E3" w14:paraId="19E9D512" w14:textId="77777777" w:rsidTr="00885282">
        <w:tc>
          <w:tcPr>
            <w:tcW w:w="950" w:type="dxa"/>
          </w:tcPr>
          <w:p w14:paraId="4DDD856B" w14:textId="44B14979" w:rsidR="00885282" w:rsidRPr="007750E3" w:rsidRDefault="00560130" w:rsidP="0049100A">
            <w:pPr>
              <w:pStyle w:val="InsideCoverTableText"/>
            </w:pPr>
            <w:r>
              <w:t>0.1</w:t>
            </w:r>
          </w:p>
        </w:tc>
        <w:tc>
          <w:tcPr>
            <w:tcW w:w="5146" w:type="dxa"/>
          </w:tcPr>
          <w:p w14:paraId="46543C2D" w14:textId="1A81C81C" w:rsidR="00885282" w:rsidRPr="007750E3" w:rsidRDefault="00885282" w:rsidP="0049100A">
            <w:pPr>
              <w:pStyle w:val="InsideCoverTableText"/>
            </w:pPr>
            <w:r>
              <w:t xml:space="preserve">First </w:t>
            </w:r>
            <w:r w:rsidR="002B42F6">
              <w:t>draft</w:t>
            </w:r>
          </w:p>
        </w:tc>
        <w:tc>
          <w:tcPr>
            <w:tcW w:w="2693" w:type="dxa"/>
          </w:tcPr>
          <w:p w14:paraId="2895702D" w14:textId="45362946" w:rsidR="000012F6" w:rsidRDefault="000012F6" w:rsidP="0049100A">
            <w:pPr>
              <w:pStyle w:val="InsideCoverTableText"/>
            </w:pPr>
          </w:p>
        </w:tc>
        <w:tc>
          <w:tcPr>
            <w:tcW w:w="1415" w:type="dxa"/>
          </w:tcPr>
          <w:p w14:paraId="07FD426C" w14:textId="6CDF1504" w:rsidR="00885282" w:rsidRPr="007750E3" w:rsidRDefault="00885282" w:rsidP="0049100A">
            <w:pPr>
              <w:pStyle w:val="InsideCoverTableText"/>
            </w:pPr>
          </w:p>
        </w:tc>
      </w:tr>
    </w:tbl>
    <w:p w14:paraId="5F46E643" w14:textId="77777777" w:rsidR="00885282" w:rsidRDefault="00885282" w:rsidP="00264CD6">
      <w:pPr>
        <w:pStyle w:val="DocumentDetails"/>
        <w:rPr>
          <w:b/>
          <w:bCs/>
        </w:rPr>
      </w:pPr>
    </w:p>
    <w:tbl>
      <w:tblPr>
        <w:tblStyle w:val="SoftcatTableStyle3"/>
        <w:tblW w:w="0" w:type="auto"/>
        <w:tblLayout w:type="fixed"/>
        <w:tblLook w:val="04A0" w:firstRow="1" w:lastRow="0" w:firstColumn="1" w:lastColumn="0" w:noHBand="0" w:noVBand="1"/>
      </w:tblPr>
      <w:tblGrid>
        <w:gridCol w:w="1985"/>
        <w:gridCol w:w="5812"/>
        <w:gridCol w:w="992"/>
        <w:gridCol w:w="1415"/>
      </w:tblGrid>
      <w:tr w:rsidR="00F14D10" w:rsidRPr="007750E3" w14:paraId="1C9D7361" w14:textId="77777777" w:rsidTr="0049100A">
        <w:trPr>
          <w:cnfStyle w:val="100000000000" w:firstRow="1" w:lastRow="0" w:firstColumn="0" w:lastColumn="0" w:oddVBand="0" w:evenVBand="0" w:oddHBand="0" w:evenHBand="0" w:firstRowFirstColumn="0" w:firstRowLastColumn="0" w:lastRowFirstColumn="0" w:lastRowLastColumn="0"/>
        </w:trPr>
        <w:tc>
          <w:tcPr>
            <w:tcW w:w="10204" w:type="dxa"/>
            <w:gridSpan w:val="4"/>
          </w:tcPr>
          <w:p w14:paraId="3DFC8C41" w14:textId="77777777" w:rsidR="00F14D10" w:rsidRDefault="00F14D10" w:rsidP="00F14D10">
            <w:pPr>
              <w:pStyle w:val="ExecutiveSummaryContact"/>
            </w:pPr>
            <w:r w:rsidRPr="00F14D10">
              <w:rPr>
                <w:sz w:val="20"/>
                <w:szCs w:val="18"/>
              </w:rPr>
              <w:t>Document Review/Approval</w:t>
            </w:r>
          </w:p>
        </w:tc>
      </w:tr>
      <w:tr w:rsidR="00885282" w:rsidRPr="007750E3" w14:paraId="205AC4A4" w14:textId="77777777" w:rsidTr="00560130">
        <w:trPr>
          <w:trHeight w:val="488"/>
        </w:trPr>
        <w:tc>
          <w:tcPr>
            <w:tcW w:w="1985" w:type="dxa"/>
          </w:tcPr>
          <w:p w14:paraId="5F601AF1" w14:textId="77777777" w:rsidR="00885282" w:rsidRPr="00F14D10" w:rsidRDefault="00885282" w:rsidP="0049100A">
            <w:pPr>
              <w:pStyle w:val="InsideCoverTableText"/>
              <w:rPr>
                <w:b/>
                <w:bCs/>
              </w:rPr>
            </w:pPr>
            <w:r w:rsidRPr="00F14D10">
              <w:rPr>
                <w:b/>
                <w:bCs/>
              </w:rPr>
              <w:t>Reviewer</w:t>
            </w:r>
          </w:p>
        </w:tc>
        <w:tc>
          <w:tcPr>
            <w:tcW w:w="5812" w:type="dxa"/>
          </w:tcPr>
          <w:p w14:paraId="04F66D11" w14:textId="77777777" w:rsidR="00885282" w:rsidRPr="00F14D10" w:rsidRDefault="00885282" w:rsidP="0049100A">
            <w:pPr>
              <w:pStyle w:val="InsideCoverTableText"/>
              <w:rPr>
                <w:b/>
                <w:bCs/>
              </w:rPr>
            </w:pPr>
            <w:r w:rsidRPr="00F14D10">
              <w:rPr>
                <w:b/>
                <w:bCs/>
              </w:rPr>
              <w:t>Position</w:t>
            </w:r>
          </w:p>
        </w:tc>
        <w:tc>
          <w:tcPr>
            <w:tcW w:w="992" w:type="dxa"/>
          </w:tcPr>
          <w:p w14:paraId="7CC2CCA9" w14:textId="77777777" w:rsidR="00885282" w:rsidRPr="00F14D10" w:rsidRDefault="00885282" w:rsidP="0049100A">
            <w:pPr>
              <w:pStyle w:val="InsideCoverTableText"/>
              <w:rPr>
                <w:b/>
                <w:bCs/>
              </w:rPr>
            </w:pPr>
            <w:r w:rsidRPr="00F14D10">
              <w:rPr>
                <w:b/>
                <w:bCs/>
              </w:rPr>
              <w:t>Version</w:t>
            </w:r>
          </w:p>
        </w:tc>
        <w:tc>
          <w:tcPr>
            <w:tcW w:w="1415" w:type="dxa"/>
          </w:tcPr>
          <w:p w14:paraId="58326508" w14:textId="77777777" w:rsidR="00885282" w:rsidRPr="00F14D10" w:rsidRDefault="00885282" w:rsidP="0049100A">
            <w:pPr>
              <w:pStyle w:val="InsideCoverTableText"/>
              <w:rPr>
                <w:b/>
                <w:bCs/>
              </w:rPr>
            </w:pPr>
            <w:r w:rsidRPr="00F14D10">
              <w:rPr>
                <w:b/>
                <w:bCs/>
              </w:rPr>
              <w:t>Review Date</w:t>
            </w:r>
          </w:p>
        </w:tc>
      </w:tr>
      <w:tr w:rsidR="00885282" w:rsidRPr="007750E3" w14:paraId="7047EE38" w14:textId="77777777" w:rsidTr="00885282">
        <w:tc>
          <w:tcPr>
            <w:tcW w:w="1985" w:type="dxa"/>
          </w:tcPr>
          <w:p w14:paraId="55368E29" w14:textId="17F97F3E" w:rsidR="00885282" w:rsidRPr="007750E3" w:rsidRDefault="00885282" w:rsidP="0049100A">
            <w:pPr>
              <w:pStyle w:val="InsideCoverTableText"/>
            </w:pPr>
          </w:p>
        </w:tc>
        <w:tc>
          <w:tcPr>
            <w:tcW w:w="5812" w:type="dxa"/>
          </w:tcPr>
          <w:p w14:paraId="28F898C8" w14:textId="1E28A2C7" w:rsidR="00885282" w:rsidRPr="007750E3" w:rsidRDefault="00885282" w:rsidP="0049100A">
            <w:pPr>
              <w:pStyle w:val="InsideCoverTableText"/>
            </w:pPr>
          </w:p>
        </w:tc>
        <w:tc>
          <w:tcPr>
            <w:tcW w:w="992" w:type="dxa"/>
          </w:tcPr>
          <w:p w14:paraId="6409FAFC" w14:textId="70739BB0" w:rsidR="00885282" w:rsidRDefault="00885282" w:rsidP="0049100A">
            <w:pPr>
              <w:pStyle w:val="InsideCoverTableText"/>
            </w:pPr>
          </w:p>
        </w:tc>
        <w:tc>
          <w:tcPr>
            <w:tcW w:w="1415" w:type="dxa"/>
          </w:tcPr>
          <w:p w14:paraId="6DEE7694" w14:textId="4E1E035B" w:rsidR="00885282" w:rsidRPr="007750E3" w:rsidRDefault="00885282" w:rsidP="0049100A">
            <w:pPr>
              <w:pStyle w:val="InsideCoverTableText"/>
            </w:pPr>
          </w:p>
        </w:tc>
      </w:tr>
      <w:tr w:rsidR="003172A3" w:rsidRPr="007750E3" w14:paraId="566598D2" w14:textId="77777777" w:rsidTr="00885282">
        <w:tc>
          <w:tcPr>
            <w:tcW w:w="1985" w:type="dxa"/>
          </w:tcPr>
          <w:p w14:paraId="0199374B" w14:textId="3B751882" w:rsidR="003172A3" w:rsidRDefault="003172A3" w:rsidP="0049100A">
            <w:pPr>
              <w:pStyle w:val="InsideCoverTableText"/>
            </w:pPr>
          </w:p>
        </w:tc>
        <w:tc>
          <w:tcPr>
            <w:tcW w:w="5812" w:type="dxa"/>
          </w:tcPr>
          <w:p w14:paraId="6DEAD970" w14:textId="3570979C" w:rsidR="003172A3" w:rsidRDefault="003172A3" w:rsidP="0049100A">
            <w:pPr>
              <w:pStyle w:val="InsideCoverTableText"/>
            </w:pPr>
          </w:p>
        </w:tc>
        <w:tc>
          <w:tcPr>
            <w:tcW w:w="992" w:type="dxa"/>
          </w:tcPr>
          <w:p w14:paraId="65A4896F" w14:textId="7CD5E9A0" w:rsidR="003172A3" w:rsidRDefault="003172A3" w:rsidP="0049100A">
            <w:pPr>
              <w:pStyle w:val="InsideCoverTableText"/>
            </w:pPr>
          </w:p>
        </w:tc>
        <w:tc>
          <w:tcPr>
            <w:tcW w:w="1415" w:type="dxa"/>
          </w:tcPr>
          <w:p w14:paraId="74395458" w14:textId="599323EC" w:rsidR="003172A3" w:rsidRDefault="003172A3" w:rsidP="0049100A">
            <w:pPr>
              <w:pStyle w:val="InsideCoverTableText"/>
            </w:pPr>
          </w:p>
        </w:tc>
      </w:tr>
    </w:tbl>
    <w:p w14:paraId="721E34D9" w14:textId="77777777" w:rsidR="007E0808" w:rsidRDefault="007E0808" w:rsidP="007E0808">
      <w:pPr>
        <w:pStyle w:val="BodyText"/>
        <w:rPr>
          <w:bCs/>
        </w:rPr>
      </w:pPr>
    </w:p>
    <w:p w14:paraId="0BDE5C26" w14:textId="77777777" w:rsidR="007E0808" w:rsidRDefault="007E0808" w:rsidP="007E0808">
      <w:pPr>
        <w:pStyle w:val="BodyText"/>
        <w:rPr>
          <w:bCs/>
        </w:rPr>
      </w:pPr>
    </w:p>
    <w:p w14:paraId="6C81E642" w14:textId="77777777" w:rsidR="00402E85" w:rsidRDefault="00402E85" w:rsidP="007E0808">
      <w:pPr>
        <w:pStyle w:val="BodyText"/>
        <w:rPr>
          <w:bCs/>
        </w:rPr>
        <w:sectPr w:rsidR="00402E85" w:rsidSect="00957A6A">
          <w:headerReference w:type="default" r:id="rId18"/>
          <w:footerReference w:type="default" r:id="rId19"/>
          <w:pgSz w:w="11906" w:h="16838" w:code="9"/>
          <w:pgMar w:top="3119" w:right="851" w:bottom="1276" w:left="851" w:header="794" w:footer="794" w:gutter="0"/>
          <w:cols w:space="708"/>
          <w:docGrid w:linePitch="360"/>
        </w:sectPr>
      </w:pPr>
    </w:p>
    <w:p w14:paraId="6C489098" w14:textId="6630D676" w:rsidR="003E6EB8" w:rsidRDefault="00CC76CB">
      <w:pPr>
        <w:pStyle w:val="TOC1"/>
        <w:rPr>
          <w:rFonts w:asciiTheme="minorHAnsi" w:eastAsiaTheme="minorEastAsia" w:hAnsiTheme="minorHAnsi"/>
          <w:caps w:val="0"/>
          <w:color w:val="auto"/>
          <w:sz w:val="22"/>
          <w:lang w:eastAsia="en-GB"/>
        </w:rPr>
      </w:pPr>
      <w:r>
        <w:lastRenderedPageBreak/>
        <w:fldChar w:fldCharType="begin"/>
      </w:r>
      <w:r>
        <w:instrText xml:space="preserve"> TOC \o "1-4" \h \z \u </w:instrText>
      </w:r>
      <w:r>
        <w:fldChar w:fldCharType="separate"/>
      </w:r>
      <w:hyperlink w:anchor="_Toc97215467" w:history="1">
        <w:r w:rsidR="003E6EB8" w:rsidRPr="00001187">
          <w:rPr>
            <w:rStyle w:val="Hyperlink"/>
          </w:rPr>
          <w:t>1.</w:t>
        </w:r>
        <w:r w:rsidR="003E6EB8">
          <w:rPr>
            <w:rFonts w:asciiTheme="minorHAnsi" w:eastAsiaTheme="minorEastAsia" w:hAnsiTheme="minorHAnsi"/>
            <w:caps w:val="0"/>
            <w:color w:val="auto"/>
            <w:sz w:val="22"/>
            <w:lang w:eastAsia="en-GB"/>
          </w:rPr>
          <w:tab/>
        </w:r>
        <w:r w:rsidR="003E6EB8" w:rsidRPr="00001187">
          <w:rPr>
            <w:rStyle w:val="Hyperlink"/>
          </w:rPr>
          <w:t>EXECUTIVE Summary</w:t>
        </w:r>
        <w:r w:rsidR="003E6EB8">
          <w:rPr>
            <w:webHidden/>
          </w:rPr>
          <w:tab/>
        </w:r>
        <w:r w:rsidR="003E6EB8">
          <w:rPr>
            <w:webHidden/>
          </w:rPr>
          <w:fldChar w:fldCharType="begin"/>
        </w:r>
        <w:r w:rsidR="003E6EB8">
          <w:rPr>
            <w:webHidden/>
          </w:rPr>
          <w:instrText xml:space="preserve"> PAGEREF _Toc97215467 \h </w:instrText>
        </w:r>
        <w:r w:rsidR="003E6EB8">
          <w:rPr>
            <w:webHidden/>
          </w:rPr>
        </w:r>
        <w:r w:rsidR="003E6EB8">
          <w:rPr>
            <w:webHidden/>
          </w:rPr>
          <w:fldChar w:fldCharType="separate"/>
        </w:r>
        <w:r w:rsidR="002D368B">
          <w:rPr>
            <w:webHidden/>
          </w:rPr>
          <w:t>6</w:t>
        </w:r>
        <w:r w:rsidR="003E6EB8">
          <w:rPr>
            <w:webHidden/>
          </w:rPr>
          <w:fldChar w:fldCharType="end"/>
        </w:r>
      </w:hyperlink>
    </w:p>
    <w:p w14:paraId="36DFFDF2" w14:textId="1AE0061B" w:rsidR="003E6EB8" w:rsidRDefault="00000000">
      <w:pPr>
        <w:pStyle w:val="TOC2"/>
        <w:rPr>
          <w:rFonts w:eastAsiaTheme="minorEastAsia"/>
          <w:noProof/>
          <w:color w:val="auto"/>
          <w:sz w:val="22"/>
          <w:lang w:eastAsia="en-GB"/>
        </w:rPr>
      </w:pPr>
      <w:hyperlink w:anchor="_Toc97215468" w:history="1">
        <w:r w:rsidR="003E6EB8" w:rsidRPr="00001187">
          <w:rPr>
            <w:rStyle w:val="Hyperlink"/>
            <w:noProof/>
          </w:rPr>
          <w:t>1.1.</w:t>
        </w:r>
        <w:r w:rsidR="003E6EB8">
          <w:rPr>
            <w:rFonts w:eastAsiaTheme="minorEastAsia"/>
            <w:noProof/>
            <w:color w:val="auto"/>
            <w:sz w:val="22"/>
            <w:lang w:eastAsia="en-GB"/>
          </w:rPr>
          <w:tab/>
        </w:r>
        <w:r w:rsidR="003E6EB8" w:rsidRPr="00001187">
          <w:rPr>
            <w:rStyle w:val="Hyperlink"/>
            <w:noProof/>
          </w:rPr>
          <w:t>Document Purpose</w:t>
        </w:r>
        <w:r w:rsidR="003E6EB8">
          <w:rPr>
            <w:noProof/>
            <w:webHidden/>
          </w:rPr>
          <w:tab/>
        </w:r>
        <w:r w:rsidR="003E6EB8">
          <w:rPr>
            <w:noProof/>
            <w:webHidden/>
          </w:rPr>
          <w:fldChar w:fldCharType="begin"/>
        </w:r>
        <w:r w:rsidR="003E6EB8">
          <w:rPr>
            <w:noProof/>
            <w:webHidden/>
          </w:rPr>
          <w:instrText xml:space="preserve"> PAGEREF _Toc97215468 \h </w:instrText>
        </w:r>
        <w:r w:rsidR="003E6EB8">
          <w:rPr>
            <w:noProof/>
            <w:webHidden/>
          </w:rPr>
        </w:r>
        <w:r w:rsidR="003E6EB8">
          <w:rPr>
            <w:noProof/>
            <w:webHidden/>
          </w:rPr>
          <w:fldChar w:fldCharType="separate"/>
        </w:r>
        <w:r w:rsidR="002D368B">
          <w:rPr>
            <w:noProof/>
            <w:webHidden/>
          </w:rPr>
          <w:t>6</w:t>
        </w:r>
        <w:r w:rsidR="003E6EB8">
          <w:rPr>
            <w:noProof/>
            <w:webHidden/>
          </w:rPr>
          <w:fldChar w:fldCharType="end"/>
        </w:r>
      </w:hyperlink>
    </w:p>
    <w:p w14:paraId="4A1E07F4" w14:textId="65D11011" w:rsidR="003E6EB8" w:rsidRDefault="00000000">
      <w:pPr>
        <w:pStyle w:val="TOC2"/>
        <w:rPr>
          <w:rFonts w:eastAsiaTheme="minorEastAsia"/>
          <w:noProof/>
          <w:color w:val="auto"/>
          <w:sz w:val="22"/>
          <w:lang w:eastAsia="en-GB"/>
        </w:rPr>
      </w:pPr>
      <w:hyperlink w:anchor="_Toc97215469" w:history="1">
        <w:r w:rsidR="003E6EB8" w:rsidRPr="00001187">
          <w:rPr>
            <w:rStyle w:val="Hyperlink"/>
            <w:noProof/>
          </w:rPr>
          <w:t>1.2.</w:t>
        </w:r>
        <w:r w:rsidR="003E6EB8">
          <w:rPr>
            <w:rFonts w:eastAsiaTheme="minorEastAsia"/>
            <w:noProof/>
            <w:color w:val="auto"/>
            <w:sz w:val="22"/>
            <w:lang w:eastAsia="en-GB"/>
          </w:rPr>
          <w:tab/>
        </w:r>
        <w:r w:rsidR="003E6EB8" w:rsidRPr="00001187">
          <w:rPr>
            <w:rStyle w:val="Hyperlink"/>
            <w:noProof/>
          </w:rPr>
          <w:t>Intended Audience</w:t>
        </w:r>
        <w:r w:rsidR="003E6EB8">
          <w:rPr>
            <w:noProof/>
            <w:webHidden/>
          </w:rPr>
          <w:tab/>
        </w:r>
        <w:r w:rsidR="003E6EB8">
          <w:rPr>
            <w:noProof/>
            <w:webHidden/>
          </w:rPr>
          <w:fldChar w:fldCharType="begin"/>
        </w:r>
        <w:r w:rsidR="003E6EB8">
          <w:rPr>
            <w:noProof/>
            <w:webHidden/>
          </w:rPr>
          <w:instrText xml:space="preserve"> PAGEREF _Toc97215469 \h </w:instrText>
        </w:r>
        <w:r w:rsidR="003E6EB8">
          <w:rPr>
            <w:noProof/>
            <w:webHidden/>
          </w:rPr>
        </w:r>
        <w:r w:rsidR="003E6EB8">
          <w:rPr>
            <w:noProof/>
            <w:webHidden/>
          </w:rPr>
          <w:fldChar w:fldCharType="separate"/>
        </w:r>
        <w:r w:rsidR="002D368B">
          <w:rPr>
            <w:noProof/>
            <w:webHidden/>
          </w:rPr>
          <w:t>6</w:t>
        </w:r>
        <w:r w:rsidR="003E6EB8">
          <w:rPr>
            <w:noProof/>
            <w:webHidden/>
          </w:rPr>
          <w:fldChar w:fldCharType="end"/>
        </w:r>
      </w:hyperlink>
    </w:p>
    <w:p w14:paraId="7D23E9B6" w14:textId="770ED776" w:rsidR="003E6EB8" w:rsidRDefault="00000000">
      <w:pPr>
        <w:pStyle w:val="TOC2"/>
        <w:rPr>
          <w:rFonts w:eastAsiaTheme="minorEastAsia"/>
          <w:noProof/>
          <w:color w:val="auto"/>
          <w:sz w:val="22"/>
          <w:lang w:eastAsia="en-GB"/>
        </w:rPr>
      </w:pPr>
      <w:hyperlink w:anchor="_Toc97215470" w:history="1">
        <w:r w:rsidR="003E6EB8" w:rsidRPr="00001187">
          <w:rPr>
            <w:rStyle w:val="Hyperlink"/>
            <w:noProof/>
          </w:rPr>
          <w:t>1.3.</w:t>
        </w:r>
        <w:r w:rsidR="003E6EB8">
          <w:rPr>
            <w:rFonts w:eastAsiaTheme="minorEastAsia"/>
            <w:noProof/>
            <w:color w:val="auto"/>
            <w:sz w:val="22"/>
            <w:lang w:eastAsia="en-GB"/>
          </w:rPr>
          <w:tab/>
        </w:r>
        <w:r w:rsidR="003E6EB8" w:rsidRPr="00001187">
          <w:rPr>
            <w:rStyle w:val="Hyperlink"/>
            <w:noProof/>
          </w:rPr>
          <w:t>Project Overview</w:t>
        </w:r>
        <w:r w:rsidR="003E6EB8">
          <w:rPr>
            <w:noProof/>
            <w:webHidden/>
          </w:rPr>
          <w:tab/>
        </w:r>
        <w:r w:rsidR="003E6EB8">
          <w:rPr>
            <w:noProof/>
            <w:webHidden/>
          </w:rPr>
          <w:fldChar w:fldCharType="begin"/>
        </w:r>
        <w:r w:rsidR="003E6EB8">
          <w:rPr>
            <w:noProof/>
            <w:webHidden/>
          </w:rPr>
          <w:instrText xml:space="preserve"> PAGEREF _Toc97215470 \h </w:instrText>
        </w:r>
        <w:r w:rsidR="003E6EB8">
          <w:rPr>
            <w:noProof/>
            <w:webHidden/>
          </w:rPr>
        </w:r>
        <w:r w:rsidR="003E6EB8">
          <w:rPr>
            <w:noProof/>
            <w:webHidden/>
          </w:rPr>
          <w:fldChar w:fldCharType="separate"/>
        </w:r>
        <w:r w:rsidR="002D368B">
          <w:rPr>
            <w:noProof/>
            <w:webHidden/>
          </w:rPr>
          <w:t>6</w:t>
        </w:r>
        <w:r w:rsidR="003E6EB8">
          <w:rPr>
            <w:noProof/>
            <w:webHidden/>
          </w:rPr>
          <w:fldChar w:fldCharType="end"/>
        </w:r>
      </w:hyperlink>
    </w:p>
    <w:p w14:paraId="65C9F5A8" w14:textId="5A0FB79D" w:rsidR="003E6EB8" w:rsidRDefault="00000000">
      <w:pPr>
        <w:pStyle w:val="TOC1"/>
        <w:rPr>
          <w:rFonts w:asciiTheme="minorHAnsi" w:eastAsiaTheme="minorEastAsia" w:hAnsiTheme="minorHAnsi"/>
          <w:caps w:val="0"/>
          <w:color w:val="auto"/>
          <w:sz w:val="22"/>
          <w:lang w:eastAsia="en-GB"/>
        </w:rPr>
      </w:pPr>
      <w:hyperlink w:anchor="_Toc97215471" w:history="1">
        <w:r w:rsidR="003E6EB8" w:rsidRPr="00001187">
          <w:rPr>
            <w:rStyle w:val="Hyperlink"/>
          </w:rPr>
          <w:t>2.</w:t>
        </w:r>
        <w:r w:rsidR="003E6EB8">
          <w:rPr>
            <w:rFonts w:asciiTheme="minorHAnsi" w:eastAsiaTheme="minorEastAsia" w:hAnsiTheme="minorHAnsi"/>
            <w:caps w:val="0"/>
            <w:color w:val="auto"/>
            <w:sz w:val="22"/>
            <w:lang w:eastAsia="en-GB"/>
          </w:rPr>
          <w:tab/>
        </w:r>
        <w:r w:rsidR="003E6EB8" w:rsidRPr="00001187">
          <w:rPr>
            <w:rStyle w:val="Hyperlink"/>
          </w:rPr>
          <w:t>Security Architecture Components</w:t>
        </w:r>
        <w:r w:rsidR="003E6EB8">
          <w:rPr>
            <w:webHidden/>
          </w:rPr>
          <w:tab/>
        </w:r>
        <w:r w:rsidR="003E6EB8">
          <w:rPr>
            <w:webHidden/>
          </w:rPr>
          <w:fldChar w:fldCharType="begin"/>
        </w:r>
        <w:r w:rsidR="003E6EB8">
          <w:rPr>
            <w:webHidden/>
          </w:rPr>
          <w:instrText xml:space="preserve"> PAGEREF _Toc97215471 \h </w:instrText>
        </w:r>
        <w:r w:rsidR="003E6EB8">
          <w:rPr>
            <w:webHidden/>
          </w:rPr>
        </w:r>
        <w:r w:rsidR="003E6EB8">
          <w:rPr>
            <w:webHidden/>
          </w:rPr>
          <w:fldChar w:fldCharType="separate"/>
        </w:r>
        <w:r w:rsidR="002D368B">
          <w:rPr>
            <w:webHidden/>
          </w:rPr>
          <w:t>7</w:t>
        </w:r>
        <w:r w:rsidR="003E6EB8">
          <w:rPr>
            <w:webHidden/>
          </w:rPr>
          <w:fldChar w:fldCharType="end"/>
        </w:r>
      </w:hyperlink>
    </w:p>
    <w:p w14:paraId="0FE228B1" w14:textId="3A55ACAC" w:rsidR="003E6EB8" w:rsidRDefault="00000000">
      <w:pPr>
        <w:pStyle w:val="TOC2"/>
        <w:rPr>
          <w:rFonts w:eastAsiaTheme="minorEastAsia"/>
          <w:noProof/>
          <w:color w:val="auto"/>
          <w:sz w:val="22"/>
          <w:lang w:eastAsia="en-GB"/>
        </w:rPr>
      </w:pPr>
      <w:hyperlink w:anchor="_Toc97215472" w:history="1">
        <w:r w:rsidR="003E6EB8" w:rsidRPr="00001187">
          <w:rPr>
            <w:rStyle w:val="Hyperlink"/>
            <w:noProof/>
          </w:rPr>
          <w:t>2.1.</w:t>
        </w:r>
        <w:r w:rsidR="003E6EB8">
          <w:rPr>
            <w:rFonts w:eastAsiaTheme="minorEastAsia"/>
            <w:noProof/>
            <w:color w:val="auto"/>
            <w:sz w:val="22"/>
            <w:lang w:eastAsia="en-GB"/>
          </w:rPr>
          <w:tab/>
        </w:r>
        <w:r w:rsidR="003E6EB8" w:rsidRPr="00001187">
          <w:rPr>
            <w:rStyle w:val="Hyperlink"/>
            <w:noProof/>
          </w:rPr>
          <w:t>Overview</w:t>
        </w:r>
        <w:r w:rsidR="003E6EB8">
          <w:rPr>
            <w:noProof/>
            <w:webHidden/>
          </w:rPr>
          <w:tab/>
        </w:r>
        <w:r w:rsidR="003E6EB8">
          <w:rPr>
            <w:noProof/>
            <w:webHidden/>
          </w:rPr>
          <w:fldChar w:fldCharType="begin"/>
        </w:r>
        <w:r w:rsidR="003E6EB8">
          <w:rPr>
            <w:noProof/>
            <w:webHidden/>
          </w:rPr>
          <w:instrText xml:space="preserve"> PAGEREF _Toc97215472 \h </w:instrText>
        </w:r>
        <w:r w:rsidR="003E6EB8">
          <w:rPr>
            <w:noProof/>
            <w:webHidden/>
          </w:rPr>
        </w:r>
        <w:r w:rsidR="003E6EB8">
          <w:rPr>
            <w:noProof/>
            <w:webHidden/>
          </w:rPr>
          <w:fldChar w:fldCharType="separate"/>
        </w:r>
        <w:r w:rsidR="002D368B">
          <w:rPr>
            <w:noProof/>
            <w:webHidden/>
          </w:rPr>
          <w:t>7</w:t>
        </w:r>
        <w:r w:rsidR="003E6EB8">
          <w:rPr>
            <w:noProof/>
            <w:webHidden/>
          </w:rPr>
          <w:fldChar w:fldCharType="end"/>
        </w:r>
      </w:hyperlink>
    </w:p>
    <w:p w14:paraId="723FCF09" w14:textId="14CE1194" w:rsidR="003E6EB8" w:rsidRDefault="00000000">
      <w:pPr>
        <w:pStyle w:val="TOC3"/>
        <w:rPr>
          <w:rFonts w:eastAsiaTheme="minorEastAsia"/>
          <w:color w:val="auto"/>
          <w:sz w:val="22"/>
          <w:lang w:eastAsia="en-GB"/>
        </w:rPr>
      </w:pPr>
      <w:hyperlink w:anchor="_Toc97215473" w:history="1">
        <w:r w:rsidR="003E6EB8" w:rsidRPr="00001187">
          <w:rPr>
            <w:rStyle w:val="Hyperlink"/>
          </w:rPr>
          <w:t>2.1.1.</w:t>
        </w:r>
        <w:r w:rsidR="003E6EB8">
          <w:rPr>
            <w:rFonts w:eastAsiaTheme="minorEastAsia"/>
            <w:color w:val="auto"/>
            <w:sz w:val="22"/>
            <w:lang w:eastAsia="en-GB"/>
          </w:rPr>
          <w:tab/>
        </w:r>
        <w:r w:rsidR="003E6EB8" w:rsidRPr="00001187">
          <w:rPr>
            <w:rStyle w:val="Hyperlink"/>
          </w:rPr>
          <w:t>Core and User/IoT/OT security Services</w:t>
        </w:r>
        <w:r w:rsidR="003E6EB8">
          <w:rPr>
            <w:webHidden/>
          </w:rPr>
          <w:tab/>
        </w:r>
        <w:r w:rsidR="003E6EB8">
          <w:rPr>
            <w:webHidden/>
          </w:rPr>
          <w:fldChar w:fldCharType="begin"/>
        </w:r>
        <w:r w:rsidR="003E6EB8">
          <w:rPr>
            <w:webHidden/>
          </w:rPr>
          <w:instrText xml:space="preserve"> PAGEREF _Toc97215473 \h </w:instrText>
        </w:r>
        <w:r w:rsidR="003E6EB8">
          <w:rPr>
            <w:webHidden/>
          </w:rPr>
        </w:r>
        <w:r w:rsidR="003E6EB8">
          <w:rPr>
            <w:webHidden/>
          </w:rPr>
          <w:fldChar w:fldCharType="separate"/>
        </w:r>
        <w:r w:rsidR="002D368B">
          <w:rPr>
            <w:webHidden/>
          </w:rPr>
          <w:t>7</w:t>
        </w:r>
        <w:r w:rsidR="003E6EB8">
          <w:rPr>
            <w:webHidden/>
          </w:rPr>
          <w:fldChar w:fldCharType="end"/>
        </w:r>
      </w:hyperlink>
    </w:p>
    <w:p w14:paraId="14F68A14" w14:textId="4C188B57" w:rsidR="003E6EB8" w:rsidRDefault="00000000">
      <w:pPr>
        <w:pStyle w:val="TOC2"/>
        <w:rPr>
          <w:rFonts w:eastAsiaTheme="minorEastAsia"/>
          <w:noProof/>
          <w:color w:val="auto"/>
          <w:sz w:val="22"/>
          <w:lang w:eastAsia="en-GB"/>
        </w:rPr>
      </w:pPr>
      <w:hyperlink w:anchor="_Toc97215474" w:history="1">
        <w:r w:rsidR="003E6EB8" w:rsidRPr="00001187">
          <w:rPr>
            <w:rStyle w:val="Hyperlink"/>
            <w:noProof/>
          </w:rPr>
          <w:t>2.2.</w:t>
        </w:r>
        <w:r w:rsidR="003E6EB8">
          <w:rPr>
            <w:rFonts w:eastAsiaTheme="minorEastAsia"/>
            <w:noProof/>
            <w:color w:val="auto"/>
            <w:sz w:val="22"/>
            <w:lang w:eastAsia="en-GB"/>
          </w:rPr>
          <w:tab/>
        </w:r>
        <w:r w:rsidR="003E6EB8" w:rsidRPr="00001187">
          <w:rPr>
            <w:rStyle w:val="Hyperlink"/>
            <w:noProof/>
          </w:rPr>
          <w:t>Core Security Services</w:t>
        </w:r>
        <w:r w:rsidR="003E6EB8">
          <w:rPr>
            <w:noProof/>
            <w:webHidden/>
          </w:rPr>
          <w:tab/>
        </w:r>
        <w:r w:rsidR="003E6EB8">
          <w:rPr>
            <w:noProof/>
            <w:webHidden/>
          </w:rPr>
          <w:fldChar w:fldCharType="begin"/>
        </w:r>
        <w:r w:rsidR="003E6EB8">
          <w:rPr>
            <w:noProof/>
            <w:webHidden/>
          </w:rPr>
          <w:instrText xml:space="preserve"> PAGEREF _Toc97215474 \h </w:instrText>
        </w:r>
        <w:r w:rsidR="003E6EB8">
          <w:rPr>
            <w:noProof/>
            <w:webHidden/>
          </w:rPr>
        </w:r>
        <w:r w:rsidR="003E6EB8">
          <w:rPr>
            <w:noProof/>
            <w:webHidden/>
          </w:rPr>
          <w:fldChar w:fldCharType="separate"/>
        </w:r>
        <w:r w:rsidR="002D368B">
          <w:rPr>
            <w:noProof/>
            <w:webHidden/>
          </w:rPr>
          <w:t>9</w:t>
        </w:r>
        <w:r w:rsidR="003E6EB8">
          <w:rPr>
            <w:noProof/>
            <w:webHidden/>
          </w:rPr>
          <w:fldChar w:fldCharType="end"/>
        </w:r>
      </w:hyperlink>
    </w:p>
    <w:p w14:paraId="511BD3D7" w14:textId="5FCD8D8E" w:rsidR="003E6EB8" w:rsidRDefault="00000000">
      <w:pPr>
        <w:pStyle w:val="TOC3"/>
        <w:rPr>
          <w:rFonts w:eastAsiaTheme="minorEastAsia"/>
          <w:color w:val="auto"/>
          <w:sz w:val="22"/>
          <w:lang w:eastAsia="en-GB"/>
        </w:rPr>
      </w:pPr>
      <w:hyperlink w:anchor="_Toc97215475" w:history="1">
        <w:r w:rsidR="003E6EB8" w:rsidRPr="00001187">
          <w:rPr>
            <w:rStyle w:val="Hyperlink"/>
          </w:rPr>
          <w:t>2.2.1.</w:t>
        </w:r>
        <w:r w:rsidR="003E6EB8">
          <w:rPr>
            <w:rFonts w:eastAsiaTheme="minorEastAsia"/>
            <w:color w:val="auto"/>
            <w:sz w:val="22"/>
            <w:lang w:eastAsia="en-GB"/>
          </w:rPr>
          <w:tab/>
        </w:r>
        <w:r w:rsidR="003E6EB8" w:rsidRPr="00001187">
          <w:rPr>
            <w:rStyle w:val="Hyperlink"/>
          </w:rPr>
          <w:t>Asset and Device Management</w:t>
        </w:r>
        <w:r w:rsidR="003E6EB8">
          <w:rPr>
            <w:webHidden/>
          </w:rPr>
          <w:tab/>
        </w:r>
        <w:r w:rsidR="003E6EB8">
          <w:rPr>
            <w:webHidden/>
          </w:rPr>
          <w:fldChar w:fldCharType="begin"/>
        </w:r>
        <w:r w:rsidR="003E6EB8">
          <w:rPr>
            <w:webHidden/>
          </w:rPr>
          <w:instrText xml:space="preserve"> PAGEREF _Toc97215475 \h </w:instrText>
        </w:r>
        <w:r w:rsidR="003E6EB8">
          <w:rPr>
            <w:webHidden/>
          </w:rPr>
        </w:r>
        <w:r w:rsidR="003E6EB8">
          <w:rPr>
            <w:webHidden/>
          </w:rPr>
          <w:fldChar w:fldCharType="separate"/>
        </w:r>
        <w:r w:rsidR="002D368B">
          <w:rPr>
            <w:webHidden/>
          </w:rPr>
          <w:t>9</w:t>
        </w:r>
        <w:r w:rsidR="003E6EB8">
          <w:rPr>
            <w:webHidden/>
          </w:rPr>
          <w:fldChar w:fldCharType="end"/>
        </w:r>
      </w:hyperlink>
    </w:p>
    <w:p w14:paraId="339AD040" w14:textId="384F8672" w:rsidR="003E6EB8" w:rsidRDefault="00000000">
      <w:pPr>
        <w:pStyle w:val="TOC4"/>
        <w:tabs>
          <w:tab w:val="left" w:pos="1540"/>
          <w:tab w:val="right" w:pos="10194"/>
        </w:tabs>
        <w:rPr>
          <w:rFonts w:eastAsiaTheme="minorEastAsia" w:cstheme="minorBidi"/>
          <w:noProof/>
          <w:color w:val="auto"/>
          <w:sz w:val="22"/>
          <w:szCs w:val="22"/>
        </w:rPr>
      </w:pPr>
      <w:hyperlink w:anchor="_Toc97215476" w:history="1">
        <w:r w:rsidR="003E6EB8" w:rsidRPr="00001187">
          <w:rPr>
            <w:rStyle w:val="Hyperlink"/>
            <w:rFonts w:ascii="Trebuchet MS" w:eastAsiaTheme="majorEastAsia" w:hAnsi="Trebuchet MS"/>
            <w:noProof/>
          </w:rPr>
          <w:t>2.2.1.1.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_Toc97215476 \h </w:instrText>
        </w:r>
        <w:r w:rsidR="003E6EB8">
          <w:rPr>
            <w:noProof/>
            <w:webHidden/>
          </w:rPr>
        </w:r>
        <w:r w:rsidR="003E6EB8">
          <w:rPr>
            <w:noProof/>
            <w:webHidden/>
          </w:rPr>
          <w:fldChar w:fldCharType="separate"/>
        </w:r>
        <w:r w:rsidR="002D368B">
          <w:rPr>
            <w:noProof/>
            <w:webHidden/>
          </w:rPr>
          <w:t>9</w:t>
        </w:r>
        <w:r w:rsidR="003E6EB8">
          <w:rPr>
            <w:noProof/>
            <w:webHidden/>
          </w:rPr>
          <w:fldChar w:fldCharType="end"/>
        </w:r>
      </w:hyperlink>
    </w:p>
    <w:p w14:paraId="5533E55D" w14:textId="4B812749" w:rsidR="003E6EB8" w:rsidRDefault="00000000">
      <w:pPr>
        <w:pStyle w:val="TOC4"/>
        <w:tabs>
          <w:tab w:val="left" w:pos="1540"/>
          <w:tab w:val="right" w:pos="10194"/>
        </w:tabs>
        <w:rPr>
          <w:rFonts w:eastAsiaTheme="minorEastAsia" w:cstheme="minorBidi"/>
          <w:noProof/>
          <w:color w:val="auto"/>
          <w:sz w:val="22"/>
          <w:szCs w:val="22"/>
        </w:rPr>
      </w:pPr>
      <w:hyperlink w:anchor="_Toc97215477" w:history="1">
        <w:r w:rsidR="003E6EB8" w:rsidRPr="00001187">
          <w:rPr>
            <w:rStyle w:val="Hyperlink"/>
            <w:rFonts w:eastAsiaTheme="majorEastAsia"/>
            <w:noProof/>
          </w:rPr>
          <w:t>2.2.1.2.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Hardware Assets</w:t>
        </w:r>
        <w:r w:rsidR="003E6EB8">
          <w:rPr>
            <w:noProof/>
            <w:webHidden/>
          </w:rPr>
          <w:tab/>
        </w:r>
        <w:r w:rsidR="003E6EB8">
          <w:rPr>
            <w:noProof/>
            <w:webHidden/>
          </w:rPr>
          <w:fldChar w:fldCharType="begin"/>
        </w:r>
        <w:r w:rsidR="003E6EB8">
          <w:rPr>
            <w:noProof/>
            <w:webHidden/>
          </w:rPr>
          <w:instrText xml:space="preserve"> PAGEREF _Toc97215477 \h </w:instrText>
        </w:r>
        <w:r w:rsidR="003E6EB8">
          <w:rPr>
            <w:noProof/>
            <w:webHidden/>
          </w:rPr>
        </w:r>
        <w:r w:rsidR="003E6EB8">
          <w:rPr>
            <w:noProof/>
            <w:webHidden/>
          </w:rPr>
          <w:fldChar w:fldCharType="separate"/>
        </w:r>
        <w:r w:rsidR="002D368B">
          <w:rPr>
            <w:noProof/>
            <w:webHidden/>
          </w:rPr>
          <w:t>9</w:t>
        </w:r>
        <w:r w:rsidR="003E6EB8">
          <w:rPr>
            <w:noProof/>
            <w:webHidden/>
          </w:rPr>
          <w:fldChar w:fldCharType="end"/>
        </w:r>
      </w:hyperlink>
    </w:p>
    <w:p w14:paraId="42F310E1" w14:textId="3882BE59" w:rsidR="003E6EB8" w:rsidRDefault="00000000">
      <w:pPr>
        <w:pStyle w:val="TOC4"/>
        <w:tabs>
          <w:tab w:val="left" w:pos="1540"/>
          <w:tab w:val="right" w:pos="10194"/>
        </w:tabs>
        <w:rPr>
          <w:rFonts w:eastAsiaTheme="minorEastAsia" w:cstheme="minorBidi"/>
          <w:noProof/>
          <w:color w:val="auto"/>
          <w:sz w:val="22"/>
          <w:szCs w:val="22"/>
        </w:rPr>
      </w:pPr>
      <w:hyperlink w:anchor="_Toc97215478" w:history="1">
        <w:r w:rsidR="003E6EB8" w:rsidRPr="00001187">
          <w:rPr>
            <w:rStyle w:val="Hyperlink"/>
            <w:rFonts w:eastAsiaTheme="majorEastAsia"/>
            <w:noProof/>
          </w:rPr>
          <w:t>2.2.1.3.</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Software Assets</w:t>
        </w:r>
        <w:r w:rsidR="003E6EB8">
          <w:rPr>
            <w:noProof/>
            <w:webHidden/>
          </w:rPr>
          <w:tab/>
        </w:r>
        <w:r w:rsidR="003E6EB8">
          <w:rPr>
            <w:noProof/>
            <w:webHidden/>
          </w:rPr>
          <w:fldChar w:fldCharType="begin"/>
        </w:r>
        <w:r w:rsidR="003E6EB8">
          <w:rPr>
            <w:noProof/>
            <w:webHidden/>
          </w:rPr>
          <w:instrText xml:space="preserve"> PAGEREF _Toc97215478 \h </w:instrText>
        </w:r>
        <w:r w:rsidR="003E6EB8">
          <w:rPr>
            <w:noProof/>
            <w:webHidden/>
          </w:rPr>
        </w:r>
        <w:r w:rsidR="003E6EB8">
          <w:rPr>
            <w:noProof/>
            <w:webHidden/>
          </w:rPr>
          <w:fldChar w:fldCharType="separate"/>
        </w:r>
        <w:r w:rsidR="002D368B">
          <w:rPr>
            <w:noProof/>
            <w:webHidden/>
          </w:rPr>
          <w:t>10</w:t>
        </w:r>
        <w:r w:rsidR="003E6EB8">
          <w:rPr>
            <w:noProof/>
            <w:webHidden/>
          </w:rPr>
          <w:fldChar w:fldCharType="end"/>
        </w:r>
      </w:hyperlink>
    </w:p>
    <w:p w14:paraId="01DB5764" w14:textId="7F41F508" w:rsidR="003E6EB8" w:rsidRDefault="00000000">
      <w:pPr>
        <w:pStyle w:val="TOC3"/>
        <w:rPr>
          <w:rFonts w:eastAsiaTheme="minorEastAsia"/>
          <w:color w:val="auto"/>
          <w:sz w:val="22"/>
          <w:lang w:eastAsia="en-GB"/>
        </w:rPr>
      </w:pPr>
      <w:hyperlink w:anchor="_Toc97215479" w:history="1">
        <w:r w:rsidR="003E6EB8" w:rsidRPr="00001187">
          <w:rPr>
            <w:rStyle w:val="Hyperlink"/>
          </w:rPr>
          <w:t>2.2.2.</w:t>
        </w:r>
        <w:r w:rsidR="003E6EB8">
          <w:rPr>
            <w:rFonts w:eastAsiaTheme="minorEastAsia"/>
            <w:color w:val="auto"/>
            <w:sz w:val="22"/>
            <w:lang w:eastAsia="en-GB"/>
          </w:rPr>
          <w:tab/>
        </w:r>
        <w:r w:rsidR="003E6EB8" w:rsidRPr="00001187">
          <w:rPr>
            <w:rStyle w:val="Hyperlink"/>
          </w:rPr>
          <w:t>Vulnerability Management and Patching</w:t>
        </w:r>
        <w:r w:rsidR="003E6EB8">
          <w:rPr>
            <w:webHidden/>
          </w:rPr>
          <w:tab/>
        </w:r>
        <w:r w:rsidR="003E6EB8">
          <w:rPr>
            <w:webHidden/>
          </w:rPr>
          <w:fldChar w:fldCharType="begin"/>
        </w:r>
        <w:r w:rsidR="003E6EB8">
          <w:rPr>
            <w:webHidden/>
          </w:rPr>
          <w:instrText xml:space="preserve"> PAGEREF _Toc97215479 \h </w:instrText>
        </w:r>
        <w:r w:rsidR="003E6EB8">
          <w:rPr>
            <w:webHidden/>
          </w:rPr>
        </w:r>
        <w:r w:rsidR="003E6EB8">
          <w:rPr>
            <w:webHidden/>
          </w:rPr>
          <w:fldChar w:fldCharType="separate"/>
        </w:r>
        <w:r w:rsidR="002D368B">
          <w:rPr>
            <w:webHidden/>
          </w:rPr>
          <w:t>11</w:t>
        </w:r>
        <w:r w:rsidR="003E6EB8">
          <w:rPr>
            <w:webHidden/>
          </w:rPr>
          <w:fldChar w:fldCharType="end"/>
        </w:r>
      </w:hyperlink>
    </w:p>
    <w:p w14:paraId="56B44E06" w14:textId="6FB2C7BB" w:rsidR="003E6EB8" w:rsidRDefault="00000000">
      <w:pPr>
        <w:pStyle w:val="TOC4"/>
        <w:tabs>
          <w:tab w:val="left" w:pos="1540"/>
          <w:tab w:val="right" w:pos="10194"/>
        </w:tabs>
        <w:rPr>
          <w:rFonts w:eastAsiaTheme="minorEastAsia" w:cstheme="minorBidi"/>
          <w:noProof/>
          <w:color w:val="auto"/>
          <w:sz w:val="22"/>
          <w:szCs w:val="22"/>
        </w:rPr>
      </w:pPr>
      <w:hyperlink w:anchor="_Toc97215480" w:history="1">
        <w:r w:rsidR="003E6EB8" w:rsidRPr="00001187">
          <w:rPr>
            <w:rStyle w:val="Hyperlink"/>
            <w:rFonts w:ascii="Trebuchet MS" w:eastAsiaTheme="majorEastAsia" w:hAnsi="Trebuchet MS"/>
            <w:noProof/>
          </w:rPr>
          <w:t>2.2.2.1.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_Toc97215480 \h </w:instrText>
        </w:r>
        <w:r w:rsidR="003E6EB8">
          <w:rPr>
            <w:noProof/>
            <w:webHidden/>
          </w:rPr>
        </w:r>
        <w:r w:rsidR="003E6EB8">
          <w:rPr>
            <w:noProof/>
            <w:webHidden/>
          </w:rPr>
          <w:fldChar w:fldCharType="separate"/>
        </w:r>
        <w:r w:rsidR="002D368B">
          <w:rPr>
            <w:noProof/>
            <w:webHidden/>
          </w:rPr>
          <w:t>11</w:t>
        </w:r>
        <w:r w:rsidR="003E6EB8">
          <w:rPr>
            <w:noProof/>
            <w:webHidden/>
          </w:rPr>
          <w:fldChar w:fldCharType="end"/>
        </w:r>
      </w:hyperlink>
    </w:p>
    <w:p w14:paraId="5E222CF3" w14:textId="36D37828" w:rsidR="003E6EB8" w:rsidRDefault="00000000">
      <w:pPr>
        <w:pStyle w:val="TOC4"/>
        <w:tabs>
          <w:tab w:val="left" w:pos="1540"/>
          <w:tab w:val="right" w:pos="10194"/>
        </w:tabs>
        <w:rPr>
          <w:rFonts w:eastAsiaTheme="minorEastAsia" w:cstheme="minorBidi"/>
          <w:noProof/>
          <w:color w:val="auto"/>
          <w:sz w:val="22"/>
          <w:szCs w:val="22"/>
        </w:rPr>
      </w:pPr>
      <w:hyperlink w:anchor="_Toc97215481" w:history="1">
        <w:r w:rsidR="003E6EB8" w:rsidRPr="00001187">
          <w:rPr>
            <w:rStyle w:val="Hyperlink"/>
            <w:rFonts w:ascii="Trebuchet MS" w:eastAsiaTheme="majorEastAsia" w:hAnsi="Trebuchet MS"/>
            <w:noProof/>
          </w:rPr>
          <w:t>2.2.2.2.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Vulnerability Management and Patching Overview</w:t>
        </w:r>
        <w:r w:rsidR="003E6EB8">
          <w:rPr>
            <w:noProof/>
            <w:webHidden/>
          </w:rPr>
          <w:tab/>
        </w:r>
        <w:r w:rsidR="003E6EB8">
          <w:rPr>
            <w:noProof/>
            <w:webHidden/>
          </w:rPr>
          <w:fldChar w:fldCharType="begin"/>
        </w:r>
        <w:r w:rsidR="003E6EB8">
          <w:rPr>
            <w:noProof/>
            <w:webHidden/>
          </w:rPr>
          <w:instrText xml:space="preserve"> PAGEREF _Toc97215481 \h </w:instrText>
        </w:r>
        <w:r w:rsidR="003E6EB8">
          <w:rPr>
            <w:noProof/>
            <w:webHidden/>
          </w:rPr>
        </w:r>
        <w:r w:rsidR="003E6EB8">
          <w:rPr>
            <w:noProof/>
            <w:webHidden/>
          </w:rPr>
          <w:fldChar w:fldCharType="separate"/>
        </w:r>
        <w:r w:rsidR="002D368B">
          <w:rPr>
            <w:noProof/>
            <w:webHidden/>
          </w:rPr>
          <w:t>11</w:t>
        </w:r>
        <w:r w:rsidR="003E6EB8">
          <w:rPr>
            <w:noProof/>
            <w:webHidden/>
          </w:rPr>
          <w:fldChar w:fldCharType="end"/>
        </w:r>
      </w:hyperlink>
    </w:p>
    <w:p w14:paraId="60233EEA" w14:textId="71EF4F4F" w:rsidR="003E6EB8" w:rsidRDefault="00000000">
      <w:pPr>
        <w:pStyle w:val="TOC3"/>
        <w:rPr>
          <w:rFonts w:eastAsiaTheme="minorEastAsia"/>
          <w:color w:val="auto"/>
          <w:sz w:val="22"/>
          <w:lang w:eastAsia="en-GB"/>
        </w:rPr>
      </w:pPr>
      <w:hyperlink w:anchor="_Toc97215482" w:history="1">
        <w:r w:rsidR="003E6EB8" w:rsidRPr="00001187">
          <w:rPr>
            <w:rStyle w:val="Hyperlink"/>
          </w:rPr>
          <w:t>2.2.3.</w:t>
        </w:r>
        <w:r w:rsidR="003E6EB8">
          <w:rPr>
            <w:rFonts w:eastAsiaTheme="minorEastAsia"/>
            <w:color w:val="auto"/>
            <w:sz w:val="22"/>
            <w:lang w:eastAsia="en-GB"/>
          </w:rPr>
          <w:tab/>
        </w:r>
        <w:r w:rsidR="003E6EB8" w:rsidRPr="00001187">
          <w:rPr>
            <w:rStyle w:val="Hyperlink"/>
          </w:rPr>
          <w:t>Secure Configuration</w:t>
        </w:r>
        <w:r w:rsidR="003E6EB8">
          <w:rPr>
            <w:webHidden/>
          </w:rPr>
          <w:tab/>
        </w:r>
        <w:r w:rsidR="003E6EB8">
          <w:rPr>
            <w:webHidden/>
          </w:rPr>
          <w:fldChar w:fldCharType="begin"/>
        </w:r>
        <w:r w:rsidR="003E6EB8">
          <w:rPr>
            <w:webHidden/>
          </w:rPr>
          <w:instrText xml:space="preserve"> PAGEREF _Toc97215482 \h </w:instrText>
        </w:r>
        <w:r w:rsidR="003E6EB8">
          <w:rPr>
            <w:webHidden/>
          </w:rPr>
        </w:r>
        <w:r w:rsidR="003E6EB8">
          <w:rPr>
            <w:webHidden/>
          </w:rPr>
          <w:fldChar w:fldCharType="separate"/>
        </w:r>
        <w:r w:rsidR="002D368B">
          <w:rPr>
            <w:webHidden/>
          </w:rPr>
          <w:t>12</w:t>
        </w:r>
        <w:r w:rsidR="003E6EB8">
          <w:rPr>
            <w:webHidden/>
          </w:rPr>
          <w:fldChar w:fldCharType="end"/>
        </w:r>
      </w:hyperlink>
    </w:p>
    <w:p w14:paraId="433192A4" w14:textId="3417ACC6" w:rsidR="003E6EB8" w:rsidRDefault="00000000">
      <w:pPr>
        <w:pStyle w:val="TOC4"/>
        <w:tabs>
          <w:tab w:val="left" w:pos="1540"/>
          <w:tab w:val="right" w:pos="10194"/>
        </w:tabs>
        <w:rPr>
          <w:rFonts w:eastAsiaTheme="minorEastAsia" w:cstheme="minorBidi"/>
          <w:noProof/>
          <w:color w:val="auto"/>
          <w:sz w:val="22"/>
          <w:szCs w:val="22"/>
        </w:rPr>
      </w:pPr>
      <w:hyperlink w:anchor="_Toc97215483" w:history="1">
        <w:r w:rsidR="003E6EB8" w:rsidRPr="00001187">
          <w:rPr>
            <w:rStyle w:val="Hyperlink"/>
            <w:rFonts w:ascii="Trebuchet MS" w:eastAsiaTheme="majorEastAsia" w:hAnsi="Trebuchet MS"/>
            <w:noProof/>
          </w:rPr>
          <w:t>2.2.3.1.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_Toc97215483 \h </w:instrText>
        </w:r>
        <w:r w:rsidR="003E6EB8">
          <w:rPr>
            <w:noProof/>
            <w:webHidden/>
          </w:rPr>
        </w:r>
        <w:r w:rsidR="003E6EB8">
          <w:rPr>
            <w:noProof/>
            <w:webHidden/>
          </w:rPr>
          <w:fldChar w:fldCharType="separate"/>
        </w:r>
        <w:r w:rsidR="002D368B">
          <w:rPr>
            <w:noProof/>
            <w:webHidden/>
          </w:rPr>
          <w:t>12</w:t>
        </w:r>
        <w:r w:rsidR="003E6EB8">
          <w:rPr>
            <w:noProof/>
            <w:webHidden/>
          </w:rPr>
          <w:fldChar w:fldCharType="end"/>
        </w:r>
      </w:hyperlink>
    </w:p>
    <w:p w14:paraId="5FD36C2D" w14:textId="7E5CCF31" w:rsidR="003E6EB8" w:rsidRDefault="00000000">
      <w:pPr>
        <w:pStyle w:val="TOC4"/>
        <w:tabs>
          <w:tab w:val="left" w:pos="1540"/>
          <w:tab w:val="right" w:pos="10194"/>
        </w:tabs>
        <w:rPr>
          <w:rFonts w:eastAsiaTheme="minorEastAsia" w:cstheme="minorBidi"/>
          <w:noProof/>
          <w:color w:val="auto"/>
          <w:sz w:val="22"/>
          <w:szCs w:val="22"/>
        </w:rPr>
      </w:pPr>
      <w:hyperlink w:anchor="_Toc97215484" w:history="1">
        <w:r w:rsidR="003E6EB8" w:rsidRPr="00001187">
          <w:rPr>
            <w:rStyle w:val="Hyperlink"/>
            <w:rFonts w:ascii="Trebuchet MS" w:eastAsiaTheme="majorEastAsia" w:hAnsi="Trebuchet MS"/>
            <w:noProof/>
          </w:rPr>
          <w:t>2.2.3.2.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Hardware, System, Software (Application), and Network Hardening</w:t>
        </w:r>
        <w:r w:rsidR="003E6EB8">
          <w:rPr>
            <w:noProof/>
            <w:webHidden/>
          </w:rPr>
          <w:tab/>
        </w:r>
        <w:r w:rsidR="003E6EB8">
          <w:rPr>
            <w:noProof/>
            <w:webHidden/>
          </w:rPr>
          <w:fldChar w:fldCharType="begin"/>
        </w:r>
        <w:r w:rsidR="003E6EB8">
          <w:rPr>
            <w:noProof/>
            <w:webHidden/>
          </w:rPr>
          <w:instrText xml:space="preserve"> PAGEREF _Toc97215484 \h </w:instrText>
        </w:r>
        <w:r w:rsidR="003E6EB8">
          <w:rPr>
            <w:noProof/>
            <w:webHidden/>
          </w:rPr>
        </w:r>
        <w:r w:rsidR="003E6EB8">
          <w:rPr>
            <w:noProof/>
            <w:webHidden/>
          </w:rPr>
          <w:fldChar w:fldCharType="separate"/>
        </w:r>
        <w:r w:rsidR="002D368B">
          <w:rPr>
            <w:noProof/>
            <w:webHidden/>
          </w:rPr>
          <w:t>12</w:t>
        </w:r>
        <w:r w:rsidR="003E6EB8">
          <w:rPr>
            <w:noProof/>
            <w:webHidden/>
          </w:rPr>
          <w:fldChar w:fldCharType="end"/>
        </w:r>
      </w:hyperlink>
    </w:p>
    <w:p w14:paraId="4CE9E8F1" w14:textId="220A645C" w:rsidR="003E6EB8" w:rsidRDefault="00000000">
      <w:pPr>
        <w:pStyle w:val="TOC3"/>
        <w:rPr>
          <w:rFonts w:eastAsiaTheme="minorEastAsia"/>
          <w:color w:val="auto"/>
          <w:sz w:val="22"/>
          <w:lang w:eastAsia="en-GB"/>
        </w:rPr>
      </w:pPr>
      <w:hyperlink w:anchor="_Toc97215485" w:history="1">
        <w:r w:rsidR="003E6EB8" w:rsidRPr="00001187">
          <w:rPr>
            <w:rStyle w:val="Hyperlink"/>
          </w:rPr>
          <w:t>2.2.4.</w:t>
        </w:r>
        <w:r w:rsidR="003E6EB8">
          <w:rPr>
            <w:rFonts w:eastAsiaTheme="minorEastAsia"/>
            <w:color w:val="auto"/>
            <w:sz w:val="22"/>
            <w:lang w:eastAsia="en-GB"/>
          </w:rPr>
          <w:tab/>
        </w:r>
        <w:r w:rsidR="003E6EB8" w:rsidRPr="00001187">
          <w:rPr>
            <w:rStyle w:val="Hyperlink"/>
          </w:rPr>
          <w:t>Logging</w:t>
        </w:r>
        <w:r w:rsidR="003E6EB8">
          <w:rPr>
            <w:webHidden/>
          </w:rPr>
          <w:tab/>
        </w:r>
        <w:r w:rsidR="003E6EB8">
          <w:rPr>
            <w:webHidden/>
          </w:rPr>
          <w:fldChar w:fldCharType="begin"/>
        </w:r>
        <w:r w:rsidR="003E6EB8">
          <w:rPr>
            <w:webHidden/>
          </w:rPr>
          <w:instrText xml:space="preserve"> PAGEREF _Toc97215485 \h </w:instrText>
        </w:r>
        <w:r w:rsidR="003E6EB8">
          <w:rPr>
            <w:webHidden/>
          </w:rPr>
        </w:r>
        <w:r w:rsidR="003E6EB8">
          <w:rPr>
            <w:webHidden/>
          </w:rPr>
          <w:fldChar w:fldCharType="separate"/>
        </w:r>
        <w:r w:rsidR="002D368B">
          <w:rPr>
            <w:webHidden/>
          </w:rPr>
          <w:t>13</w:t>
        </w:r>
        <w:r w:rsidR="003E6EB8">
          <w:rPr>
            <w:webHidden/>
          </w:rPr>
          <w:fldChar w:fldCharType="end"/>
        </w:r>
      </w:hyperlink>
    </w:p>
    <w:p w14:paraId="449A4349" w14:textId="648075BC" w:rsidR="003E6EB8" w:rsidRDefault="00000000">
      <w:pPr>
        <w:pStyle w:val="TOC4"/>
        <w:tabs>
          <w:tab w:val="left" w:pos="1540"/>
          <w:tab w:val="right" w:pos="10194"/>
        </w:tabs>
        <w:rPr>
          <w:rFonts w:eastAsiaTheme="minorEastAsia" w:cstheme="minorBidi"/>
          <w:noProof/>
          <w:color w:val="auto"/>
          <w:sz w:val="22"/>
          <w:szCs w:val="22"/>
        </w:rPr>
      </w:pPr>
      <w:hyperlink w:anchor="_Toc97215486" w:history="1">
        <w:r w:rsidR="003E6EB8" w:rsidRPr="00001187">
          <w:rPr>
            <w:rStyle w:val="Hyperlink"/>
            <w:rFonts w:eastAsiaTheme="majorEastAsia"/>
            <w:noProof/>
          </w:rPr>
          <w:t>2.2.4.1.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_Toc97215486 \h </w:instrText>
        </w:r>
        <w:r w:rsidR="003E6EB8">
          <w:rPr>
            <w:noProof/>
            <w:webHidden/>
          </w:rPr>
        </w:r>
        <w:r w:rsidR="003E6EB8">
          <w:rPr>
            <w:noProof/>
            <w:webHidden/>
          </w:rPr>
          <w:fldChar w:fldCharType="separate"/>
        </w:r>
        <w:r w:rsidR="002D368B">
          <w:rPr>
            <w:noProof/>
            <w:webHidden/>
          </w:rPr>
          <w:t>13</w:t>
        </w:r>
        <w:r w:rsidR="003E6EB8">
          <w:rPr>
            <w:noProof/>
            <w:webHidden/>
          </w:rPr>
          <w:fldChar w:fldCharType="end"/>
        </w:r>
      </w:hyperlink>
    </w:p>
    <w:p w14:paraId="6D142A46" w14:textId="1A9B7592" w:rsidR="003E6EB8" w:rsidRDefault="00000000">
      <w:pPr>
        <w:pStyle w:val="TOC4"/>
        <w:tabs>
          <w:tab w:val="left" w:pos="1540"/>
          <w:tab w:val="right" w:pos="10194"/>
        </w:tabs>
        <w:rPr>
          <w:rFonts w:eastAsiaTheme="minorEastAsia" w:cstheme="minorBidi"/>
          <w:noProof/>
          <w:color w:val="auto"/>
          <w:sz w:val="22"/>
          <w:szCs w:val="22"/>
        </w:rPr>
      </w:pPr>
      <w:hyperlink w:anchor="_Toc97215487" w:history="1">
        <w:r w:rsidR="003E6EB8" w:rsidRPr="00001187">
          <w:rPr>
            <w:rStyle w:val="Hyperlink"/>
            <w:rFonts w:eastAsiaTheme="majorEastAsia"/>
            <w:noProof/>
          </w:rPr>
          <w:t>2.2.4.2.</w:t>
        </w:r>
        <w:r w:rsidR="003E6EB8">
          <w:rPr>
            <w:rFonts w:eastAsiaTheme="minorEastAsia" w:cstheme="minorBidi"/>
            <w:noProof/>
            <w:color w:val="auto"/>
            <w:sz w:val="22"/>
            <w:szCs w:val="22"/>
          </w:rPr>
          <w:tab/>
        </w:r>
        <w:r w:rsidR="003E6EB8" w:rsidRPr="00001187">
          <w:rPr>
            <w:rStyle w:val="Hyperlink"/>
            <w:rFonts w:eastAsiaTheme="majorEastAsia"/>
            <w:noProof/>
          </w:rPr>
          <w:t>SIEM/XDR Overview</w:t>
        </w:r>
        <w:r w:rsidR="003E6EB8">
          <w:rPr>
            <w:noProof/>
            <w:webHidden/>
          </w:rPr>
          <w:tab/>
        </w:r>
        <w:r w:rsidR="003E6EB8">
          <w:rPr>
            <w:noProof/>
            <w:webHidden/>
          </w:rPr>
          <w:fldChar w:fldCharType="begin"/>
        </w:r>
        <w:r w:rsidR="003E6EB8">
          <w:rPr>
            <w:noProof/>
            <w:webHidden/>
          </w:rPr>
          <w:instrText xml:space="preserve"> PAGEREF _Toc97215487 \h </w:instrText>
        </w:r>
        <w:r w:rsidR="003E6EB8">
          <w:rPr>
            <w:noProof/>
            <w:webHidden/>
          </w:rPr>
        </w:r>
        <w:r w:rsidR="003E6EB8">
          <w:rPr>
            <w:noProof/>
            <w:webHidden/>
          </w:rPr>
          <w:fldChar w:fldCharType="separate"/>
        </w:r>
        <w:r w:rsidR="002D368B">
          <w:rPr>
            <w:noProof/>
            <w:webHidden/>
          </w:rPr>
          <w:t>13</w:t>
        </w:r>
        <w:r w:rsidR="003E6EB8">
          <w:rPr>
            <w:noProof/>
            <w:webHidden/>
          </w:rPr>
          <w:fldChar w:fldCharType="end"/>
        </w:r>
      </w:hyperlink>
    </w:p>
    <w:p w14:paraId="39A6A8B4" w14:textId="0DFB5069" w:rsidR="003E6EB8" w:rsidRDefault="00000000">
      <w:pPr>
        <w:pStyle w:val="TOC4"/>
        <w:tabs>
          <w:tab w:val="left" w:pos="1540"/>
          <w:tab w:val="right" w:pos="10194"/>
        </w:tabs>
        <w:rPr>
          <w:rFonts w:eastAsiaTheme="minorEastAsia" w:cstheme="minorBidi"/>
          <w:noProof/>
          <w:color w:val="auto"/>
          <w:sz w:val="22"/>
          <w:szCs w:val="22"/>
        </w:rPr>
      </w:pPr>
      <w:hyperlink w:anchor="_Toc97215488" w:history="1">
        <w:r w:rsidR="003E6EB8" w:rsidRPr="00001187">
          <w:rPr>
            <w:rStyle w:val="Hyperlink"/>
            <w:rFonts w:eastAsiaTheme="majorEastAsia"/>
            <w:noProof/>
          </w:rPr>
          <w:t>2.2.4.3.</w:t>
        </w:r>
        <w:r w:rsidR="003E6EB8">
          <w:rPr>
            <w:rFonts w:eastAsiaTheme="minorEastAsia" w:cstheme="minorBidi"/>
            <w:noProof/>
            <w:color w:val="auto"/>
            <w:sz w:val="22"/>
            <w:szCs w:val="22"/>
          </w:rPr>
          <w:tab/>
        </w:r>
        <w:r w:rsidR="003E6EB8" w:rsidRPr="00001187">
          <w:rPr>
            <w:rStyle w:val="Hyperlink"/>
            <w:rFonts w:eastAsiaTheme="majorEastAsia"/>
            <w:noProof/>
          </w:rPr>
          <w:t>Core Capabilities of Next Generation SIEM/XDR</w:t>
        </w:r>
        <w:r w:rsidR="003E6EB8">
          <w:rPr>
            <w:noProof/>
            <w:webHidden/>
          </w:rPr>
          <w:tab/>
        </w:r>
        <w:r w:rsidR="003E6EB8">
          <w:rPr>
            <w:noProof/>
            <w:webHidden/>
          </w:rPr>
          <w:fldChar w:fldCharType="begin"/>
        </w:r>
        <w:r w:rsidR="003E6EB8">
          <w:rPr>
            <w:noProof/>
            <w:webHidden/>
          </w:rPr>
          <w:instrText xml:space="preserve"> PAGEREF _Toc97215488 \h </w:instrText>
        </w:r>
        <w:r w:rsidR="003E6EB8">
          <w:rPr>
            <w:noProof/>
            <w:webHidden/>
          </w:rPr>
        </w:r>
        <w:r w:rsidR="003E6EB8">
          <w:rPr>
            <w:noProof/>
            <w:webHidden/>
          </w:rPr>
          <w:fldChar w:fldCharType="separate"/>
        </w:r>
        <w:r w:rsidR="002D368B">
          <w:rPr>
            <w:noProof/>
            <w:webHidden/>
          </w:rPr>
          <w:t>14</w:t>
        </w:r>
        <w:r w:rsidR="003E6EB8">
          <w:rPr>
            <w:noProof/>
            <w:webHidden/>
          </w:rPr>
          <w:fldChar w:fldCharType="end"/>
        </w:r>
      </w:hyperlink>
    </w:p>
    <w:p w14:paraId="49A2E32C" w14:textId="64378732" w:rsidR="003E6EB8" w:rsidRDefault="00000000">
      <w:pPr>
        <w:pStyle w:val="TOC4"/>
        <w:tabs>
          <w:tab w:val="left" w:pos="1540"/>
          <w:tab w:val="right" w:pos="10194"/>
        </w:tabs>
        <w:rPr>
          <w:rFonts w:eastAsiaTheme="minorEastAsia" w:cstheme="minorBidi"/>
          <w:noProof/>
          <w:color w:val="auto"/>
          <w:sz w:val="22"/>
          <w:szCs w:val="22"/>
        </w:rPr>
      </w:pPr>
      <w:hyperlink w:anchor="_Toc97215489" w:history="1">
        <w:r w:rsidR="003E6EB8" w:rsidRPr="00001187">
          <w:rPr>
            <w:rStyle w:val="Hyperlink"/>
            <w:rFonts w:eastAsiaTheme="majorEastAsia"/>
            <w:noProof/>
            <w:lang w:val="en-US"/>
          </w:rPr>
          <w:t>2.2.4.4.</w:t>
        </w:r>
        <w:r w:rsidR="003E6EB8">
          <w:rPr>
            <w:rFonts w:eastAsiaTheme="minorEastAsia" w:cstheme="minorBidi"/>
            <w:noProof/>
            <w:color w:val="auto"/>
            <w:sz w:val="22"/>
            <w:szCs w:val="22"/>
          </w:rPr>
          <w:tab/>
        </w:r>
        <w:r w:rsidR="003E6EB8" w:rsidRPr="00001187">
          <w:rPr>
            <w:rStyle w:val="Hyperlink"/>
            <w:rFonts w:eastAsiaTheme="majorEastAsia"/>
            <w:noProof/>
            <w:lang w:val="en-US"/>
          </w:rPr>
          <w:t>SIEM vs XDR</w:t>
        </w:r>
        <w:r w:rsidR="003E6EB8">
          <w:rPr>
            <w:noProof/>
            <w:webHidden/>
          </w:rPr>
          <w:tab/>
        </w:r>
        <w:r w:rsidR="003E6EB8">
          <w:rPr>
            <w:noProof/>
            <w:webHidden/>
          </w:rPr>
          <w:fldChar w:fldCharType="begin"/>
        </w:r>
        <w:r w:rsidR="003E6EB8">
          <w:rPr>
            <w:noProof/>
            <w:webHidden/>
          </w:rPr>
          <w:instrText xml:space="preserve"> PAGEREF _Toc97215489 \h </w:instrText>
        </w:r>
        <w:r w:rsidR="003E6EB8">
          <w:rPr>
            <w:noProof/>
            <w:webHidden/>
          </w:rPr>
        </w:r>
        <w:r w:rsidR="003E6EB8">
          <w:rPr>
            <w:noProof/>
            <w:webHidden/>
          </w:rPr>
          <w:fldChar w:fldCharType="separate"/>
        </w:r>
        <w:r w:rsidR="002D368B">
          <w:rPr>
            <w:noProof/>
            <w:webHidden/>
          </w:rPr>
          <w:t>15</w:t>
        </w:r>
        <w:r w:rsidR="003E6EB8">
          <w:rPr>
            <w:noProof/>
            <w:webHidden/>
          </w:rPr>
          <w:fldChar w:fldCharType="end"/>
        </w:r>
      </w:hyperlink>
    </w:p>
    <w:p w14:paraId="08F1EA67" w14:textId="5FF855B0" w:rsidR="003E6EB8" w:rsidRDefault="00000000">
      <w:pPr>
        <w:pStyle w:val="TOC4"/>
        <w:tabs>
          <w:tab w:val="left" w:pos="1540"/>
          <w:tab w:val="right" w:pos="10194"/>
        </w:tabs>
        <w:rPr>
          <w:rFonts w:eastAsiaTheme="minorEastAsia" w:cstheme="minorBidi"/>
          <w:noProof/>
          <w:color w:val="auto"/>
          <w:sz w:val="22"/>
          <w:szCs w:val="22"/>
        </w:rPr>
      </w:pPr>
      <w:hyperlink w:anchor="_Toc97215490" w:history="1">
        <w:r w:rsidR="003E6EB8" w:rsidRPr="00001187">
          <w:rPr>
            <w:rStyle w:val="Hyperlink"/>
            <w:rFonts w:eastAsiaTheme="majorEastAsia"/>
            <w:noProof/>
          </w:rPr>
          <w:t>2.2.4.5.</w:t>
        </w:r>
        <w:r w:rsidR="003E6EB8">
          <w:rPr>
            <w:rFonts w:eastAsiaTheme="minorEastAsia" w:cstheme="minorBidi"/>
            <w:noProof/>
            <w:color w:val="auto"/>
            <w:sz w:val="22"/>
            <w:szCs w:val="22"/>
          </w:rPr>
          <w:tab/>
        </w:r>
        <w:r w:rsidR="003E6EB8" w:rsidRPr="00001187">
          <w:rPr>
            <w:rStyle w:val="Hyperlink"/>
            <w:rFonts w:eastAsiaTheme="majorEastAsia"/>
            <w:noProof/>
          </w:rPr>
          <w:t>Event Logging</w:t>
        </w:r>
        <w:r w:rsidR="003E6EB8">
          <w:rPr>
            <w:noProof/>
            <w:webHidden/>
          </w:rPr>
          <w:tab/>
        </w:r>
        <w:r w:rsidR="003E6EB8">
          <w:rPr>
            <w:noProof/>
            <w:webHidden/>
          </w:rPr>
          <w:fldChar w:fldCharType="begin"/>
        </w:r>
        <w:r w:rsidR="003E6EB8">
          <w:rPr>
            <w:noProof/>
            <w:webHidden/>
          </w:rPr>
          <w:instrText xml:space="preserve"> PAGEREF _Toc97215490 \h </w:instrText>
        </w:r>
        <w:r w:rsidR="003E6EB8">
          <w:rPr>
            <w:noProof/>
            <w:webHidden/>
          </w:rPr>
        </w:r>
        <w:r w:rsidR="003E6EB8">
          <w:rPr>
            <w:noProof/>
            <w:webHidden/>
          </w:rPr>
          <w:fldChar w:fldCharType="separate"/>
        </w:r>
        <w:r w:rsidR="002D368B">
          <w:rPr>
            <w:noProof/>
            <w:webHidden/>
          </w:rPr>
          <w:t>16</w:t>
        </w:r>
        <w:r w:rsidR="003E6EB8">
          <w:rPr>
            <w:noProof/>
            <w:webHidden/>
          </w:rPr>
          <w:fldChar w:fldCharType="end"/>
        </w:r>
      </w:hyperlink>
    </w:p>
    <w:p w14:paraId="43BA159C" w14:textId="663A5A5C" w:rsidR="003E6EB8" w:rsidRDefault="00000000">
      <w:pPr>
        <w:pStyle w:val="TOC3"/>
        <w:rPr>
          <w:rFonts w:eastAsiaTheme="minorEastAsia"/>
          <w:color w:val="auto"/>
          <w:sz w:val="22"/>
          <w:lang w:eastAsia="en-GB"/>
        </w:rPr>
      </w:pPr>
      <w:hyperlink w:anchor="_Toc97215491" w:history="1">
        <w:r w:rsidR="003E6EB8" w:rsidRPr="00001187">
          <w:rPr>
            <w:rStyle w:val="Hyperlink"/>
          </w:rPr>
          <w:t>2.2.5.</w:t>
        </w:r>
        <w:r w:rsidR="003E6EB8">
          <w:rPr>
            <w:rFonts w:eastAsiaTheme="minorEastAsia"/>
            <w:color w:val="auto"/>
            <w:sz w:val="22"/>
            <w:lang w:eastAsia="en-GB"/>
          </w:rPr>
          <w:tab/>
        </w:r>
        <w:r w:rsidR="003E6EB8" w:rsidRPr="00001187">
          <w:rPr>
            <w:rStyle w:val="Hyperlink"/>
          </w:rPr>
          <w:t>Identity Provider and Governance</w:t>
        </w:r>
        <w:r w:rsidR="003E6EB8">
          <w:rPr>
            <w:webHidden/>
          </w:rPr>
          <w:tab/>
        </w:r>
        <w:r w:rsidR="003E6EB8">
          <w:rPr>
            <w:webHidden/>
          </w:rPr>
          <w:fldChar w:fldCharType="begin"/>
        </w:r>
        <w:r w:rsidR="003E6EB8">
          <w:rPr>
            <w:webHidden/>
          </w:rPr>
          <w:instrText xml:space="preserve"> PAGEREF _Toc97215491 \h </w:instrText>
        </w:r>
        <w:r w:rsidR="003E6EB8">
          <w:rPr>
            <w:webHidden/>
          </w:rPr>
        </w:r>
        <w:r w:rsidR="003E6EB8">
          <w:rPr>
            <w:webHidden/>
          </w:rPr>
          <w:fldChar w:fldCharType="separate"/>
        </w:r>
        <w:r w:rsidR="002D368B">
          <w:rPr>
            <w:webHidden/>
          </w:rPr>
          <w:t>16</w:t>
        </w:r>
        <w:r w:rsidR="003E6EB8">
          <w:rPr>
            <w:webHidden/>
          </w:rPr>
          <w:fldChar w:fldCharType="end"/>
        </w:r>
      </w:hyperlink>
    </w:p>
    <w:p w14:paraId="54DBD13F" w14:textId="69E79297" w:rsidR="003E6EB8" w:rsidRDefault="00000000">
      <w:pPr>
        <w:pStyle w:val="TOC4"/>
        <w:tabs>
          <w:tab w:val="left" w:pos="1540"/>
          <w:tab w:val="right" w:pos="10194"/>
        </w:tabs>
        <w:rPr>
          <w:rFonts w:eastAsiaTheme="minorEastAsia" w:cstheme="minorBidi"/>
          <w:noProof/>
          <w:color w:val="auto"/>
          <w:sz w:val="22"/>
          <w:szCs w:val="22"/>
        </w:rPr>
      </w:pPr>
      <w:hyperlink w:anchor="_Toc97215492" w:history="1">
        <w:r w:rsidR="003E6EB8" w:rsidRPr="00001187">
          <w:rPr>
            <w:rStyle w:val="Hyperlink"/>
            <w:rFonts w:ascii="Trebuchet MS" w:eastAsiaTheme="majorEastAsia" w:hAnsi="Trebuchet MS"/>
            <w:noProof/>
          </w:rPr>
          <w:t>2.2.5.1.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_Toc97215492 \h </w:instrText>
        </w:r>
        <w:r w:rsidR="003E6EB8">
          <w:rPr>
            <w:noProof/>
            <w:webHidden/>
          </w:rPr>
        </w:r>
        <w:r w:rsidR="003E6EB8">
          <w:rPr>
            <w:noProof/>
            <w:webHidden/>
          </w:rPr>
          <w:fldChar w:fldCharType="separate"/>
        </w:r>
        <w:r w:rsidR="002D368B">
          <w:rPr>
            <w:noProof/>
            <w:webHidden/>
          </w:rPr>
          <w:t>16</w:t>
        </w:r>
        <w:r w:rsidR="003E6EB8">
          <w:rPr>
            <w:noProof/>
            <w:webHidden/>
          </w:rPr>
          <w:fldChar w:fldCharType="end"/>
        </w:r>
      </w:hyperlink>
    </w:p>
    <w:p w14:paraId="0FF733FC" w14:textId="4B18006A" w:rsidR="003E6EB8" w:rsidRDefault="00000000">
      <w:pPr>
        <w:pStyle w:val="TOC4"/>
        <w:tabs>
          <w:tab w:val="left" w:pos="1540"/>
          <w:tab w:val="right" w:pos="10194"/>
        </w:tabs>
        <w:rPr>
          <w:rFonts w:eastAsiaTheme="minorEastAsia" w:cstheme="minorBidi"/>
          <w:noProof/>
          <w:color w:val="auto"/>
          <w:sz w:val="22"/>
          <w:szCs w:val="22"/>
        </w:rPr>
      </w:pPr>
      <w:hyperlink w:anchor="_Toc97215493" w:history="1">
        <w:r w:rsidR="003E6EB8" w:rsidRPr="00001187">
          <w:rPr>
            <w:rStyle w:val="Hyperlink"/>
            <w:rFonts w:ascii="Trebuchet MS" w:eastAsiaTheme="majorEastAsia" w:hAnsi="Trebuchet MS"/>
            <w:noProof/>
          </w:rPr>
          <w:t>2.2.5.2.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Identity and Access Management (IAM) Overview</w:t>
        </w:r>
        <w:r w:rsidR="003E6EB8">
          <w:rPr>
            <w:noProof/>
            <w:webHidden/>
          </w:rPr>
          <w:tab/>
        </w:r>
        <w:r w:rsidR="003E6EB8">
          <w:rPr>
            <w:noProof/>
            <w:webHidden/>
          </w:rPr>
          <w:fldChar w:fldCharType="begin"/>
        </w:r>
        <w:r w:rsidR="003E6EB8">
          <w:rPr>
            <w:noProof/>
            <w:webHidden/>
          </w:rPr>
          <w:instrText xml:space="preserve"> PAGEREF _Toc97215493 \h </w:instrText>
        </w:r>
        <w:r w:rsidR="003E6EB8">
          <w:rPr>
            <w:noProof/>
            <w:webHidden/>
          </w:rPr>
        </w:r>
        <w:r w:rsidR="003E6EB8">
          <w:rPr>
            <w:noProof/>
            <w:webHidden/>
          </w:rPr>
          <w:fldChar w:fldCharType="separate"/>
        </w:r>
        <w:r w:rsidR="002D368B">
          <w:rPr>
            <w:noProof/>
            <w:webHidden/>
          </w:rPr>
          <w:t>17</w:t>
        </w:r>
        <w:r w:rsidR="003E6EB8">
          <w:rPr>
            <w:noProof/>
            <w:webHidden/>
          </w:rPr>
          <w:fldChar w:fldCharType="end"/>
        </w:r>
      </w:hyperlink>
    </w:p>
    <w:p w14:paraId="1991F2B6" w14:textId="694CD158" w:rsidR="003E6EB8" w:rsidRDefault="00000000">
      <w:pPr>
        <w:pStyle w:val="TOC4"/>
        <w:tabs>
          <w:tab w:val="left" w:pos="1540"/>
          <w:tab w:val="right" w:pos="10194"/>
        </w:tabs>
        <w:rPr>
          <w:rFonts w:eastAsiaTheme="minorEastAsia" w:cstheme="minorBidi"/>
          <w:noProof/>
          <w:color w:val="auto"/>
          <w:sz w:val="22"/>
          <w:szCs w:val="22"/>
        </w:rPr>
      </w:pPr>
      <w:hyperlink w:anchor="_Toc97215494" w:history="1">
        <w:r w:rsidR="003E6EB8" w:rsidRPr="00001187">
          <w:rPr>
            <w:rStyle w:val="Hyperlink"/>
            <w:rFonts w:ascii="Trebuchet MS" w:eastAsiaTheme="majorEastAsia" w:hAnsi="Trebuchet MS"/>
            <w:noProof/>
          </w:rPr>
          <w:t>2.2.5.3.</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Least Privileged</w:t>
        </w:r>
        <w:r w:rsidR="003E6EB8">
          <w:rPr>
            <w:noProof/>
            <w:webHidden/>
          </w:rPr>
          <w:tab/>
        </w:r>
        <w:r w:rsidR="003E6EB8">
          <w:rPr>
            <w:noProof/>
            <w:webHidden/>
          </w:rPr>
          <w:fldChar w:fldCharType="begin"/>
        </w:r>
        <w:r w:rsidR="003E6EB8">
          <w:rPr>
            <w:noProof/>
            <w:webHidden/>
          </w:rPr>
          <w:instrText xml:space="preserve"> PAGEREF _Toc97215494 \h </w:instrText>
        </w:r>
        <w:r w:rsidR="003E6EB8">
          <w:rPr>
            <w:noProof/>
            <w:webHidden/>
          </w:rPr>
        </w:r>
        <w:r w:rsidR="003E6EB8">
          <w:rPr>
            <w:noProof/>
            <w:webHidden/>
          </w:rPr>
          <w:fldChar w:fldCharType="separate"/>
        </w:r>
        <w:r w:rsidR="002D368B">
          <w:rPr>
            <w:noProof/>
            <w:webHidden/>
          </w:rPr>
          <w:t>18</w:t>
        </w:r>
        <w:r w:rsidR="003E6EB8">
          <w:rPr>
            <w:noProof/>
            <w:webHidden/>
          </w:rPr>
          <w:fldChar w:fldCharType="end"/>
        </w:r>
      </w:hyperlink>
    </w:p>
    <w:p w14:paraId="0F18F162" w14:textId="24BF276C" w:rsidR="003E6EB8" w:rsidRDefault="00000000">
      <w:pPr>
        <w:pStyle w:val="TOC3"/>
        <w:rPr>
          <w:rFonts w:eastAsiaTheme="minorEastAsia"/>
          <w:color w:val="auto"/>
          <w:sz w:val="22"/>
          <w:lang w:eastAsia="en-GB"/>
        </w:rPr>
      </w:pPr>
      <w:hyperlink w:anchor="_Toc97215495" w:history="1">
        <w:r w:rsidR="003E6EB8" w:rsidRPr="00001187">
          <w:rPr>
            <w:rStyle w:val="Hyperlink"/>
          </w:rPr>
          <w:t>2.2.6.</w:t>
        </w:r>
        <w:r w:rsidR="003E6EB8">
          <w:rPr>
            <w:rFonts w:eastAsiaTheme="minorEastAsia"/>
            <w:color w:val="auto"/>
            <w:sz w:val="22"/>
            <w:lang w:eastAsia="en-GB"/>
          </w:rPr>
          <w:tab/>
        </w:r>
        <w:r w:rsidR="003E6EB8" w:rsidRPr="00001187">
          <w:rPr>
            <w:rStyle w:val="Hyperlink"/>
          </w:rPr>
          <w:t>Email Security</w:t>
        </w:r>
        <w:r w:rsidR="003E6EB8">
          <w:rPr>
            <w:webHidden/>
          </w:rPr>
          <w:tab/>
        </w:r>
        <w:r w:rsidR="003E6EB8">
          <w:rPr>
            <w:webHidden/>
          </w:rPr>
          <w:fldChar w:fldCharType="begin"/>
        </w:r>
        <w:r w:rsidR="003E6EB8">
          <w:rPr>
            <w:webHidden/>
          </w:rPr>
          <w:instrText xml:space="preserve"> PAGEREF _Toc97215495 \h </w:instrText>
        </w:r>
        <w:r w:rsidR="003E6EB8">
          <w:rPr>
            <w:webHidden/>
          </w:rPr>
        </w:r>
        <w:r w:rsidR="003E6EB8">
          <w:rPr>
            <w:webHidden/>
          </w:rPr>
          <w:fldChar w:fldCharType="separate"/>
        </w:r>
        <w:r w:rsidR="002D368B">
          <w:rPr>
            <w:webHidden/>
          </w:rPr>
          <w:t>18</w:t>
        </w:r>
        <w:r w:rsidR="003E6EB8">
          <w:rPr>
            <w:webHidden/>
          </w:rPr>
          <w:fldChar w:fldCharType="end"/>
        </w:r>
      </w:hyperlink>
    </w:p>
    <w:p w14:paraId="4AF0F818" w14:textId="55C45ABB" w:rsidR="003E6EB8" w:rsidRDefault="00000000">
      <w:pPr>
        <w:pStyle w:val="TOC4"/>
        <w:tabs>
          <w:tab w:val="left" w:pos="1540"/>
          <w:tab w:val="right" w:pos="10194"/>
        </w:tabs>
        <w:rPr>
          <w:rFonts w:eastAsiaTheme="minorEastAsia" w:cstheme="minorBidi"/>
          <w:noProof/>
          <w:color w:val="auto"/>
          <w:sz w:val="22"/>
          <w:szCs w:val="22"/>
        </w:rPr>
      </w:pPr>
      <w:hyperlink w:anchor="_Toc97215496" w:history="1">
        <w:r w:rsidR="003E6EB8" w:rsidRPr="00001187">
          <w:rPr>
            <w:rStyle w:val="Hyperlink"/>
            <w:rFonts w:ascii="Trebuchet MS" w:eastAsiaTheme="majorEastAsia" w:hAnsi="Trebuchet MS"/>
            <w:noProof/>
          </w:rPr>
          <w:t>2.2.6.1.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_Toc97215496 \h </w:instrText>
        </w:r>
        <w:r w:rsidR="003E6EB8">
          <w:rPr>
            <w:noProof/>
            <w:webHidden/>
          </w:rPr>
        </w:r>
        <w:r w:rsidR="003E6EB8">
          <w:rPr>
            <w:noProof/>
            <w:webHidden/>
          </w:rPr>
          <w:fldChar w:fldCharType="separate"/>
        </w:r>
        <w:r w:rsidR="002D368B">
          <w:rPr>
            <w:noProof/>
            <w:webHidden/>
          </w:rPr>
          <w:t>18</w:t>
        </w:r>
        <w:r w:rsidR="003E6EB8">
          <w:rPr>
            <w:noProof/>
            <w:webHidden/>
          </w:rPr>
          <w:fldChar w:fldCharType="end"/>
        </w:r>
      </w:hyperlink>
    </w:p>
    <w:p w14:paraId="196A931A" w14:textId="7E38A4E8" w:rsidR="003E6EB8" w:rsidRDefault="00000000">
      <w:pPr>
        <w:pStyle w:val="TOC4"/>
        <w:tabs>
          <w:tab w:val="left" w:pos="1540"/>
          <w:tab w:val="right" w:pos="10194"/>
        </w:tabs>
        <w:rPr>
          <w:rFonts w:eastAsiaTheme="minorEastAsia" w:cstheme="minorBidi"/>
          <w:noProof/>
          <w:color w:val="auto"/>
          <w:sz w:val="22"/>
          <w:szCs w:val="22"/>
        </w:rPr>
      </w:pPr>
      <w:hyperlink w:anchor="_Toc97215497" w:history="1">
        <w:r w:rsidR="003E6EB8" w:rsidRPr="00001187">
          <w:rPr>
            <w:rStyle w:val="Hyperlink"/>
            <w:rFonts w:eastAsiaTheme="majorEastAsia"/>
            <w:noProof/>
          </w:rPr>
          <w:t>2.2.6.2.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Email Security Overview</w:t>
        </w:r>
        <w:r w:rsidR="003E6EB8">
          <w:rPr>
            <w:noProof/>
            <w:webHidden/>
          </w:rPr>
          <w:tab/>
        </w:r>
        <w:r w:rsidR="003E6EB8">
          <w:rPr>
            <w:noProof/>
            <w:webHidden/>
          </w:rPr>
          <w:fldChar w:fldCharType="begin"/>
        </w:r>
        <w:r w:rsidR="003E6EB8">
          <w:rPr>
            <w:noProof/>
            <w:webHidden/>
          </w:rPr>
          <w:instrText xml:space="preserve"> PAGEREF _Toc97215497 \h </w:instrText>
        </w:r>
        <w:r w:rsidR="003E6EB8">
          <w:rPr>
            <w:noProof/>
            <w:webHidden/>
          </w:rPr>
        </w:r>
        <w:r w:rsidR="003E6EB8">
          <w:rPr>
            <w:noProof/>
            <w:webHidden/>
          </w:rPr>
          <w:fldChar w:fldCharType="separate"/>
        </w:r>
        <w:r w:rsidR="002D368B">
          <w:rPr>
            <w:noProof/>
            <w:webHidden/>
          </w:rPr>
          <w:t>19</w:t>
        </w:r>
        <w:r w:rsidR="003E6EB8">
          <w:rPr>
            <w:noProof/>
            <w:webHidden/>
          </w:rPr>
          <w:fldChar w:fldCharType="end"/>
        </w:r>
      </w:hyperlink>
    </w:p>
    <w:p w14:paraId="289A12E1" w14:textId="5B9F8D76" w:rsidR="003E6EB8" w:rsidRDefault="00000000">
      <w:pPr>
        <w:pStyle w:val="TOC2"/>
        <w:rPr>
          <w:rFonts w:eastAsiaTheme="minorEastAsia"/>
          <w:noProof/>
          <w:color w:val="auto"/>
          <w:sz w:val="22"/>
          <w:lang w:eastAsia="en-GB"/>
        </w:rPr>
      </w:pPr>
      <w:hyperlink w:anchor="_Toc97215498" w:history="1">
        <w:r w:rsidR="003E6EB8" w:rsidRPr="00001187">
          <w:rPr>
            <w:rStyle w:val="Hyperlink"/>
            <w:noProof/>
          </w:rPr>
          <w:t>2.3.</w:t>
        </w:r>
        <w:r w:rsidR="003E6EB8">
          <w:rPr>
            <w:rFonts w:eastAsiaTheme="minorEastAsia"/>
            <w:noProof/>
            <w:color w:val="auto"/>
            <w:sz w:val="22"/>
            <w:lang w:eastAsia="en-GB"/>
          </w:rPr>
          <w:tab/>
        </w:r>
        <w:r w:rsidR="003E6EB8" w:rsidRPr="00001187">
          <w:rPr>
            <w:rStyle w:val="Hyperlink"/>
            <w:noProof/>
          </w:rPr>
          <w:t>End USer, Internet of Things/Operational technology Security Services</w:t>
        </w:r>
        <w:r w:rsidR="003E6EB8">
          <w:rPr>
            <w:noProof/>
            <w:webHidden/>
          </w:rPr>
          <w:tab/>
        </w:r>
        <w:r w:rsidR="003E6EB8">
          <w:rPr>
            <w:noProof/>
            <w:webHidden/>
          </w:rPr>
          <w:fldChar w:fldCharType="begin"/>
        </w:r>
        <w:r w:rsidR="003E6EB8">
          <w:rPr>
            <w:noProof/>
            <w:webHidden/>
          </w:rPr>
          <w:instrText xml:space="preserve"> PAGEREF _Toc97215498 \h </w:instrText>
        </w:r>
        <w:r w:rsidR="003E6EB8">
          <w:rPr>
            <w:noProof/>
            <w:webHidden/>
          </w:rPr>
        </w:r>
        <w:r w:rsidR="003E6EB8">
          <w:rPr>
            <w:noProof/>
            <w:webHidden/>
          </w:rPr>
          <w:fldChar w:fldCharType="separate"/>
        </w:r>
        <w:r w:rsidR="002D368B">
          <w:rPr>
            <w:noProof/>
            <w:webHidden/>
          </w:rPr>
          <w:t>20</w:t>
        </w:r>
        <w:r w:rsidR="003E6EB8">
          <w:rPr>
            <w:noProof/>
            <w:webHidden/>
          </w:rPr>
          <w:fldChar w:fldCharType="end"/>
        </w:r>
      </w:hyperlink>
    </w:p>
    <w:p w14:paraId="39D311B0" w14:textId="70433B15" w:rsidR="003E6EB8" w:rsidRDefault="00000000">
      <w:pPr>
        <w:pStyle w:val="TOC3"/>
        <w:rPr>
          <w:rFonts w:eastAsiaTheme="minorEastAsia"/>
          <w:color w:val="auto"/>
          <w:sz w:val="22"/>
          <w:lang w:eastAsia="en-GB"/>
        </w:rPr>
      </w:pPr>
      <w:hyperlink w:anchor="_Toc97215499" w:history="1">
        <w:r w:rsidR="003E6EB8" w:rsidRPr="00001187">
          <w:rPr>
            <w:rStyle w:val="Hyperlink"/>
          </w:rPr>
          <w:t>2.3.1.</w:t>
        </w:r>
        <w:r w:rsidR="003E6EB8">
          <w:rPr>
            <w:rFonts w:eastAsiaTheme="minorEastAsia"/>
            <w:color w:val="auto"/>
            <w:sz w:val="22"/>
            <w:lang w:eastAsia="en-GB"/>
          </w:rPr>
          <w:tab/>
        </w:r>
        <w:r w:rsidR="003E6EB8" w:rsidRPr="00001187">
          <w:rPr>
            <w:rStyle w:val="Hyperlink"/>
          </w:rPr>
          <w:t>Single Sign-On (SSO)</w:t>
        </w:r>
        <w:r w:rsidR="003E6EB8">
          <w:rPr>
            <w:webHidden/>
          </w:rPr>
          <w:tab/>
        </w:r>
        <w:r w:rsidR="003E6EB8">
          <w:rPr>
            <w:webHidden/>
          </w:rPr>
          <w:fldChar w:fldCharType="begin"/>
        </w:r>
        <w:r w:rsidR="003E6EB8">
          <w:rPr>
            <w:webHidden/>
          </w:rPr>
          <w:instrText xml:space="preserve"> PAGEREF _Toc97215499 \h </w:instrText>
        </w:r>
        <w:r w:rsidR="003E6EB8">
          <w:rPr>
            <w:webHidden/>
          </w:rPr>
        </w:r>
        <w:r w:rsidR="003E6EB8">
          <w:rPr>
            <w:webHidden/>
          </w:rPr>
          <w:fldChar w:fldCharType="separate"/>
        </w:r>
        <w:r w:rsidR="002D368B">
          <w:rPr>
            <w:webHidden/>
          </w:rPr>
          <w:t>20</w:t>
        </w:r>
        <w:r w:rsidR="003E6EB8">
          <w:rPr>
            <w:webHidden/>
          </w:rPr>
          <w:fldChar w:fldCharType="end"/>
        </w:r>
      </w:hyperlink>
    </w:p>
    <w:p w14:paraId="715A5F81" w14:textId="1E17CCC9" w:rsidR="003E6EB8" w:rsidRDefault="00000000">
      <w:pPr>
        <w:pStyle w:val="TOC4"/>
        <w:tabs>
          <w:tab w:val="left" w:pos="1540"/>
          <w:tab w:val="right" w:pos="10194"/>
        </w:tabs>
        <w:rPr>
          <w:rFonts w:eastAsiaTheme="minorEastAsia" w:cstheme="minorBidi"/>
          <w:noProof/>
          <w:color w:val="auto"/>
          <w:sz w:val="22"/>
          <w:szCs w:val="22"/>
        </w:rPr>
      </w:pPr>
      <w:hyperlink w:anchor="_Toc97215500" w:history="1">
        <w:r w:rsidR="003E6EB8" w:rsidRPr="00001187">
          <w:rPr>
            <w:rStyle w:val="Hyperlink"/>
            <w:rFonts w:ascii="Trebuchet MS" w:eastAsiaTheme="majorEastAsia" w:hAnsi="Trebuchet MS"/>
            <w:noProof/>
          </w:rPr>
          <w:t>2.3.1.1.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_Toc97215500 \h </w:instrText>
        </w:r>
        <w:r w:rsidR="003E6EB8">
          <w:rPr>
            <w:noProof/>
            <w:webHidden/>
          </w:rPr>
        </w:r>
        <w:r w:rsidR="003E6EB8">
          <w:rPr>
            <w:noProof/>
            <w:webHidden/>
          </w:rPr>
          <w:fldChar w:fldCharType="separate"/>
        </w:r>
        <w:r w:rsidR="002D368B">
          <w:rPr>
            <w:noProof/>
            <w:webHidden/>
          </w:rPr>
          <w:t>20</w:t>
        </w:r>
        <w:r w:rsidR="003E6EB8">
          <w:rPr>
            <w:noProof/>
            <w:webHidden/>
          </w:rPr>
          <w:fldChar w:fldCharType="end"/>
        </w:r>
      </w:hyperlink>
    </w:p>
    <w:p w14:paraId="330EDE83" w14:textId="3E52CB36" w:rsidR="003E6EB8" w:rsidRDefault="00000000">
      <w:pPr>
        <w:pStyle w:val="TOC4"/>
        <w:tabs>
          <w:tab w:val="left" w:pos="1540"/>
          <w:tab w:val="right" w:pos="10194"/>
        </w:tabs>
        <w:rPr>
          <w:rFonts w:eastAsiaTheme="minorEastAsia" w:cstheme="minorBidi"/>
          <w:noProof/>
          <w:color w:val="auto"/>
          <w:sz w:val="22"/>
          <w:szCs w:val="22"/>
        </w:rPr>
      </w:pPr>
      <w:hyperlink w:anchor="_Toc97215501" w:history="1">
        <w:r w:rsidR="003E6EB8" w:rsidRPr="00001187">
          <w:rPr>
            <w:rStyle w:val="Hyperlink"/>
            <w:rFonts w:eastAsiaTheme="majorEastAsia"/>
            <w:noProof/>
          </w:rPr>
          <w:t>2.3.1.2.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Single Sign-On Overview</w:t>
        </w:r>
        <w:r w:rsidR="003E6EB8">
          <w:rPr>
            <w:noProof/>
            <w:webHidden/>
          </w:rPr>
          <w:tab/>
        </w:r>
        <w:r w:rsidR="003E6EB8">
          <w:rPr>
            <w:noProof/>
            <w:webHidden/>
          </w:rPr>
          <w:fldChar w:fldCharType="begin"/>
        </w:r>
        <w:r w:rsidR="003E6EB8">
          <w:rPr>
            <w:noProof/>
            <w:webHidden/>
          </w:rPr>
          <w:instrText xml:space="preserve"> PAGEREF _Toc97215501 \h </w:instrText>
        </w:r>
        <w:r w:rsidR="003E6EB8">
          <w:rPr>
            <w:noProof/>
            <w:webHidden/>
          </w:rPr>
        </w:r>
        <w:r w:rsidR="003E6EB8">
          <w:rPr>
            <w:noProof/>
            <w:webHidden/>
          </w:rPr>
          <w:fldChar w:fldCharType="separate"/>
        </w:r>
        <w:r w:rsidR="002D368B">
          <w:rPr>
            <w:noProof/>
            <w:webHidden/>
          </w:rPr>
          <w:t>20</w:t>
        </w:r>
        <w:r w:rsidR="003E6EB8">
          <w:rPr>
            <w:noProof/>
            <w:webHidden/>
          </w:rPr>
          <w:fldChar w:fldCharType="end"/>
        </w:r>
      </w:hyperlink>
    </w:p>
    <w:p w14:paraId="5C7B0ACD" w14:textId="0F01C578" w:rsidR="003E6EB8" w:rsidRDefault="00000000">
      <w:pPr>
        <w:pStyle w:val="TOC4"/>
        <w:tabs>
          <w:tab w:val="left" w:pos="1540"/>
          <w:tab w:val="right" w:pos="10194"/>
        </w:tabs>
        <w:rPr>
          <w:rFonts w:eastAsiaTheme="minorEastAsia" w:cstheme="minorBidi"/>
          <w:noProof/>
          <w:color w:val="auto"/>
          <w:sz w:val="22"/>
          <w:szCs w:val="22"/>
        </w:rPr>
      </w:pPr>
      <w:hyperlink w:anchor="_Toc97215502" w:history="1">
        <w:r w:rsidR="003E6EB8" w:rsidRPr="00001187">
          <w:rPr>
            <w:rStyle w:val="Hyperlink"/>
            <w:rFonts w:ascii="Trebuchet MS" w:eastAsiaTheme="majorEastAsia" w:hAnsi="Trebuchet MS"/>
            <w:noProof/>
          </w:rPr>
          <w:t>2.3.1.3.</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Summary</w:t>
        </w:r>
        <w:r w:rsidR="003E6EB8">
          <w:rPr>
            <w:noProof/>
            <w:webHidden/>
          </w:rPr>
          <w:tab/>
        </w:r>
        <w:r w:rsidR="003E6EB8">
          <w:rPr>
            <w:noProof/>
            <w:webHidden/>
          </w:rPr>
          <w:fldChar w:fldCharType="begin"/>
        </w:r>
        <w:r w:rsidR="003E6EB8">
          <w:rPr>
            <w:noProof/>
            <w:webHidden/>
          </w:rPr>
          <w:instrText xml:space="preserve"> PAGEREF _Toc97215502 \h </w:instrText>
        </w:r>
        <w:r w:rsidR="003E6EB8">
          <w:rPr>
            <w:noProof/>
            <w:webHidden/>
          </w:rPr>
        </w:r>
        <w:r w:rsidR="003E6EB8">
          <w:rPr>
            <w:noProof/>
            <w:webHidden/>
          </w:rPr>
          <w:fldChar w:fldCharType="separate"/>
        </w:r>
        <w:r w:rsidR="002D368B">
          <w:rPr>
            <w:noProof/>
            <w:webHidden/>
          </w:rPr>
          <w:t>21</w:t>
        </w:r>
        <w:r w:rsidR="003E6EB8">
          <w:rPr>
            <w:noProof/>
            <w:webHidden/>
          </w:rPr>
          <w:fldChar w:fldCharType="end"/>
        </w:r>
      </w:hyperlink>
    </w:p>
    <w:p w14:paraId="775A31B0" w14:textId="1306FB1B" w:rsidR="003E6EB8" w:rsidRDefault="00000000">
      <w:pPr>
        <w:pStyle w:val="TOC3"/>
        <w:rPr>
          <w:rFonts w:eastAsiaTheme="minorEastAsia"/>
          <w:color w:val="auto"/>
          <w:sz w:val="22"/>
          <w:lang w:eastAsia="en-GB"/>
        </w:rPr>
      </w:pPr>
      <w:hyperlink w:anchor="_Toc97215503" w:history="1">
        <w:r w:rsidR="003E6EB8" w:rsidRPr="00001187">
          <w:rPr>
            <w:rStyle w:val="Hyperlink"/>
          </w:rPr>
          <w:t>2.3.2.</w:t>
        </w:r>
        <w:r w:rsidR="003E6EB8">
          <w:rPr>
            <w:rFonts w:eastAsiaTheme="minorEastAsia"/>
            <w:color w:val="auto"/>
            <w:sz w:val="22"/>
            <w:lang w:eastAsia="en-GB"/>
          </w:rPr>
          <w:tab/>
        </w:r>
        <w:r w:rsidR="003E6EB8" w:rsidRPr="00001187">
          <w:rPr>
            <w:rStyle w:val="Hyperlink"/>
          </w:rPr>
          <w:t>Data Loss Prevention (DLP)</w:t>
        </w:r>
        <w:r w:rsidR="003E6EB8">
          <w:rPr>
            <w:webHidden/>
          </w:rPr>
          <w:tab/>
        </w:r>
        <w:r w:rsidR="003E6EB8">
          <w:rPr>
            <w:webHidden/>
          </w:rPr>
          <w:fldChar w:fldCharType="begin"/>
        </w:r>
        <w:r w:rsidR="003E6EB8">
          <w:rPr>
            <w:webHidden/>
          </w:rPr>
          <w:instrText xml:space="preserve"> PAGEREF _Toc97215503 \h </w:instrText>
        </w:r>
        <w:r w:rsidR="003E6EB8">
          <w:rPr>
            <w:webHidden/>
          </w:rPr>
        </w:r>
        <w:r w:rsidR="003E6EB8">
          <w:rPr>
            <w:webHidden/>
          </w:rPr>
          <w:fldChar w:fldCharType="separate"/>
        </w:r>
        <w:r w:rsidR="002D368B">
          <w:rPr>
            <w:webHidden/>
          </w:rPr>
          <w:t>21</w:t>
        </w:r>
        <w:r w:rsidR="003E6EB8">
          <w:rPr>
            <w:webHidden/>
          </w:rPr>
          <w:fldChar w:fldCharType="end"/>
        </w:r>
      </w:hyperlink>
    </w:p>
    <w:p w14:paraId="5A311742" w14:textId="49541810" w:rsidR="003E6EB8" w:rsidRDefault="00000000">
      <w:pPr>
        <w:pStyle w:val="TOC4"/>
        <w:tabs>
          <w:tab w:val="left" w:pos="1540"/>
          <w:tab w:val="right" w:pos="10194"/>
        </w:tabs>
        <w:rPr>
          <w:rFonts w:eastAsiaTheme="minorEastAsia" w:cstheme="minorBidi"/>
          <w:noProof/>
          <w:color w:val="auto"/>
          <w:sz w:val="22"/>
          <w:szCs w:val="22"/>
        </w:rPr>
      </w:pPr>
      <w:hyperlink w:anchor="_Toc97215504" w:history="1">
        <w:r w:rsidR="003E6EB8" w:rsidRPr="00001187">
          <w:rPr>
            <w:rStyle w:val="Hyperlink"/>
            <w:rFonts w:ascii="Trebuchet MS" w:eastAsiaTheme="majorEastAsia" w:hAnsi="Trebuchet MS"/>
            <w:noProof/>
          </w:rPr>
          <w:t>2.3.2.1.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_Toc97215504 \h </w:instrText>
        </w:r>
        <w:r w:rsidR="003E6EB8">
          <w:rPr>
            <w:noProof/>
            <w:webHidden/>
          </w:rPr>
        </w:r>
        <w:r w:rsidR="003E6EB8">
          <w:rPr>
            <w:noProof/>
            <w:webHidden/>
          </w:rPr>
          <w:fldChar w:fldCharType="separate"/>
        </w:r>
        <w:r w:rsidR="002D368B">
          <w:rPr>
            <w:noProof/>
            <w:webHidden/>
          </w:rPr>
          <w:t>21</w:t>
        </w:r>
        <w:r w:rsidR="003E6EB8">
          <w:rPr>
            <w:noProof/>
            <w:webHidden/>
          </w:rPr>
          <w:fldChar w:fldCharType="end"/>
        </w:r>
      </w:hyperlink>
    </w:p>
    <w:p w14:paraId="28563597" w14:textId="43193B3B" w:rsidR="003E6EB8" w:rsidRDefault="00000000">
      <w:pPr>
        <w:pStyle w:val="TOC4"/>
        <w:tabs>
          <w:tab w:val="left" w:pos="1540"/>
          <w:tab w:val="right" w:pos="10194"/>
        </w:tabs>
        <w:rPr>
          <w:rFonts w:eastAsiaTheme="minorEastAsia" w:cstheme="minorBidi"/>
          <w:noProof/>
          <w:color w:val="auto"/>
          <w:sz w:val="22"/>
          <w:szCs w:val="22"/>
        </w:rPr>
      </w:pPr>
      <w:hyperlink w:anchor="_Toc97215505" w:history="1">
        <w:r w:rsidR="003E6EB8" w:rsidRPr="00001187">
          <w:rPr>
            <w:rStyle w:val="Hyperlink"/>
            <w:rFonts w:ascii="Trebuchet MS" w:eastAsiaTheme="majorEastAsia" w:hAnsi="Trebuchet MS"/>
            <w:noProof/>
          </w:rPr>
          <w:t>2.3.2.2.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Data Loss Prevention (DLP) Overview</w:t>
        </w:r>
        <w:r w:rsidR="003E6EB8">
          <w:rPr>
            <w:noProof/>
            <w:webHidden/>
          </w:rPr>
          <w:tab/>
        </w:r>
        <w:r w:rsidR="003E6EB8">
          <w:rPr>
            <w:noProof/>
            <w:webHidden/>
          </w:rPr>
          <w:fldChar w:fldCharType="begin"/>
        </w:r>
        <w:r w:rsidR="003E6EB8">
          <w:rPr>
            <w:noProof/>
            <w:webHidden/>
          </w:rPr>
          <w:instrText xml:space="preserve"> PAGEREF _Toc97215505 \h </w:instrText>
        </w:r>
        <w:r w:rsidR="003E6EB8">
          <w:rPr>
            <w:noProof/>
            <w:webHidden/>
          </w:rPr>
        </w:r>
        <w:r w:rsidR="003E6EB8">
          <w:rPr>
            <w:noProof/>
            <w:webHidden/>
          </w:rPr>
          <w:fldChar w:fldCharType="separate"/>
        </w:r>
        <w:r w:rsidR="002D368B">
          <w:rPr>
            <w:noProof/>
            <w:webHidden/>
          </w:rPr>
          <w:t>21</w:t>
        </w:r>
        <w:r w:rsidR="003E6EB8">
          <w:rPr>
            <w:noProof/>
            <w:webHidden/>
          </w:rPr>
          <w:fldChar w:fldCharType="end"/>
        </w:r>
      </w:hyperlink>
    </w:p>
    <w:p w14:paraId="0E52A9F1" w14:textId="7BF96D7D" w:rsidR="003E6EB8" w:rsidRDefault="00000000">
      <w:pPr>
        <w:pStyle w:val="TOC3"/>
        <w:rPr>
          <w:rFonts w:eastAsiaTheme="minorEastAsia"/>
          <w:color w:val="auto"/>
          <w:sz w:val="22"/>
          <w:lang w:eastAsia="en-GB"/>
        </w:rPr>
      </w:pPr>
      <w:hyperlink w:anchor="_Toc97215506" w:history="1">
        <w:r w:rsidR="003E6EB8" w:rsidRPr="00001187">
          <w:rPr>
            <w:rStyle w:val="Hyperlink"/>
          </w:rPr>
          <w:t>2.3.3.</w:t>
        </w:r>
        <w:r w:rsidR="003E6EB8">
          <w:rPr>
            <w:rFonts w:eastAsiaTheme="minorEastAsia"/>
            <w:color w:val="auto"/>
            <w:sz w:val="22"/>
            <w:lang w:eastAsia="en-GB"/>
          </w:rPr>
          <w:tab/>
        </w:r>
        <w:r w:rsidR="003E6EB8" w:rsidRPr="00001187">
          <w:rPr>
            <w:rStyle w:val="Hyperlink"/>
          </w:rPr>
          <w:t>Key/Password Management</w:t>
        </w:r>
        <w:r w:rsidR="003E6EB8">
          <w:rPr>
            <w:webHidden/>
          </w:rPr>
          <w:tab/>
        </w:r>
        <w:r w:rsidR="003E6EB8">
          <w:rPr>
            <w:webHidden/>
          </w:rPr>
          <w:fldChar w:fldCharType="begin"/>
        </w:r>
        <w:r w:rsidR="003E6EB8">
          <w:rPr>
            <w:webHidden/>
          </w:rPr>
          <w:instrText xml:space="preserve"> PAGEREF _Toc97215506 \h </w:instrText>
        </w:r>
        <w:r w:rsidR="003E6EB8">
          <w:rPr>
            <w:webHidden/>
          </w:rPr>
        </w:r>
        <w:r w:rsidR="003E6EB8">
          <w:rPr>
            <w:webHidden/>
          </w:rPr>
          <w:fldChar w:fldCharType="separate"/>
        </w:r>
        <w:r w:rsidR="002D368B">
          <w:rPr>
            <w:webHidden/>
          </w:rPr>
          <w:t>24</w:t>
        </w:r>
        <w:r w:rsidR="003E6EB8">
          <w:rPr>
            <w:webHidden/>
          </w:rPr>
          <w:fldChar w:fldCharType="end"/>
        </w:r>
      </w:hyperlink>
    </w:p>
    <w:p w14:paraId="144E2BFD" w14:textId="7C12ED77" w:rsidR="003E6EB8" w:rsidRDefault="00000000">
      <w:pPr>
        <w:pStyle w:val="TOC4"/>
        <w:tabs>
          <w:tab w:val="left" w:pos="1540"/>
          <w:tab w:val="right" w:pos="10194"/>
        </w:tabs>
        <w:rPr>
          <w:rFonts w:eastAsiaTheme="minorEastAsia" w:cstheme="minorBidi"/>
          <w:noProof/>
          <w:color w:val="auto"/>
          <w:sz w:val="22"/>
          <w:szCs w:val="22"/>
        </w:rPr>
      </w:pPr>
      <w:hyperlink w:anchor="_Toc97215507" w:history="1">
        <w:r w:rsidR="003E6EB8" w:rsidRPr="00001187">
          <w:rPr>
            <w:rStyle w:val="Hyperlink"/>
            <w:rFonts w:ascii="Trebuchet MS" w:eastAsiaTheme="majorEastAsia" w:hAnsi="Trebuchet MS"/>
            <w:noProof/>
          </w:rPr>
          <w:t>2.3.3.1.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_Toc97215507 \h </w:instrText>
        </w:r>
        <w:r w:rsidR="003E6EB8">
          <w:rPr>
            <w:noProof/>
            <w:webHidden/>
          </w:rPr>
        </w:r>
        <w:r w:rsidR="003E6EB8">
          <w:rPr>
            <w:noProof/>
            <w:webHidden/>
          </w:rPr>
          <w:fldChar w:fldCharType="separate"/>
        </w:r>
        <w:r w:rsidR="002D368B">
          <w:rPr>
            <w:noProof/>
            <w:webHidden/>
          </w:rPr>
          <w:t>24</w:t>
        </w:r>
        <w:r w:rsidR="003E6EB8">
          <w:rPr>
            <w:noProof/>
            <w:webHidden/>
          </w:rPr>
          <w:fldChar w:fldCharType="end"/>
        </w:r>
      </w:hyperlink>
    </w:p>
    <w:p w14:paraId="15FA4D8C" w14:textId="3D48A6BA" w:rsidR="003E6EB8" w:rsidRDefault="00000000">
      <w:pPr>
        <w:pStyle w:val="TOC4"/>
        <w:tabs>
          <w:tab w:val="left" w:pos="1540"/>
          <w:tab w:val="right" w:pos="10194"/>
        </w:tabs>
        <w:rPr>
          <w:rFonts w:eastAsiaTheme="minorEastAsia" w:cstheme="minorBidi"/>
          <w:noProof/>
          <w:color w:val="auto"/>
          <w:sz w:val="22"/>
          <w:szCs w:val="22"/>
        </w:rPr>
      </w:pPr>
      <w:hyperlink w:anchor="_Toc97215508" w:history="1">
        <w:r w:rsidR="003E6EB8" w:rsidRPr="00001187">
          <w:rPr>
            <w:rStyle w:val="Hyperlink"/>
            <w:rFonts w:ascii="Trebuchet MS" w:eastAsiaTheme="majorEastAsia" w:hAnsi="Trebuchet MS"/>
            <w:noProof/>
          </w:rPr>
          <w:t>2.3.3.2.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Application Key Storage</w:t>
        </w:r>
        <w:r w:rsidR="003E6EB8">
          <w:rPr>
            <w:noProof/>
            <w:webHidden/>
          </w:rPr>
          <w:tab/>
        </w:r>
        <w:r w:rsidR="003E6EB8">
          <w:rPr>
            <w:noProof/>
            <w:webHidden/>
          </w:rPr>
          <w:fldChar w:fldCharType="begin"/>
        </w:r>
        <w:r w:rsidR="003E6EB8">
          <w:rPr>
            <w:noProof/>
            <w:webHidden/>
          </w:rPr>
          <w:instrText xml:space="preserve"> PAGEREF _Toc97215508 \h </w:instrText>
        </w:r>
        <w:r w:rsidR="003E6EB8">
          <w:rPr>
            <w:noProof/>
            <w:webHidden/>
          </w:rPr>
        </w:r>
        <w:r w:rsidR="003E6EB8">
          <w:rPr>
            <w:noProof/>
            <w:webHidden/>
          </w:rPr>
          <w:fldChar w:fldCharType="separate"/>
        </w:r>
        <w:r w:rsidR="002D368B">
          <w:rPr>
            <w:noProof/>
            <w:webHidden/>
          </w:rPr>
          <w:t>24</w:t>
        </w:r>
        <w:r w:rsidR="003E6EB8">
          <w:rPr>
            <w:noProof/>
            <w:webHidden/>
          </w:rPr>
          <w:fldChar w:fldCharType="end"/>
        </w:r>
      </w:hyperlink>
    </w:p>
    <w:p w14:paraId="3E7DB605" w14:textId="1F80129C" w:rsidR="003E6EB8" w:rsidRDefault="00000000">
      <w:pPr>
        <w:pStyle w:val="TOC4"/>
        <w:tabs>
          <w:tab w:val="left" w:pos="1540"/>
          <w:tab w:val="right" w:pos="10194"/>
        </w:tabs>
        <w:rPr>
          <w:rFonts w:eastAsiaTheme="minorEastAsia" w:cstheme="minorBidi"/>
          <w:noProof/>
          <w:color w:val="auto"/>
          <w:sz w:val="22"/>
          <w:szCs w:val="22"/>
        </w:rPr>
      </w:pPr>
      <w:hyperlink w:anchor="_Toc97215509" w:history="1">
        <w:r w:rsidR="003E6EB8" w:rsidRPr="00001187">
          <w:rPr>
            <w:rStyle w:val="Hyperlink"/>
            <w:rFonts w:ascii="Trebuchet MS" w:eastAsiaTheme="majorEastAsia" w:hAnsi="Trebuchet MS"/>
            <w:noProof/>
          </w:rPr>
          <w:t>2.3.3.3.</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Public Key Infrastructure (PKI) Management</w:t>
        </w:r>
        <w:r w:rsidR="003E6EB8">
          <w:rPr>
            <w:noProof/>
            <w:webHidden/>
          </w:rPr>
          <w:tab/>
        </w:r>
        <w:r w:rsidR="003E6EB8">
          <w:rPr>
            <w:noProof/>
            <w:webHidden/>
          </w:rPr>
          <w:fldChar w:fldCharType="begin"/>
        </w:r>
        <w:r w:rsidR="003E6EB8">
          <w:rPr>
            <w:noProof/>
            <w:webHidden/>
          </w:rPr>
          <w:instrText xml:space="preserve"> PAGEREF _Toc97215509 \h </w:instrText>
        </w:r>
        <w:r w:rsidR="003E6EB8">
          <w:rPr>
            <w:noProof/>
            <w:webHidden/>
          </w:rPr>
        </w:r>
        <w:r w:rsidR="003E6EB8">
          <w:rPr>
            <w:noProof/>
            <w:webHidden/>
          </w:rPr>
          <w:fldChar w:fldCharType="separate"/>
        </w:r>
        <w:r w:rsidR="002D368B">
          <w:rPr>
            <w:noProof/>
            <w:webHidden/>
          </w:rPr>
          <w:t>24</w:t>
        </w:r>
        <w:r w:rsidR="003E6EB8">
          <w:rPr>
            <w:noProof/>
            <w:webHidden/>
          </w:rPr>
          <w:fldChar w:fldCharType="end"/>
        </w:r>
      </w:hyperlink>
    </w:p>
    <w:p w14:paraId="77BCC690" w14:textId="0DC67263" w:rsidR="003E6EB8" w:rsidRDefault="00000000">
      <w:pPr>
        <w:pStyle w:val="TOC4"/>
        <w:tabs>
          <w:tab w:val="left" w:pos="1540"/>
          <w:tab w:val="right" w:pos="10194"/>
        </w:tabs>
        <w:rPr>
          <w:rFonts w:eastAsiaTheme="minorEastAsia" w:cstheme="minorBidi"/>
          <w:noProof/>
          <w:color w:val="auto"/>
          <w:sz w:val="22"/>
          <w:szCs w:val="22"/>
        </w:rPr>
      </w:pPr>
      <w:hyperlink w:anchor="_Toc97215510" w:history="1">
        <w:r w:rsidR="003E6EB8" w:rsidRPr="00001187">
          <w:rPr>
            <w:rStyle w:val="Hyperlink"/>
            <w:rFonts w:ascii="Trebuchet MS" w:eastAsiaTheme="majorEastAsia" w:hAnsi="Trebuchet MS"/>
            <w:noProof/>
          </w:rPr>
          <w:t>2.3.3.4.</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Password Vaults</w:t>
        </w:r>
        <w:r w:rsidR="003E6EB8">
          <w:rPr>
            <w:noProof/>
            <w:webHidden/>
          </w:rPr>
          <w:tab/>
        </w:r>
        <w:r w:rsidR="003E6EB8">
          <w:rPr>
            <w:noProof/>
            <w:webHidden/>
          </w:rPr>
          <w:fldChar w:fldCharType="begin"/>
        </w:r>
        <w:r w:rsidR="003E6EB8">
          <w:rPr>
            <w:noProof/>
            <w:webHidden/>
          </w:rPr>
          <w:instrText xml:space="preserve"> PAGEREF _Toc97215510 \h </w:instrText>
        </w:r>
        <w:r w:rsidR="003E6EB8">
          <w:rPr>
            <w:noProof/>
            <w:webHidden/>
          </w:rPr>
        </w:r>
        <w:r w:rsidR="003E6EB8">
          <w:rPr>
            <w:noProof/>
            <w:webHidden/>
          </w:rPr>
          <w:fldChar w:fldCharType="separate"/>
        </w:r>
        <w:r w:rsidR="002D368B">
          <w:rPr>
            <w:noProof/>
            <w:webHidden/>
          </w:rPr>
          <w:t>25</w:t>
        </w:r>
        <w:r w:rsidR="003E6EB8">
          <w:rPr>
            <w:noProof/>
            <w:webHidden/>
          </w:rPr>
          <w:fldChar w:fldCharType="end"/>
        </w:r>
      </w:hyperlink>
    </w:p>
    <w:p w14:paraId="201A7FF8" w14:textId="6CBB78B8" w:rsidR="003E6EB8" w:rsidRDefault="00000000">
      <w:pPr>
        <w:pStyle w:val="TOC4"/>
        <w:tabs>
          <w:tab w:val="left" w:pos="1540"/>
          <w:tab w:val="right" w:pos="10194"/>
        </w:tabs>
        <w:rPr>
          <w:rFonts w:eastAsiaTheme="minorEastAsia" w:cstheme="minorBidi"/>
          <w:noProof/>
          <w:color w:val="auto"/>
          <w:sz w:val="22"/>
          <w:szCs w:val="22"/>
        </w:rPr>
      </w:pPr>
      <w:hyperlink w:anchor="_Toc97215511" w:history="1">
        <w:r w:rsidR="003E6EB8" w:rsidRPr="00001187">
          <w:rPr>
            <w:rStyle w:val="Hyperlink"/>
            <w:rFonts w:eastAsiaTheme="majorEastAsia"/>
            <w:noProof/>
          </w:rPr>
          <w:t>2.3.3.5.</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Hardware Security Module (HSM) and Trusted Platform Module (TPM)</w:t>
        </w:r>
        <w:r w:rsidR="003E6EB8">
          <w:rPr>
            <w:noProof/>
            <w:webHidden/>
          </w:rPr>
          <w:tab/>
        </w:r>
        <w:r w:rsidR="003E6EB8">
          <w:rPr>
            <w:noProof/>
            <w:webHidden/>
          </w:rPr>
          <w:fldChar w:fldCharType="begin"/>
        </w:r>
        <w:r w:rsidR="003E6EB8">
          <w:rPr>
            <w:noProof/>
            <w:webHidden/>
          </w:rPr>
          <w:instrText xml:space="preserve"> PAGEREF _Toc97215511 \h </w:instrText>
        </w:r>
        <w:r w:rsidR="003E6EB8">
          <w:rPr>
            <w:noProof/>
            <w:webHidden/>
          </w:rPr>
        </w:r>
        <w:r w:rsidR="003E6EB8">
          <w:rPr>
            <w:noProof/>
            <w:webHidden/>
          </w:rPr>
          <w:fldChar w:fldCharType="separate"/>
        </w:r>
        <w:r w:rsidR="002D368B">
          <w:rPr>
            <w:noProof/>
            <w:webHidden/>
          </w:rPr>
          <w:t>25</w:t>
        </w:r>
        <w:r w:rsidR="003E6EB8">
          <w:rPr>
            <w:noProof/>
            <w:webHidden/>
          </w:rPr>
          <w:fldChar w:fldCharType="end"/>
        </w:r>
      </w:hyperlink>
    </w:p>
    <w:p w14:paraId="33AC1819" w14:textId="4AAF9C67" w:rsidR="003E6EB8" w:rsidRDefault="00000000">
      <w:pPr>
        <w:pStyle w:val="TOC3"/>
        <w:rPr>
          <w:rFonts w:eastAsiaTheme="minorEastAsia"/>
          <w:color w:val="auto"/>
          <w:sz w:val="22"/>
          <w:lang w:eastAsia="en-GB"/>
        </w:rPr>
      </w:pPr>
      <w:hyperlink w:anchor="_Toc97215512" w:history="1">
        <w:r w:rsidR="003E6EB8" w:rsidRPr="00001187">
          <w:rPr>
            <w:rStyle w:val="Hyperlink"/>
          </w:rPr>
          <w:t>2.3.4.</w:t>
        </w:r>
        <w:r w:rsidR="003E6EB8">
          <w:rPr>
            <w:rFonts w:eastAsiaTheme="minorEastAsia"/>
            <w:color w:val="auto"/>
            <w:sz w:val="22"/>
            <w:lang w:eastAsia="en-GB"/>
          </w:rPr>
          <w:tab/>
        </w:r>
        <w:r w:rsidR="003E6EB8" w:rsidRPr="00001187">
          <w:rPr>
            <w:rStyle w:val="Hyperlink"/>
          </w:rPr>
          <w:t>Web Security</w:t>
        </w:r>
        <w:r w:rsidR="003E6EB8">
          <w:rPr>
            <w:webHidden/>
          </w:rPr>
          <w:tab/>
        </w:r>
        <w:r w:rsidR="003E6EB8">
          <w:rPr>
            <w:webHidden/>
          </w:rPr>
          <w:fldChar w:fldCharType="begin"/>
        </w:r>
        <w:r w:rsidR="003E6EB8">
          <w:rPr>
            <w:webHidden/>
          </w:rPr>
          <w:instrText xml:space="preserve"> PAGEREF _Toc97215512 \h </w:instrText>
        </w:r>
        <w:r w:rsidR="003E6EB8">
          <w:rPr>
            <w:webHidden/>
          </w:rPr>
        </w:r>
        <w:r w:rsidR="003E6EB8">
          <w:rPr>
            <w:webHidden/>
          </w:rPr>
          <w:fldChar w:fldCharType="separate"/>
        </w:r>
        <w:r w:rsidR="002D368B">
          <w:rPr>
            <w:webHidden/>
          </w:rPr>
          <w:t>26</w:t>
        </w:r>
        <w:r w:rsidR="003E6EB8">
          <w:rPr>
            <w:webHidden/>
          </w:rPr>
          <w:fldChar w:fldCharType="end"/>
        </w:r>
      </w:hyperlink>
    </w:p>
    <w:p w14:paraId="6C254A1A" w14:textId="5637EB86" w:rsidR="003E6EB8" w:rsidRDefault="00000000">
      <w:pPr>
        <w:pStyle w:val="TOC4"/>
        <w:tabs>
          <w:tab w:val="left" w:pos="1540"/>
          <w:tab w:val="right" w:pos="10194"/>
        </w:tabs>
        <w:rPr>
          <w:rFonts w:eastAsiaTheme="minorEastAsia" w:cstheme="minorBidi"/>
          <w:noProof/>
          <w:color w:val="auto"/>
          <w:sz w:val="22"/>
          <w:szCs w:val="22"/>
        </w:rPr>
      </w:pPr>
      <w:hyperlink w:anchor="_Toc97215513" w:history="1">
        <w:r w:rsidR="003E6EB8" w:rsidRPr="00001187">
          <w:rPr>
            <w:rStyle w:val="Hyperlink"/>
            <w:rFonts w:ascii="Trebuchet MS" w:eastAsiaTheme="majorEastAsia" w:hAnsi="Trebuchet MS"/>
            <w:noProof/>
          </w:rPr>
          <w:t>2.3.4.1.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_Toc97215513 \h </w:instrText>
        </w:r>
        <w:r w:rsidR="003E6EB8">
          <w:rPr>
            <w:noProof/>
            <w:webHidden/>
          </w:rPr>
        </w:r>
        <w:r w:rsidR="003E6EB8">
          <w:rPr>
            <w:noProof/>
            <w:webHidden/>
          </w:rPr>
          <w:fldChar w:fldCharType="separate"/>
        </w:r>
        <w:r w:rsidR="002D368B">
          <w:rPr>
            <w:noProof/>
            <w:webHidden/>
          </w:rPr>
          <w:t>26</w:t>
        </w:r>
        <w:r w:rsidR="003E6EB8">
          <w:rPr>
            <w:noProof/>
            <w:webHidden/>
          </w:rPr>
          <w:fldChar w:fldCharType="end"/>
        </w:r>
      </w:hyperlink>
    </w:p>
    <w:p w14:paraId="6D98AB2C" w14:textId="2D218754" w:rsidR="003E6EB8" w:rsidRDefault="00000000">
      <w:pPr>
        <w:pStyle w:val="TOC4"/>
        <w:tabs>
          <w:tab w:val="left" w:pos="1540"/>
          <w:tab w:val="right" w:pos="10194"/>
        </w:tabs>
        <w:rPr>
          <w:rFonts w:eastAsiaTheme="minorEastAsia" w:cstheme="minorBidi"/>
          <w:noProof/>
          <w:color w:val="auto"/>
          <w:sz w:val="22"/>
          <w:szCs w:val="22"/>
        </w:rPr>
      </w:pPr>
      <w:hyperlink w:anchor="_Toc97215514" w:history="1">
        <w:r w:rsidR="003E6EB8" w:rsidRPr="00001187">
          <w:rPr>
            <w:rStyle w:val="Hyperlink"/>
            <w:rFonts w:eastAsiaTheme="majorEastAsia"/>
            <w:noProof/>
          </w:rPr>
          <w:t>2.3.4.2.</w:t>
        </w:r>
        <w:r w:rsidR="003E6EB8">
          <w:rPr>
            <w:rFonts w:eastAsiaTheme="minorEastAsia" w:cstheme="minorBidi"/>
            <w:noProof/>
            <w:color w:val="auto"/>
            <w:sz w:val="22"/>
            <w:szCs w:val="22"/>
          </w:rPr>
          <w:tab/>
        </w:r>
        <w:r w:rsidR="003E6EB8" w:rsidRPr="00001187">
          <w:rPr>
            <w:rStyle w:val="Hyperlink"/>
            <w:rFonts w:eastAsiaTheme="majorEastAsia"/>
            <w:noProof/>
          </w:rPr>
          <w:t>Overview</w:t>
        </w:r>
        <w:r w:rsidR="003E6EB8">
          <w:rPr>
            <w:noProof/>
            <w:webHidden/>
          </w:rPr>
          <w:tab/>
        </w:r>
        <w:r w:rsidR="003E6EB8">
          <w:rPr>
            <w:noProof/>
            <w:webHidden/>
          </w:rPr>
          <w:fldChar w:fldCharType="begin"/>
        </w:r>
        <w:r w:rsidR="003E6EB8">
          <w:rPr>
            <w:noProof/>
            <w:webHidden/>
          </w:rPr>
          <w:instrText xml:space="preserve"> PAGEREF _Toc97215514 \h </w:instrText>
        </w:r>
        <w:r w:rsidR="003E6EB8">
          <w:rPr>
            <w:noProof/>
            <w:webHidden/>
          </w:rPr>
        </w:r>
        <w:r w:rsidR="003E6EB8">
          <w:rPr>
            <w:noProof/>
            <w:webHidden/>
          </w:rPr>
          <w:fldChar w:fldCharType="separate"/>
        </w:r>
        <w:r w:rsidR="002D368B">
          <w:rPr>
            <w:noProof/>
            <w:webHidden/>
          </w:rPr>
          <w:t>26</w:t>
        </w:r>
        <w:r w:rsidR="003E6EB8">
          <w:rPr>
            <w:noProof/>
            <w:webHidden/>
          </w:rPr>
          <w:fldChar w:fldCharType="end"/>
        </w:r>
      </w:hyperlink>
    </w:p>
    <w:p w14:paraId="14EBAE33" w14:textId="2174F510" w:rsidR="003E6EB8" w:rsidRDefault="00000000">
      <w:pPr>
        <w:pStyle w:val="TOC4"/>
        <w:tabs>
          <w:tab w:val="left" w:pos="1540"/>
          <w:tab w:val="right" w:pos="10194"/>
        </w:tabs>
        <w:rPr>
          <w:rFonts w:eastAsiaTheme="minorEastAsia" w:cstheme="minorBidi"/>
          <w:noProof/>
          <w:color w:val="auto"/>
          <w:sz w:val="22"/>
          <w:szCs w:val="22"/>
        </w:rPr>
      </w:pPr>
      <w:hyperlink w:anchor="_Toc97215515" w:history="1">
        <w:r w:rsidR="003E6EB8" w:rsidRPr="00001187">
          <w:rPr>
            <w:rStyle w:val="Hyperlink"/>
            <w:rFonts w:eastAsiaTheme="majorEastAsia"/>
            <w:noProof/>
          </w:rPr>
          <w:t>2.3.4.3.</w:t>
        </w:r>
        <w:r w:rsidR="003E6EB8">
          <w:rPr>
            <w:rFonts w:eastAsiaTheme="minorEastAsia" w:cstheme="minorBidi"/>
            <w:noProof/>
            <w:color w:val="auto"/>
            <w:sz w:val="22"/>
            <w:szCs w:val="22"/>
          </w:rPr>
          <w:tab/>
        </w:r>
        <w:r w:rsidR="003E6EB8" w:rsidRPr="00001187">
          <w:rPr>
            <w:rStyle w:val="Hyperlink"/>
            <w:rFonts w:eastAsiaTheme="majorEastAsia"/>
            <w:noProof/>
          </w:rPr>
          <w:t>Secure Access Service Edge (SASE)</w:t>
        </w:r>
        <w:r w:rsidR="003E6EB8">
          <w:rPr>
            <w:noProof/>
            <w:webHidden/>
          </w:rPr>
          <w:tab/>
        </w:r>
        <w:r w:rsidR="003E6EB8">
          <w:rPr>
            <w:noProof/>
            <w:webHidden/>
          </w:rPr>
          <w:fldChar w:fldCharType="begin"/>
        </w:r>
        <w:r w:rsidR="003E6EB8">
          <w:rPr>
            <w:noProof/>
            <w:webHidden/>
          </w:rPr>
          <w:instrText xml:space="preserve"> PAGEREF _Toc97215515 \h </w:instrText>
        </w:r>
        <w:r w:rsidR="003E6EB8">
          <w:rPr>
            <w:noProof/>
            <w:webHidden/>
          </w:rPr>
        </w:r>
        <w:r w:rsidR="003E6EB8">
          <w:rPr>
            <w:noProof/>
            <w:webHidden/>
          </w:rPr>
          <w:fldChar w:fldCharType="separate"/>
        </w:r>
        <w:r w:rsidR="002D368B">
          <w:rPr>
            <w:noProof/>
            <w:webHidden/>
          </w:rPr>
          <w:t>26</w:t>
        </w:r>
        <w:r w:rsidR="003E6EB8">
          <w:rPr>
            <w:noProof/>
            <w:webHidden/>
          </w:rPr>
          <w:fldChar w:fldCharType="end"/>
        </w:r>
      </w:hyperlink>
    </w:p>
    <w:p w14:paraId="30868DB4" w14:textId="1832C136" w:rsidR="003E6EB8" w:rsidRDefault="00000000">
      <w:pPr>
        <w:pStyle w:val="TOC4"/>
        <w:tabs>
          <w:tab w:val="left" w:pos="1540"/>
          <w:tab w:val="right" w:pos="10194"/>
        </w:tabs>
        <w:rPr>
          <w:rFonts w:eastAsiaTheme="minorEastAsia" w:cstheme="minorBidi"/>
          <w:noProof/>
          <w:color w:val="auto"/>
          <w:sz w:val="22"/>
          <w:szCs w:val="22"/>
        </w:rPr>
      </w:pPr>
      <w:hyperlink w:anchor="_Toc97215516" w:history="1">
        <w:r w:rsidR="003E6EB8" w:rsidRPr="00001187">
          <w:rPr>
            <w:rStyle w:val="Hyperlink"/>
            <w:rFonts w:eastAsiaTheme="majorEastAsia"/>
            <w:noProof/>
          </w:rPr>
          <w:t>2.3.4.4.</w:t>
        </w:r>
        <w:r w:rsidR="003E6EB8">
          <w:rPr>
            <w:rFonts w:eastAsiaTheme="minorEastAsia" w:cstheme="minorBidi"/>
            <w:noProof/>
            <w:color w:val="auto"/>
            <w:sz w:val="22"/>
            <w:szCs w:val="22"/>
          </w:rPr>
          <w:tab/>
        </w:r>
        <w:r w:rsidR="003E6EB8" w:rsidRPr="00001187">
          <w:rPr>
            <w:rStyle w:val="Hyperlink"/>
            <w:rFonts w:eastAsiaTheme="majorEastAsia"/>
            <w:noProof/>
          </w:rPr>
          <w:t>SASE Benefits</w:t>
        </w:r>
        <w:r w:rsidR="003E6EB8">
          <w:rPr>
            <w:noProof/>
            <w:webHidden/>
          </w:rPr>
          <w:tab/>
        </w:r>
        <w:r w:rsidR="003E6EB8">
          <w:rPr>
            <w:noProof/>
            <w:webHidden/>
          </w:rPr>
          <w:fldChar w:fldCharType="begin"/>
        </w:r>
        <w:r w:rsidR="003E6EB8">
          <w:rPr>
            <w:noProof/>
            <w:webHidden/>
          </w:rPr>
          <w:instrText xml:space="preserve"> PAGEREF _Toc97215516 \h </w:instrText>
        </w:r>
        <w:r w:rsidR="003E6EB8">
          <w:rPr>
            <w:noProof/>
            <w:webHidden/>
          </w:rPr>
        </w:r>
        <w:r w:rsidR="003E6EB8">
          <w:rPr>
            <w:noProof/>
            <w:webHidden/>
          </w:rPr>
          <w:fldChar w:fldCharType="separate"/>
        </w:r>
        <w:r w:rsidR="002D368B">
          <w:rPr>
            <w:noProof/>
            <w:webHidden/>
          </w:rPr>
          <w:t>27</w:t>
        </w:r>
        <w:r w:rsidR="003E6EB8">
          <w:rPr>
            <w:noProof/>
            <w:webHidden/>
          </w:rPr>
          <w:fldChar w:fldCharType="end"/>
        </w:r>
      </w:hyperlink>
    </w:p>
    <w:p w14:paraId="34F70E8E" w14:textId="7EB4F6C9" w:rsidR="003E6EB8" w:rsidRDefault="00000000">
      <w:pPr>
        <w:pStyle w:val="TOC4"/>
        <w:tabs>
          <w:tab w:val="left" w:pos="1540"/>
          <w:tab w:val="right" w:pos="10194"/>
        </w:tabs>
        <w:rPr>
          <w:rFonts w:eastAsiaTheme="minorEastAsia" w:cstheme="minorBidi"/>
          <w:noProof/>
          <w:color w:val="auto"/>
          <w:sz w:val="22"/>
          <w:szCs w:val="22"/>
        </w:rPr>
      </w:pPr>
      <w:hyperlink w:anchor="_Toc97215517" w:history="1">
        <w:r w:rsidR="003E6EB8" w:rsidRPr="00001187">
          <w:rPr>
            <w:rStyle w:val="Hyperlink"/>
            <w:rFonts w:eastAsiaTheme="majorEastAsia"/>
            <w:noProof/>
          </w:rPr>
          <w:t>2.3.4.5.</w:t>
        </w:r>
        <w:r w:rsidR="003E6EB8">
          <w:rPr>
            <w:rFonts w:eastAsiaTheme="minorEastAsia" w:cstheme="minorBidi"/>
            <w:noProof/>
            <w:color w:val="auto"/>
            <w:sz w:val="22"/>
            <w:szCs w:val="22"/>
          </w:rPr>
          <w:tab/>
        </w:r>
        <w:r w:rsidR="003E6EB8" w:rsidRPr="00001187">
          <w:rPr>
            <w:rStyle w:val="Hyperlink"/>
            <w:rFonts w:eastAsiaTheme="majorEastAsia"/>
            <w:noProof/>
          </w:rPr>
          <w:t>Where and What is the Edge?</w:t>
        </w:r>
        <w:r w:rsidR="003E6EB8">
          <w:rPr>
            <w:noProof/>
            <w:webHidden/>
          </w:rPr>
          <w:tab/>
        </w:r>
        <w:r w:rsidR="003E6EB8">
          <w:rPr>
            <w:noProof/>
            <w:webHidden/>
          </w:rPr>
          <w:fldChar w:fldCharType="begin"/>
        </w:r>
        <w:r w:rsidR="003E6EB8">
          <w:rPr>
            <w:noProof/>
            <w:webHidden/>
          </w:rPr>
          <w:instrText xml:space="preserve"> PAGEREF _Toc97215517 \h </w:instrText>
        </w:r>
        <w:r w:rsidR="003E6EB8">
          <w:rPr>
            <w:noProof/>
            <w:webHidden/>
          </w:rPr>
        </w:r>
        <w:r w:rsidR="003E6EB8">
          <w:rPr>
            <w:noProof/>
            <w:webHidden/>
          </w:rPr>
          <w:fldChar w:fldCharType="separate"/>
        </w:r>
        <w:r w:rsidR="002D368B">
          <w:rPr>
            <w:noProof/>
            <w:webHidden/>
          </w:rPr>
          <w:t>27</w:t>
        </w:r>
        <w:r w:rsidR="003E6EB8">
          <w:rPr>
            <w:noProof/>
            <w:webHidden/>
          </w:rPr>
          <w:fldChar w:fldCharType="end"/>
        </w:r>
      </w:hyperlink>
    </w:p>
    <w:p w14:paraId="04F6211A" w14:textId="7DFBDD3F" w:rsidR="003E6EB8" w:rsidRDefault="00000000">
      <w:pPr>
        <w:pStyle w:val="TOC4"/>
        <w:tabs>
          <w:tab w:val="left" w:pos="1540"/>
          <w:tab w:val="right" w:pos="10194"/>
        </w:tabs>
        <w:rPr>
          <w:rFonts w:eastAsiaTheme="minorEastAsia" w:cstheme="minorBidi"/>
          <w:noProof/>
          <w:color w:val="auto"/>
          <w:sz w:val="22"/>
          <w:szCs w:val="22"/>
        </w:rPr>
      </w:pPr>
      <w:hyperlink w:anchor="_Toc97215518" w:history="1">
        <w:r w:rsidR="003E6EB8" w:rsidRPr="00001187">
          <w:rPr>
            <w:rStyle w:val="Hyperlink"/>
            <w:rFonts w:eastAsiaTheme="majorEastAsia"/>
            <w:noProof/>
          </w:rPr>
          <w:t>2.3.4.6.</w:t>
        </w:r>
        <w:r w:rsidR="003E6EB8">
          <w:rPr>
            <w:rFonts w:eastAsiaTheme="minorEastAsia" w:cstheme="minorBidi"/>
            <w:noProof/>
            <w:color w:val="auto"/>
            <w:sz w:val="22"/>
            <w:szCs w:val="22"/>
          </w:rPr>
          <w:tab/>
        </w:r>
        <w:r w:rsidR="003E6EB8" w:rsidRPr="00001187">
          <w:rPr>
            <w:rStyle w:val="Hyperlink"/>
            <w:rFonts w:ascii="Trebuchet MS" w:eastAsia="Trebuchet MS" w:hAnsi="Trebuchet MS" w:cs="Trebuchet MS"/>
            <w:noProof/>
          </w:rPr>
          <w:t>Secure Web Gateway (SWG)</w:t>
        </w:r>
        <w:r w:rsidR="003E6EB8">
          <w:rPr>
            <w:noProof/>
            <w:webHidden/>
          </w:rPr>
          <w:tab/>
        </w:r>
        <w:r w:rsidR="003E6EB8">
          <w:rPr>
            <w:noProof/>
            <w:webHidden/>
          </w:rPr>
          <w:fldChar w:fldCharType="begin"/>
        </w:r>
        <w:r w:rsidR="003E6EB8">
          <w:rPr>
            <w:noProof/>
            <w:webHidden/>
          </w:rPr>
          <w:instrText xml:space="preserve"> PAGEREF _Toc97215518 \h </w:instrText>
        </w:r>
        <w:r w:rsidR="003E6EB8">
          <w:rPr>
            <w:noProof/>
            <w:webHidden/>
          </w:rPr>
        </w:r>
        <w:r w:rsidR="003E6EB8">
          <w:rPr>
            <w:noProof/>
            <w:webHidden/>
          </w:rPr>
          <w:fldChar w:fldCharType="separate"/>
        </w:r>
        <w:r w:rsidR="002D368B">
          <w:rPr>
            <w:noProof/>
            <w:webHidden/>
          </w:rPr>
          <w:t>27</w:t>
        </w:r>
        <w:r w:rsidR="003E6EB8">
          <w:rPr>
            <w:noProof/>
            <w:webHidden/>
          </w:rPr>
          <w:fldChar w:fldCharType="end"/>
        </w:r>
      </w:hyperlink>
    </w:p>
    <w:p w14:paraId="716088CE" w14:textId="068ADA3F" w:rsidR="003E6EB8" w:rsidRDefault="00000000">
      <w:pPr>
        <w:pStyle w:val="TOC4"/>
        <w:tabs>
          <w:tab w:val="left" w:pos="1540"/>
          <w:tab w:val="right" w:pos="10194"/>
        </w:tabs>
        <w:rPr>
          <w:rFonts w:eastAsiaTheme="minorEastAsia" w:cstheme="minorBidi"/>
          <w:noProof/>
          <w:color w:val="auto"/>
          <w:sz w:val="22"/>
          <w:szCs w:val="22"/>
        </w:rPr>
      </w:pPr>
      <w:hyperlink w:anchor="_Toc97215519" w:history="1">
        <w:r w:rsidR="003E6EB8" w:rsidRPr="00001187">
          <w:rPr>
            <w:rStyle w:val="Hyperlink"/>
            <w:rFonts w:ascii="Trebuchet MS" w:eastAsia="Trebuchet MS" w:hAnsi="Trebuchet MS" w:cs="Trebuchet MS"/>
            <w:noProof/>
          </w:rPr>
          <w:t>2.3.4.7.</w:t>
        </w:r>
        <w:r w:rsidR="003E6EB8">
          <w:rPr>
            <w:rFonts w:eastAsiaTheme="minorEastAsia" w:cstheme="minorBidi"/>
            <w:noProof/>
            <w:color w:val="auto"/>
            <w:sz w:val="22"/>
            <w:szCs w:val="22"/>
          </w:rPr>
          <w:tab/>
        </w:r>
        <w:r w:rsidR="003E6EB8" w:rsidRPr="00001187">
          <w:rPr>
            <w:rStyle w:val="Hyperlink"/>
            <w:rFonts w:ascii="Trebuchet MS" w:eastAsia="Trebuchet MS" w:hAnsi="Trebuchet MS" w:cs="Trebuchet MS"/>
            <w:noProof/>
          </w:rPr>
          <w:t>Cloud Access Security Broker (CASB)</w:t>
        </w:r>
        <w:r w:rsidR="003E6EB8">
          <w:rPr>
            <w:noProof/>
            <w:webHidden/>
          </w:rPr>
          <w:tab/>
        </w:r>
        <w:r w:rsidR="003E6EB8">
          <w:rPr>
            <w:noProof/>
            <w:webHidden/>
          </w:rPr>
          <w:fldChar w:fldCharType="begin"/>
        </w:r>
        <w:r w:rsidR="003E6EB8">
          <w:rPr>
            <w:noProof/>
            <w:webHidden/>
          </w:rPr>
          <w:instrText xml:space="preserve"> PAGEREF _Toc97215519 \h </w:instrText>
        </w:r>
        <w:r w:rsidR="003E6EB8">
          <w:rPr>
            <w:noProof/>
            <w:webHidden/>
          </w:rPr>
        </w:r>
        <w:r w:rsidR="003E6EB8">
          <w:rPr>
            <w:noProof/>
            <w:webHidden/>
          </w:rPr>
          <w:fldChar w:fldCharType="separate"/>
        </w:r>
        <w:r w:rsidR="002D368B">
          <w:rPr>
            <w:noProof/>
            <w:webHidden/>
          </w:rPr>
          <w:t>28</w:t>
        </w:r>
        <w:r w:rsidR="003E6EB8">
          <w:rPr>
            <w:noProof/>
            <w:webHidden/>
          </w:rPr>
          <w:fldChar w:fldCharType="end"/>
        </w:r>
      </w:hyperlink>
    </w:p>
    <w:p w14:paraId="1F6D470A" w14:textId="05333975" w:rsidR="003E6EB8" w:rsidRDefault="00000000">
      <w:pPr>
        <w:pStyle w:val="TOC4"/>
        <w:tabs>
          <w:tab w:val="left" w:pos="1540"/>
          <w:tab w:val="right" w:pos="10194"/>
        </w:tabs>
        <w:rPr>
          <w:rFonts w:eastAsiaTheme="minorEastAsia" w:cstheme="minorBidi"/>
          <w:noProof/>
          <w:color w:val="auto"/>
          <w:sz w:val="22"/>
          <w:szCs w:val="22"/>
        </w:rPr>
      </w:pPr>
      <w:hyperlink w:anchor="_Toc97215520" w:history="1">
        <w:r w:rsidR="003E6EB8" w:rsidRPr="00001187">
          <w:rPr>
            <w:rStyle w:val="Hyperlink"/>
            <w:rFonts w:eastAsiaTheme="majorEastAsia"/>
            <w:noProof/>
          </w:rPr>
          <w:t>2.3.4.8.</w:t>
        </w:r>
        <w:r w:rsidR="003E6EB8">
          <w:rPr>
            <w:rFonts w:eastAsiaTheme="minorEastAsia" w:cstheme="minorBidi"/>
            <w:noProof/>
            <w:color w:val="auto"/>
            <w:sz w:val="22"/>
            <w:szCs w:val="22"/>
          </w:rPr>
          <w:tab/>
        </w:r>
        <w:r w:rsidR="003E6EB8" w:rsidRPr="00001187">
          <w:rPr>
            <w:rStyle w:val="Hyperlink"/>
            <w:rFonts w:ascii="Trebuchet MS" w:eastAsia="Trebuchet MS" w:hAnsi="Trebuchet MS" w:cs="Trebuchet MS"/>
            <w:noProof/>
          </w:rPr>
          <w:t>Remote Browser Isolation (RBI)</w:t>
        </w:r>
        <w:r w:rsidR="003E6EB8">
          <w:rPr>
            <w:noProof/>
            <w:webHidden/>
          </w:rPr>
          <w:tab/>
        </w:r>
        <w:r w:rsidR="003E6EB8">
          <w:rPr>
            <w:noProof/>
            <w:webHidden/>
          </w:rPr>
          <w:fldChar w:fldCharType="begin"/>
        </w:r>
        <w:r w:rsidR="003E6EB8">
          <w:rPr>
            <w:noProof/>
            <w:webHidden/>
          </w:rPr>
          <w:instrText xml:space="preserve"> PAGEREF _Toc97215520 \h </w:instrText>
        </w:r>
        <w:r w:rsidR="003E6EB8">
          <w:rPr>
            <w:noProof/>
            <w:webHidden/>
          </w:rPr>
        </w:r>
        <w:r w:rsidR="003E6EB8">
          <w:rPr>
            <w:noProof/>
            <w:webHidden/>
          </w:rPr>
          <w:fldChar w:fldCharType="separate"/>
        </w:r>
        <w:r w:rsidR="002D368B">
          <w:rPr>
            <w:noProof/>
            <w:webHidden/>
          </w:rPr>
          <w:t>29</w:t>
        </w:r>
        <w:r w:rsidR="003E6EB8">
          <w:rPr>
            <w:noProof/>
            <w:webHidden/>
          </w:rPr>
          <w:fldChar w:fldCharType="end"/>
        </w:r>
      </w:hyperlink>
    </w:p>
    <w:p w14:paraId="3E4B1C61" w14:textId="5CD29AA9" w:rsidR="003E6EB8" w:rsidRDefault="00000000">
      <w:pPr>
        <w:pStyle w:val="TOC3"/>
        <w:rPr>
          <w:rFonts w:eastAsiaTheme="minorEastAsia"/>
          <w:color w:val="auto"/>
          <w:sz w:val="22"/>
          <w:lang w:eastAsia="en-GB"/>
        </w:rPr>
      </w:pPr>
      <w:hyperlink w:anchor="_Toc97215521" w:history="1">
        <w:r w:rsidR="003E6EB8" w:rsidRPr="00001187">
          <w:rPr>
            <w:rStyle w:val="Hyperlink"/>
          </w:rPr>
          <w:t>2.3.5.</w:t>
        </w:r>
        <w:r w:rsidR="003E6EB8">
          <w:rPr>
            <w:rFonts w:eastAsiaTheme="minorEastAsia"/>
            <w:color w:val="auto"/>
            <w:sz w:val="22"/>
            <w:lang w:eastAsia="en-GB"/>
          </w:rPr>
          <w:tab/>
        </w:r>
        <w:r w:rsidR="003E6EB8" w:rsidRPr="00001187">
          <w:rPr>
            <w:rStyle w:val="Hyperlink"/>
          </w:rPr>
          <w:t>DNS Security</w:t>
        </w:r>
        <w:r w:rsidR="003E6EB8">
          <w:rPr>
            <w:webHidden/>
          </w:rPr>
          <w:tab/>
        </w:r>
        <w:r w:rsidR="003E6EB8">
          <w:rPr>
            <w:webHidden/>
          </w:rPr>
          <w:fldChar w:fldCharType="begin"/>
        </w:r>
        <w:r w:rsidR="003E6EB8">
          <w:rPr>
            <w:webHidden/>
          </w:rPr>
          <w:instrText xml:space="preserve"> PAGEREF _Toc97215521 \h </w:instrText>
        </w:r>
        <w:r w:rsidR="003E6EB8">
          <w:rPr>
            <w:webHidden/>
          </w:rPr>
        </w:r>
        <w:r w:rsidR="003E6EB8">
          <w:rPr>
            <w:webHidden/>
          </w:rPr>
          <w:fldChar w:fldCharType="separate"/>
        </w:r>
        <w:r w:rsidR="002D368B">
          <w:rPr>
            <w:webHidden/>
          </w:rPr>
          <w:t>29</w:t>
        </w:r>
        <w:r w:rsidR="003E6EB8">
          <w:rPr>
            <w:webHidden/>
          </w:rPr>
          <w:fldChar w:fldCharType="end"/>
        </w:r>
      </w:hyperlink>
    </w:p>
    <w:p w14:paraId="628C9598" w14:textId="662AACE8" w:rsidR="003E6EB8" w:rsidRDefault="00000000">
      <w:pPr>
        <w:pStyle w:val="TOC4"/>
        <w:tabs>
          <w:tab w:val="left" w:pos="1540"/>
          <w:tab w:val="right" w:pos="10194"/>
        </w:tabs>
        <w:rPr>
          <w:rFonts w:eastAsiaTheme="minorEastAsia" w:cstheme="minorBidi"/>
          <w:noProof/>
          <w:color w:val="auto"/>
          <w:sz w:val="22"/>
          <w:szCs w:val="22"/>
        </w:rPr>
      </w:pPr>
      <w:hyperlink w:anchor="_Toc97215522" w:history="1">
        <w:r w:rsidR="003E6EB8" w:rsidRPr="00001187">
          <w:rPr>
            <w:rStyle w:val="Hyperlink"/>
            <w:rFonts w:eastAsiaTheme="majorEastAsia"/>
            <w:noProof/>
          </w:rPr>
          <w:t>2.3.5.1.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_Toc97215522 \h </w:instrText>
        </w:r>
        <w:r w:rsidR="003E6EB8">
          <w:rPr>
            <w:noProof/>
            <w:webHidden/>
          </w:rPr>
        </w:r>
        <w:r w:rsidR="003E6EB8">
          <w:rPr>
            <w:noProof/>
            <w:webHidden/>
          </w:rPr>
          <w:fldChar w:fldCharType="separate"/>
        </w:r>
        <w:r w:rsidR="002D368B">
          <w:rPr>
            <w:noProof/>
            <w:webHidden/>
          </w:rPr>
          <w:t>29</w:t>
        </w:r>
        <w:r w:rsidR="003E6EB8">
          <w:rPr>
            <w:noProof/>
            <w:webHidden/>
          </w:rPr>
          <w:fldChar w:fldCharType="end"/>
        </w:r>
      </w:hyperlink>
    </w:p>
    <w:p w14:paraId="4653D8B0" w14:textId="1B6E307E" w:rsidR="003E6EB8" w:rsidRDefault="00000000">
      <w:pPr>
        <w:pStyle w:val="TOC4"/>
        <w:tabs>
          <w:tab w:val="left" w:pos="1540"/>
          <w:tab w:val="right" w:pos="10194"/>
        </w:tabs>
        <w:rPr>
          <w:rFonts w:eastAsiaTheme="minorEastAsia" w:cstheme="minorBidi"/>
          <w:noProof/>
          <w:color w:val="auto"/>
          <w:sz w:val="22"/>
          <w:szCs w:val="22"/>
        </w:rPr>
      </w:pPr>
      <w:hyperlink w:anchor="_Toc97215523" w:history="1">
        <w:r w:rsidR="003E6EB8" w:rsidRPr="00001187">
          <w:rPr>
            <w:rStyle w:val="Hyperlink"/>
            <w:rFonts w:eastAsiaTheme="majorEastAsia"/>
            <w:noProof/>
          </w:rPr>
          <w:t>2.3.5.2.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DNS Security Overview</w:t>
        </w:r>
        <w:r w:rsidR="003E6EB8">
          <w:rPr>
            <w:noProof/>
            <w:webHidden/>
          </w:rPr>
          <w:tab/>
        </w:r>
        <w:r w:rsidR="003E6EB8">
          <w:rPr>
            <w:noProof/>
            <w:webHidden/>
          </w:rPr>
          <w:fldChar w:fldCharType="begin"/>
        </w:r>
        <w:r w:rsidR="003E6EB8">
          <w:rPr>
            <w:noProof/>
            <w:webHidden/>
          </w:rPr>
          <w:instrText xml:space="preserve"> PAGEREF _Toc97215523 \h </w:instrText>
        </w:r>
        <w:r w:rsidR="003E6EB8">
          <w:rPr>
            <w:noProof/>
            <w:webHidden/>
          </w:rPr>
        </w:r>
        <w:r w:rsidR="003E6EB8">
          <w:rPr>
            <w:noProof/>
            <w:webHidden/>
          </w:rPr>
          <w:fldChar w:fldCharType="separate"/>
        </w:r>
        <w:r w:rsidR="002D368B">
          <w:rPr>
            <w:noProof/>
            <w:webHidden/>
          </w:rPr>
          <w:t>29</w:t>
        </w:r>
        <w:r w:rsidR="003E6EB8">
          <w:rPr>
            <w:noProof/>
            <w:webHidden/>
          </w:rPr>
          <w:fldChar w:fldCharType="end"/>
        </w:r>
      </w:hyperlink>
    </w:p>
    <w:p w14:paraId="19ACA411" w14:textId="5C922C87" w:rsidR="003E6EB8" w:rsidRDefault="00000000">
      <w:pPr>
        <w:pStyle w:val="TOC3"/>
        <w:rPr>
          <w:rFonts w:eastAsiaTheme="minorEastAsia"/>
          <w:color w:val="auto"/>
          <w:sz w:val="22"/>
          <w:lang w:eastAsia="en-GB"/>
        </w:rPr>
      </w:pPr>
      <w:hyperlink w:anchor="_Toc97215524" w:history="1">
        <w:r w:rsidR="003E6EB8" w:rsidRPr="00001187">
          <w:rPr>
            <w:rStyle w:val="Hyperlink"/>
          </w:rPr>
          <w:t>2.3.6.</w:t>
        </w:r>
        <w:r w:rsidR="003E6EB8">
          <w:rPr>
            <w:rFonts w:eastAsiaTheme="minorEastAsia"/>
            <w:color w:val="auto"/>
            <w:sz w:val="22"/>
            <w:lang w:eastAsia="en-GB"/>
          </w:rPr>
          <w:tab/>
        </w:r>
        <w:r w:rsidR="003E6EB8" w:rsidRPr="00001187">
          <w:rPr>
            <w:rStyle w:val="Hyperlink"/>
          </w:rPr>
          <w:t>Network Access Control</w:t>
        </w:r>
        <w:r w:rsidR="003E6EB8">
          <w:rPr>
            <w:webHidden/>
          </w:rPr>
          <w:tab/>
        </w:r>
        <w:r w:rsidR="003E6EB8">
          <w:rPr>
            <w:webHidden/>
          </w:rPr>
          <w:fldChar w:fldCharType="begin"/>
        </w:r>
        <w:r w:rsidR="003E6EB8">
          <w:rPr>
            <w:webHidden/>
          </w:rPr>
          <w:instrText xml:space="preserve"> PAGEREF _Toc97215524 \h </w:instrText>
        </w:r>
        <w:r w:rsidR="003E6EB8">
          <w:rPr>
            <w:webHidden/>
          </w:rPr>
        </w:r>
        <w:r w:rsidR="003E6EB8">
          <w:rPr>
            <w:webHidden/>
          </w:rPr>
          <w:fldChar w:fldCharType="separate"/>
        </w:r>
        <w:r w:rsidR="002D368B">
          <w:rPr>
            <w:webHidden/>
          </w:rPr>
          <w:t>30</w:t>
        </w:r>
        <w:r w:rsidR="003E6EB8">
          <w:rPr>
            <w:webHidden/>
          </w:rPr>
          <w:fldChar w:fldCharType="end"/>
        </w:r>
      </w:hyperlink>
    </w:p>
    <w:p w14:paraId="0F1EE8A2" w14:textId="4E0F2CE4" w:rsidR="003E6EB8" w:rsidRDefault="00000000">
      <w:pPr>
        <w:pStyle w:val="TOC4"/>
        <w:tabs>
          <w:tab w:val="left" w:pos="1540"/>
          <w:tab w:val="right" w:pos="10194"/>
        </w:tabs>
        <w:rPr>
          <w:rFonts w:eastAsiaTheme="minorEastAsia" w:cstheme="minorBidi"/>
          <w:noProof/>
          <w:color w:val="auto"/>
          <w:sz w:val="22"/>
          <w:szCs w:val="22"/>
        </w:rPr>
      </w:pPr>
      <w:hyperlink w:anchor="_Toc97215525" w:history="1">
        <w:r w:rsidR="003E6EB8" w:rsidRPr="00001187">
          <w:rPr>
            <w:rStyle w:val="Hyperlink"/>
            <w:rFonts w:ascii="Trebuchet MS" w:eastAsiaTheme="majorEastAsia" w:hAnsi="Trebuchet MS"/>
            <w:noProof/>
          </w:rPr>
          <w:t>2.3.6.1.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_Toc97215525 \h </w:instrText>
        </w:r>
        <w:r w:rsidR="003E6EB8">
          <w:rPr>
            <w:noProof/>
            <w:webHidden/>
          </w:rPr>
        </w:r>
        <w:r w:rsidR="003E6EB8">
          <w:rPr>
            <w:noProof/>
            <w:webHidden/>
          </w:rPr>
          <w:fldChar w:fldCharType="separate"/>
        </w:r>
        <w:r w:rsidR="002D368B">
          <w:rPr>
            <w:noProof/>
            <w:webHidden/>
          </w:rPr>
          <w:t>30</w:t>
        </w:r>
        <w:r w:rsidR="003E6EB8">
          <w:rPr>
            <w:noProof/>
            <w:webHidden/>
          </w:rPr>
          <w:fldChar w:fldCharType="end"/>
        </w:r>
      </w:hyperlink>
    </w:p>
    <w:p w14:paraId="2FCF5B21" w14:textId="48F8DD9E" w:rsidR="003E6EB8" w:rsidRDefault="00000000">
      <w:pPr>
        <w:pStyle w:val="TOC4"/>
        <w:tabs>
          <w:tab w:val="left" w:pos="1540"/>
          <w:tab w:val="right" w:pos="10194"/>
        </w:tabs>
        <w:rPr>
          <w:rFonts w:eastAsiaTheme="minorEastAsia" w:cstheme="minorBidi"/>
          <w:noProof/>
          <w:color w:val="auto"/>
          <w:sz w:val="22"/>
          <w:szCs w:val="22"/>
        </w:rPr>
      </w:pPr>
      <w:hyperlink w:anchor="_Toc97215526" w:history="1">
        <w:r w:rsidR="003E6EB8" w:rsidRPr="00001187">
          <w:rPr>
            <w:rStyle w:val="Hyperlink"/>
            <w:rFonts w:eastAsiaTheme="majorEastAsia"/>
            <w:noProof/>
          </w:rPr>
          <w:t>2.3.6.2.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Network Access Control Overview</w:t>
        </w:r>
        <w:r w:rsidR="003E6EB8">
          <w:rPr>
            <w:noProof/>
            <w:webHidden/>
          </w:rPr>
          <w:tab/>
        </w:r>
        <w:r w:rsidR="003E6EB8">
          <w:rPr>
            <w:noProof/>
            <w:webHidden/>
          </w:rPr>
          <w:fldChar w:fldCharType="begin"/>
        </w:r>
        <w:r w:rsidR="003E6EB8">
          <w:rPr>
            <w:noProof/>
            <w:webHidden/>
          </w:rPr>
          <w:instrText xml:space="preserve"> PAGEREF _Toc97215526 \h </w:instrText>
        </w:r>
        <w:r w:rsidR="003E6EB8">
          <w:rPr>
            <w:noProof/>
            <w:webHidden/>
          </w:rPr>
        </w:r>
        <w:r w:rsidR="003E6EB8">
          <w:rPr>
            <w:noProof/>
            <w:webHidden/>
          </w:rPr>
          <w:fldChar w:fldCharType="separate"/>
        </w:r>
        <w:r w:rsidR="002D368B">
          <w:rPr>
            <w:noProof/>
            <w:webHidden/>
          </w:rPr>
          <w:t>30</w:t>
        </w:r>
        <w:r w:rsidR="003E6EB8">
          <w:rPr>
            <w:noProof/>
            <w:webHidden/>
          </w:rPr>
          <w:fldChar w:fldCharType="end"/>
        </w:r>
      </w:hyperlink>
    </w:p>
    <w:p w14:paraId="40E7D762" w14:textId="4E46B692" w:rsidR="003E6EB8" w:rsidRDefault="00000000">
      <w:pPr>
        <w:pStyle w:val="TOC3"/>
        <w:rPr>
          <w:rFonts w:eastAsiaTheme="minorEastAsia"/>
          <w:color w:val="auto"/>
          <w:sz w:val="22"/>
          <w:lang w:eastAsia="en-GB"/>
        </w:rPr>
      </w:pPr>
      <w:hyperlink w:anchor="_Toc97215527" w:history="1">
        <w:r w:rsidR="003E6EB8" w:rsidRPr="00001187">
          <w:rPr>
            <w:rStyle w:val="Hyperlink"/>
          </w:rPr>
          <w:t>2.3.7.</w:t>
        </w:r>
        <w:r w:rsidR="003E6EB8">
          <w:rPr>
            <w:rFonts w:eastAsiaTheme="minorEastAsia"/>
            <w:color w:val="auto"/>
            <w:sz w:val="22"/>
            <w:lang w:eastAsia="en-GB"/>
          </w:rPr>
          <w:tab/>
        </w:r>
        <w:r w:rsidR="003E6EB8" w:rsidRPr="00001187">
          <w:rPr>
            <w:rStyle w:val="Hyperlink"/>
          </w:rPr>
          <w:t>Multi-factor, Adaptive (Conditional), and Risk Authentication</w:t>
        </w:r>
        <w:r w:rsidR="003E6EB8">
          <w:rPr>
            <w:webHidden/>
          </w:rPr>
          <w:tab/>
        </w:r>
        <w:r w:rsidR="003E6EB8">
          <w:rPr>
            <w:webHidden/>
          </w:rPr>
          <w:fldChar w:fldCharType="begin"/>
        </w:r>
        <w:r w:rsidR="003E6EB8">
          <w:rPr>
            <w:webHidden/>
          </w:rPr>
          <w:instrText xml:space="preserve"> PAGEREF _Toc97215527 \h </w:instrText>
        </w:r>
        <w:r w:rsidR="003E6EB8">
          <w:rPr>
            <w:webHidden/>
          </w:rPr>
        </w:r>
        <w:r w:rsidR="003E6EB8">
          <w:rPr>
            <w:webHidden/>
          </w:rPr>
          <w:fldChar w:fldCharType="separate"/>
        </w:r>
        <w:r w:rsidR="002D368B">
          <w:rPr>
            <w:webHidden/>
          </w:rPr>
          <w:t>31</w:t>
        </w:r>
        <w:r w:rsidR="003E6EB8">
          <w:rPr>
            <w:webHidden/>
          </w:rPr>
          <w:fldChar w:fldCharType="end"/>
        </w:r>
      </w:hyperlink>
    </w:p>
    <w:p w14:paraId="193E8EA4" w14:textId="1416ECB9" w:rsidR="003E6EB8" w:rsidRDefault="00000000">
      <w:pPr>
        <w:pStyle w:val="TOC4"/>
        <w:tabs>
          <w:tab w:val="left" w:pos="1540"/>
          <w:tab w:val="right" w:pos="10194"/>
        </w:tabs>
        <w:rPr>
          <w:rFonts w:eastAsiaTheme="minorEastAsia" w:cstheme="minorBidi"/>
          <w:noProof/>
          <w:color w:val="auto"/>
          <w:sz w:val="22"/>
          <w:szCs w:val="22"/>
        </w:rPr>
      </w:pPr>
      <w:hyperlink w:anchor="_Toc97215528" w:history="1">
        <w:r w:rsidR="003E6EB8" w:rsidRPr="00001187">
          <w:rPr>
            <w:rStyle w:val="Hyperlink"/>
            <w:rFonts w:ascii="Trebuchet MS" w:eastAsiaTheme="majorEastAsia" w:hAnsi="Trebuchet MS"/>
            <w:noProof/>
          </w:rPr>
          <w:t>2.3.7.1.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_Toc97215528 \h </w:instrText>
        </w:r>
        <w:r w:rsidR="003E6EB8">
          <w:rPr>
            <w:noProof/>
            <w:webHidden/>
          </w:rPr>
        </w:r>
        <w:r w:rsidR="003E6EB8">
          <w:rPr>
            <w:noProof/>
            <w:webHidden/>
          </w:rPr>
          <w:fldChar w:fldCharType="separate"/>
        </w:r>
        <w:r w:rsidR="002D368B">
          <w:rPr>
            <w:noProof/>
            <w:webHidden/>
          </w:rPr>
          <w:t>31</w:t>
        </w:r>
        <w:r w:rsidR="003E6EB8">
          <w:rPr>
            <w:noProof/>
            <w:webHidden/>
          </w:rPr>
          <w:fldChar w:fldCharType="end"/>
        </w:r>
      </w:hyperlink>
    </w:p>
    <w:p w14:paraId="0FF2DA5C" w14:textId="3DF46070" w:rsidR="003E6EB8" w:rsidRDefault="00000000">
      <w:pPr>
        <w:pStyle w:val="TOC4"/>
        <w:tabs>
          <w:tab w:val="left" w:pos="1540"/>
          <w:tab w:val="right" w:pos="10194"/>
        </w:tabs>
        <w:rPr>
          <w:rFonts w:eastAsiaTheme="minorEastAsia" w:cstheme="minorBidi"/>
          <w:noProof/>
          <w:color w:val="auto"/>
          <w:sz w:val="22"/>
          <w:szCs w:val="22"/>
        </w:rPr>
      </w:pPr>
      <w:hyperlink w:anchor="_Toc97215529" w:history="1">
        <w:r w:rsidR="003E6EB8" w:rsidRPr="00001187">
          <w:rPr>
            <w:rStyle w:val="Hyperlink"/>
            <w:rFonts w:eastAsiaTheme="majorEastAsia"/>
            <w:noProof/>
          </w:rPr>
          <w:t>2.3.7.2.</w:t>
        </w:r>
        <w:r w:rsidR="003E6EB8">
          <w:rPr>
            <w:rFonts w:eastAsiaTheme="minorEastAsia" w:cstheme="minorBidi"/>
            <w:noProof/>
            <w:color w:val="auto"/>
            <w:sz w:val="22"/>
            <w:szCs w:val="22"/>
          </w:rPr>
          <w:tab/>
        </w:r>
        <w:r w:rsidR="003E6EB8" w:rsidRPr="00001187">
          <w:rPr>
            <w:rStyle w:val="Hyperlink"/>
            <w:rFonts w:eastAsiaTheme="majorEastAsia"/>
            <w:noProof/>
          </w:rPr>
          <w:t>Multi-factor Authentication (MFA) Overview</w:t>
        </w:r>
        <w:r w:rsidR="003E6EB8">
          <w:rPr>
            <w:noProof/>
            <w:webHidden/>
          </w:rPr>
          <w:tab/>
        </w:r>
        <w:r w:rsidR="003E6EB8">
          <w:rPr>
            <w:noProof/>
            <w:webHidden/>
          </w:rPr>
          <w:fldChar w:fldCharType="begin"/>
        </w:r>
        <w:r w:rsidR="003E6EB8">
          <w:rPr>
            <w:noProof/>
            <w:webHidden/>
          </w:rPr>
          <w:instrText xml:space="preserve"> PAGEREF _Toc97215529 \h </w:instrText>
        </w:r>
        <w:r w:rsidR="003E6EB8">
          <w:rPr>
            <w:noProof/>
            <w:webHidden/>
          </w:rPr>
        </w:r>
        <w:r w:rsidR="003E6EB8">
          <w:rPr>
            <w:noProof/>
            <w:webHidden/>
          </w:rPr>
          <w:fldChar w:fldCharType="separate"/>
        </w:r>
        <w:r w:rsidR="002D368B">
          <w:rPr>
            <w:noProof/>
            <w:webHidden/>
          </w:rPr>
          <w:t>31</w:t>
        </w:r>
        <w:r w:rsidR="003E6EB8">
          <w:rPr>
            <w:noProof/>
            <w:webHidden/>
          </w:rPr>
          <w:fldChar w:fldCharType="end"/>
        </w:r>
      </w:hyperlink>
    </w:p>
    <w:p w14:paraId="72AFB869" w14:textId="0A5FCA57" w:rsidR="003E6EB8" w:rsidRDefault="00000000">
      <w:pPr>
        <w:pStyle w:val="TOC3"/>
        <w:rPr>
          <w:rFonts w:eastAsiaTheme="minorEastAsia"/>
          <w:color w:val="auto"/>
          <w:sz w:val="22"/>
          <w:lang w:eastAsia="en-GB"/>
        </w:rPr>
      </w:pPr>
      <w:hyperlink w:anchor="_Toc97215530" w:history="1">
        <w:r w:rsidR="003E6EB8" w:rsidRPr="00001187">
          <w:rPr>
            <w:rStyle w:val="Hyperlink"/>
          </w:rPr>
          <w:t>2.3.8.</w:t>
        </w:r>
        <w:r w:rsidR="003E6EB8">
          <w:rPr>
            <w:rFonts w:eastAsiaTheme="minorEastAsia"/>
            <w:color w:val="auto"/>
            <w:sz w:val="22"/>
            <w:lang w:eastAsia="en-GB"/>
          </w:rPr>
          <w:tab/>
        </w:r>
        <w:r w:rsidR="003E6EB8" w:rsidRPr="00001187">
          <w:rPr>
            <w:rStyle w:val="Hyperlink"/>
          </w:rPr>
          <w:t>Wireless Security</w:t>
        </w:r>
        <w:r w:rsidR="003E6EB8">
          <w:rPr>
            <w:webHidden/>
          </w:rPr>
          <w:tab/>
        </w:r>
        <w:r w:rsidR="003E6EB8">
          <w:rPr>
            <w:webHidden/>
          </w:rPr>
          <w:fldChar w:fldCharType="begin"/>
        </w:r>
        <w:r w:rsidR="003E6EB8">
          <w:rPr>
            <w:webHidden/>
          </w:rPr>
          <w:instrText xml:space="preserve"> PAGEREF _Toc97215530 \h </w:instrText>
        </w:r>
        <w:r w:rsidR="003E6EB8">
          <w:rPr>
            <w:webHidden/>
          </w:rPr>
        </w:r>
        <w:r w:rsidR="003E6EB8">
          <w:rPr>
            <w:webHidden/>
          </w:rPr>
          <w:fldChar w:fldCharType="separate"/>
        </w:r>
        <w:r w:rsidR="002D368B">
          <w:rPr>
            <w:webHidden/>
          </w:rPr>
          <w:t>33</w:t>
        </w:r>
        <w:r w:rsidR="003E6EB8">
          <w:rPr>
            <w:webHidden/>
          </w:rPr>
          <w:fldChar w:fldCharType="end"/>
        </w:r>
      </w:hyperlink>
    </w:p>
    <w:p w14:paraId="5A428ECD" w14:textId="58C97A8F" w:rsidR="003E6EB8" w:rsidRDefault="00000000">
      <w:pPr>
        <w:pStyle w:val="TOC4"/>
        <w:tabs>
          <w:tab w:val="left" w:pos="1540"/>
          <w:tab w:val="right" w:pos="10194"/>
        </w:tabs>
        <w:rPr>
          <w:rFonts w:eastAsiaTheme="minorEastAsia" w:cstheme="minorBidi"/>
          <w:noProof/>
          <w:color w:val="auto"/>
          <w:sz w:val="22"/>
          <w:szCs w:val="22"/>
        </w:rPr>
      </w:pPr>
      <w:hyperlink w:anchor="_Toc97215531" w:history="1">
        <w:r w:rsidR="003E6EB8" w:rsidRPr="00001187">
          <w:rPr>
            <w:rStyle w:val="Hyperlink"/>
            <w:rFonts w:ascii="Trebuchet MS" w:eastAsiaTheme="majorEastAsia" w:hAnsi="Trebuchet MS"/>
            <w:noProof/>
          </w:rPr>
          <w:t>2.3.8.1.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_Toc97215531 \h </w:instrText>
        </w:r>
        <w:r w:rsidR="003E6EB8">
          <w:rPr>
            <w:noProof/>
            <w:webHidden/>
          </w:rPr>
        </w:r>
        <w:r w:rsidR="003E6EB8">
          <w:rPr>
            <w:noProof/>
            <w:webHidden/>
          </w:rPr>
          <w:fldChar w:fldCharType="separate"/>
        </w:r>
        <w:r w:rsidR="002D368B">
          <w:rPr>
            <w:noProof/>
            <w:webHidden/>
          </w:rPr>
          <w:t>33</w:t>
        </w:r>
        <w:r w:rsidR="003E6EB8">
          <w:rPr>
            <w:noProof/>
            <w:webHidden/>
          </w:rPr>
          <w:fldChar w:fldCharType="end"/>
        </w:r>
      </w:hyperlink>
    </w:p>
    <w:p w14:paraId="466D35A6" w14:textId="09969E9C" w:rsidR="003E6EB8" w:rsidRDefault="00000000">
      <w:pPr>
        <w:pStyle w:val="TOC4"/>
        <w:tabs>
          <w:tab w:val="left" w:pos="1540"/>
          <w:tab w:val="right" w:pos="10194"/>
        </w:tabs>
        <w:rPr>
          <w:rFonts w:eastAsiaTheme="minorEastAsia" w:cstheme="minorBidi"/>
          <w:noProof/>
          <w:color w:val="auto"/>
          <w:sz w:val="22"/>
          <w:szCs w:val="22"/>
        </w:rPr>
      </w:pPr>
      <w:hyperlink w:anchor="_Toc97215532" w:history="1">
        <w:r w:rsidR="003E6EB8" w:rsidRPr="00001187">
          <w:rPr>
            <w:rStyle w:val="Hyperlink"/>
            <w:rFonts w:ascii="Trebuchet MS" w:eastAsiaTheme="majorEastAsia" w:hAnsi="Trebuchet MS"/>
            <w:noProof/>
          </w:rPr>
          <w:t>2.3.8.2.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Wireless Security Overview</w:t>
        </w:r>
        <w:r w:rsidR="003E6EB8">
          <w:rPr>
            <w:noProof/>
            <w:webHidden/>
          </w:rPr>
          <w:tab/>
        </w:r>
        <w:r w:rsidR="003E6EB8">
          <w:rPr>
            <w:noProof/>
            <w:webHidden/>
          </w:rPr>
          <w:fldChar w:fldCharType="begin"/>
        </w:r>
        <w:r w:rsidR="003E6EB8">
          <w:rPr>
            <w:noProof/>
            <w:webHidden/>
          </w:rPr>
          <w:instrText xml:space="preserve"> PAGEREF _Toc97215532 \h </w:instrText>
        </w:r>
        <w:r w:rsidR="003E6EB8">
          <w:rPr>
            <w:noProof/>
            <w:webHidden/>
          </w:rPr>
        </w:r>
        <w:r w:rsidR="003E6EB8">
          <w:rPr>
            <w:noProof/>
            <w:webHidden/>
          </w:rPr>
          <w:fldChar w:fldCharType="separate"/>
        </w:r>
        <w:r w:rsidR="002D368B">
          <w:rPr>
            <w:noProof/>
            <w:webHidden/>
          </w:rPr>
          <w:t>33</w:t>
        </w:r>
        <w:r w:rsidR="003E6EB8">
          <w:rPr>
            <w:noProof/>
            <w:webHidden/>
          </w:rPr>
          <w:fldChar w:fldCharType="end"/>
        </w:r>
      </w:hyperlink>
    </w:p>
    <w:p w14:paraId="66AFFFB6" w14:textId="6CFFA1A1" w:rsidR="003E6EB8" w:rsidRDefault="00000000">
      <w:pPr>
        <w:pStyle w:val="TOC3"/>
        <w:rPr>
          <w:rFonts w:eastAsiaTheme="minorEastAsia"/>
          <w:color w:val="auto"/>
          <w:sz w:val="22"/>
          <w:lang w:eastAsia="en-GB"/>
        </w:rPr>
      </w:pPr>
      <w:hyperlink w:anchor="_Toc97215533" w:history="1">
        <w:r w:rsidR="003E6EB8" w:rsidRPr="00001187">
          <w:rPr>
            <w:rStyle w:val="Hyperlink"/>
          </w:rPr>
          <w:t>2.3.9.</w:t>
        </w:r>
        <w:r w:rsidR="003E6EB8">
          <w:rPr>
            <w:rFonts w:eastAsiaTheme="minorEastAsia"/>
            <w:color w:val="auto"/>
            <w:sz w:val="22"/>
            <w:lang w:eastAsia="en-GB"/>
          </w:rPr>
          <w:tab/>
        </w:r>
        <w:r w:rsidR="003E6EB8" w:rsidRPr="00001187">
          <w:rPr>
            <w:rStyle w:val="Hyperlink"/>
          </w:rPr>
          <w:t>Firewall</w:t>
        </w:r>
        <w:r w:rsidR="003E6EB8">
          <w:rPr>
            <w:webHidden/>
          </w:rPr>
          <w:tab/>
        </w:r>
        <w:r w:rsidR="003E6EB8">
          <w:rPr>
            <w:webHidden/>
          </w:rPr>
          <w:fldChar w:fldCharType="begin"/>
        </w:r>
        <w:r w:rsidR="003E6EB8">
          <w:rPr>
            <w:webHidden/>
          </w:rPr>
          <w:instrText xml:space="preserve"> PAGEREF _Toc97215533 \h </w:instrText>
        </w:r>
        <w:r w:rsidR="003E6EB8">
          <w:rPr>
            <w:webHidden/>
          </w:rPr>
        </w:r>
        <w:r w:rsidR="003E6EB8">
          <w:rPr>
            <w:webHidden/>
          </w:rPr>
          <w:fldChar w:fldCharType="separate"/>
        </w:r>
        <w:r w:rsidR="002D368B">
          <w:rPr>
            <w:webHidden/>
          </w:rPr>
          <w:t>34</w:t>
        </w:r>
        <w:r w:rsidR="003E6EB8">
          <w:rPr>
            <w:webHidden/>
          </w:rPr>
          <w:fldChar w:fldCharType="end"/>
        </w:r>
      </w:hyperlink>
    </w:p>
    <w:p w14:paraId="08F1E43A" w14:textId="6874DB5B" w:rsidR="003E6EB8" w:rsidRDefault="00000000">
      <w:pPr>
        <w:pStyle w:val="TOC4"/>
        <w:tabs>
          <w:tab w:val="left" w:pos="1540"/>
          <w:tab w:val="right" w:pos="10194"/>
        </w:tabs>
        <w:rPr>
          <w:rFonts w:eastAsiaTheme="minorEastAsia" w:cstheme="minorBidi"/>
          <w:noProof/>
          <w:color w:val="auto"/>
          <w:sz w:val="22"/>
          <w:szCs w:val="22"/>
        </w:rPr>
      </w:pPr>
      <w:hyperlink w:anchor="_Toc97215534" w:history="1">
        <w:r w:rsidR="003E6EB8" w:rsidRPr="00001187">
          <w:rPr>
            <w:rStyle w:val="Hyperlink"/>
            <w:rFonts w:ascii="Trebuchet MS" w:eastAsiaTheme="majorEastAsia" w:hAnsi="Trebuchet MS"/>
            <w:noProof/>
          </w:rPr>
          <w:t>2.3.9.1.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_Toc97215534 \h </w:instrText>
        </w:r>
        <w:r w:rsidR="003E6EB8">
          <w:rPr>
            <w:noProof/>
            <w:webHidden/>
          </w:rPr>
        </w:r>
        <w:r w:rsidR="003E6EB8">
          <w:rPr>
            <w:noProof/>
            <w:webHidden/>
          </w:rPr>
          <w:fldChar w:fldCharType="separate"/>
        </w:r>
        <w:r w:rsidR="002D368B">
          <w:rPr>
            <w:noProof/>
            <w:webHidden/>
          </w:rPr>
          <w:t>34</w:t>
        </w:r>
        <w:r w:rsidR="003E6EB8">
          <w:rPr>
            <w:noProof/>
            <w:webHidden/>
          </w:rPr>
          <w:fldChar w:fldCharType="end"/>
        </w:r>
      </w:hyperlink>
    </w:p>
    <w:p w14:paraId="42CD4941" w14:textId="1331CADF" w:rsidR="003E6EB8" w:rsidRDefault="00000000">
      <w:pPr>
        <w:pStyle w:val="TOC4"/>
        <w:tabs>
          <w:tab w:val="left" w:pos="1540"/>
          <w:tab w:val="right" w:pos="10194"/>
        </w:tabs>
        <w:rPr>
          <w:rFonts w:eastAsiaTheme="minorEastAsia" w:cstheme="minorBidi"/>
          <w:noProof/>
          <w:color w:val="auto"/>
          <w:sz w:val="22"/>
          <w:szCs w:val="22"/>
        </w:rPr>
      </w:pPr>
      <w:hyperlink w:anchor="_Toc97215535" w:history="1">
        <w:r w:rsidR="003E6EB8" w:rsidRPr="00001187">
          <w:rPr>
            <w:rStyle w:val="Hyperlink"/>
            <w:rFonts w:eastAsiaTheme="majorEastAsia"/>
            <w:noProof/>
          </w:rPr>
          <w:t>2.3.9.2.</w:t>
        </w:r>
        <w:r w:rsidR="003E6EB8">
          <w:rPr>
            <w:rFonts w:eastAsiaTheme="minorEastAsia" w:cstheme="minorBidi"/>
            <w:noProof/>
            <w:color w:val="auto"/>
            <w:sz w:val="22"/>
            <w:szCs w:val="22"/>
          </w:rPr>
          <w:tab/>
        </w:r>
        <w:r w:rsidR="003E6EB8" w:rsidRPr="00001187">
          <w:rPr>
            <w:rStyle w:val="Hyperlink"/>
            <w:rFonts w:eastAsiaTheme="majorEastAsia"/>
            <w:noProof/>
          </w:rPr>
          <w:t>Firewall Capabilities</w:t>
        </w:r>
        <w:r w:rsidR="003E6EB8">
          <w:rPr>
            <w:noProof/>
            <w:webHidden/>
          </w:rPr>
          <w:tab/>
        </w:r>
        <w:r w:rsidR="003E6EB8">
          <w:rPr>
            <w:noProof/>
            <w:webHidden/>
          </w:rPr>
          <w:fldChar w:fldCharType="begin"/>
        </w:r>
        <w:r w:rsidR="003E6EB8">
          <w:rPr>
            <w:noProof/>
            <w:webHidden/>
          </w:rPr>
          <w:instrText xml:space="preserve"> PAGEREF _Toc97215535 \h </w:instrText>
        </w:r>
        <w:r w:rsidR="003E6EB8">
          <w:rPr>
            <w:noProof/>
            <w:webHidden/>
          </w:rPr>
        </w:r>
        <w:r w:rsidR="003E6EB8">
          <w:rPr>
            <w:noProof/>
            <w:webHidden/>
          </w:rPr>
          <w:fldChar w:fldCharType="separate"/>
        </w:r>
        <w:r w:rsidR="002D368B">
          <w:rPr>
            <w:noProof/>
            <w:webHidden/>
          </w:rPr>
          <w:t>34</w:t>
        </w:r>
        <w:r w:rsidR="003E6EB8">
          <w:rPr>
            <w:noProof/>
            <w:webHidden/>
          </w:rPr>
          <w:fldChar w:fldCharType="end"/>
        </w:r>
      </w:hyperlink>
    </w:p>
    <w:p w14:paraId="588027B1" w14:textId="6106451E" w:rsidR="003E6EB8" w:rsidRDefault="00000000">
      <w:pPr>
        <w:pStyle w:val="TOC4"/>
        <w:tabs>
          <w:tab w:val="left" w:pos="1540"/>
          <w:tab w:val="right" w:pos="10194"/>
        </w:tabs>
        <w:rPr>
          <w:rFonts w:eastAsiaTheme="minorEastAsia" w:cstheme="minorBidi"/>
          <w:noProof/>
          <w:color w:val="auto"/>
          <w:sz w:val="22"/>
          <w:szCs w:val="22"/>
        </w:rPr>
      </w:pPr>
      <w:hyperlink w:anchor="_Toc97215536" w:history="1">
        <w:r w:rsidR="003E6EB8" w:rsidRPr="00001187">
          <w:rPr>
            <w:rStyle w:val="Hyperlink"/>
            <w:rFonts w:eastAsiaTheme="majorEastAsia"/>
            <w:noProof/>
          </w:rPr>
          <w:t>2.3.9.3.</w:t>
        </w:r>
        <w:r w:rsidR="003E6EB8">
          <w:rPr>
            <w:rFonts w:eastAsiaTheme="minorEastAsia" w:cstheme="minorBidi"/>
            <w:noProof/>
            <w:color w:val="auto"/>
            <w:sz w:val="22"/>
            <w:szCs w:val="22"/>
          </w:rPr>
          <w:tab/>
        </w:r>
        <w:r w:rsidR="003E6EB8" w:rsidRPr="00001187">
          <w:rPr>
            <w:rStyle w:val="Hyperlink"/>
            <w:rFonts w:eastAsiaTheme="majorEastAsia"/>
            <w:noProof/>
          </w:rPr>
          <w:t>FIREWALL SECURITY FUNCTIONS</w:t>
        </w:r>
        <w:r w:rsidR="003E6EB8">
          <w:rPr>
            <w:noProof/>
            <w:webHidden/>
          </w:rPr>
          <w:tab/>
        </w:r>
        <w:r w:rsidR="003E6EB8">
          <w:rPr>
            <w:noProof/>
            <w:webHidden/>
          </w:rPr>
          <w:fldChar w:fldCharType="begin"/>
        </w:r>
        <w:r w:rsidR="003E6EB8">
          <w:rPr>
            <w:noProof/>
            <w:webHidden/>
          </w:rPr>
          <w:instrText xml:space="preserve"> PAGEREF _Toc97215536 \h </w:instrText>
        </w:r>
        <w:r w:rsidR="003E6EB8">
          <w:rPr>
            <w:noProof/>
            <w:webHidden/>
          </w:rPr>
        </w:r>
        <w:r w:rsidR="003E6EB8">
          <w:rPr>
            <w:noProof/>
            <w:webHidden/>
          </w:rPr>
          <w:fldChar w:fldCharType="separate"/>
        </w:r>
        <w:r w:rsidR="002D368B">
          <w:rPr>
            <w:noProof/>
            <w:webHidden/>
          </w:rPr>
          <w:t>36</w:t>
        </w:r>
        <w:r w:rsidR="003E6EB8">
          <w:rPr>
            <w:noProof/>
            <w:webHidden/>
          </w:rPr>
          <w:fldChar w:fldCharType="end"/>
        </w:r>
      </w:hyperlink>
    </w:p>
    <w:p w14:paraId="477F8C6A" w14:textId="51F81491" w:rsidR="003E6EB8" w:rsidRDefault="00000000">
      <w:pPr>
        <w:pStyle w:val="TOC4"/>
        <w:tabs>
          <w:tab w:val="left" w:pos="1540"/>
          <w:tab w:val="right" w:pos="10194"/>
        </w:tabs>
        <w:rPr>
          <w:rFonts w:eastAsiaTheme="minorEastAsia" w:cstheme="minorBidi"/>
          <w:noProof/>
          <w:color w:val="auto"/>
          <w:sz w:val="22"/>
          <w:szCs w:val="22"/>
        </w:rPr>
      </w:pPr>
      <w:hyperlink w:anchor="_Toc97215537" w:history="1">
        <w:r w:rsidR="003E6EB8" w:rsidRPr="00001187">
          <w:rPr>
            <w:rStyle w:val="Hyperlink"/>
            <w:rFonts w:eastAsiaTheme="majorEastAsia"/>
            <w:noProof/>
          </w:rPr>
          <w:t>2.3.9.4.</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Firewall as a Service (FWaaS)</w:t>
        </w:r>
        <w:r w:rsidR="003E6EB8">
          <w:rPr>
            <w:noProof/>
            <w:webHidden/>
          </w:rPr>
          <w:tab/>
        </w:r>
        <w:r w:rsidR="003E6EB8">
          <w:rPr>
            <w:noProof/>
            <w:webHidden/>
          </w:rPr>
          <w:fldChar w:fldCharType="begin"/>
        </w:r>
        <w:r w:rsidR="003E6EB8">
          <w:rPr>
            <w:noProof/>
            <w:webHidden/>
          </w:rPr>
          <w:instrText xml:space="preserve"> PAGEREF _Toc97215537 \h </w:instrText>
        </w:r>
        <w:r w:rsidR="003E6EB8">
          <w:rPr>
            <w:noProof/>
            <w:webHidden/>
          </w:rPr>
        </w:r>
        <w:r w:rsidR="003E6EB8">
          <w:rPr>
            <w:noProof/>
            <w:webHidden/>
          </w:rPr>
          <w:fldChar w:fldCharType="separate"/>
        </w:r>
        <w:r w:rsidR="002D368B">
          <w:rPr>
            <w:noProof/>
            <w:webHidden/>
          </w:rPr>
          <w:t>37</w:t>
        </w:r>
        <w:r w:rsidR="003E6EB8">
          <w:rPr>
            <w:noProof/>
            <w:webHidden/>
          </w:rPr>
          <w:fldChar w:fldCharType="end"/>
        </w:r>
      </w:hyperlink>
    </w:p>
    <w:p w14:paraId="033A938E" w14:textId="081FC706" w:rsidR="003E6EB8" w:rsidRDefault="00000000">
      <w:pPr>
        <w:pStyle w:val="TOC3"/>
        <w:tabs>
          <w:tab w:val="left" w:pos="1760"/>
        </w:tabs>
        <w:rPr>
          <w:rFonts w:eastAsiaTheme="minorEastAsia"/>
          <w:color w:val="auto"/>
          <w:sz w:val="22"/>
          <w:lang w:eastAsia="en-GB"/>
        </w:rPr>
      </w:pPr>
      <w:hyperlink w:anchor="_Toc97215538" w:history="1">
        <w:r w:rsidR="003E6EB8" w:rsidRPr="00001187">
          <w:rPr>
            <w:rStyle w:val="Hyperlink"/>
          </w:rPr>
          <w:t>2.3.10.</w:t>
        </w:r>
        <w:r w:rsidR="003E6EB8">
          <w:rPr>
            <w:rFonts w:eastAsiaTheme="minorEastAsia"/>
            <w:color w:val="auto"/>
            <w:sz w:val="22"/>
            <w:lang w:eastAsia="en-GB"/>
          </w:rPr>
          <w:tab/>
        </w:r>
        <w:r w:rsidR="003E6EB8" w:rsidRPr="00001187">
          <w:rPr>
            <w:rStyle w:val="Hyperlink"/>
          </w:rPr>
          <w:t>Endpoint Security</w:t>
        </w:r>
        <w:r w:rsidR="003E6EB8">
          <w:rPr>
            <w:webHidden/>
          </w:rPr>
          <w:tab/>
        </w:r>
        <w:r w:rsidR="003E6EB8">
          <w:rPr>
            <w:webHidden/>
          </w:rPr>
          <w:fldChar w:fldCharType="begin"/>
        </w:r>
        <w:r w:rsidR="003E6EB8">
          <w:rPr>
            <w:webHidden/>
          </w:rPr>
          <w:instrText xml:space="preserve"> PAGEREF _Toc97215538 \h </w:instrText>
        </w:r>
        <w:r w:rsidR="003E6EB8">
          <w:rPr>
            <w:webHidden/>
          </w:rPr>
        </w:r>
        <w:r w:rsidR="003E6EB8">
          <w:rPr>
            <w:webHidden/>
          </w:rPr>
          <w:fldChar w:fldCharType="separate"/>
        </w:r>
        <w:r w:rsidR="002D368B">
          <w:rPr>
            <w:webHidden/>
          </w:rPr>
          <w:t>38</w:t>
        </w:r>
        <w:r w:rsidR="003E6EB8">
          <w:rPr>
            <w:webHidden/>
          </w:rPr>
          <w:fldChar w:fldCharType="end"/>
        </w:r>
      </w:hyperlink>
    </w:p>
    <w:p w14:paraId="793B6847" w14:textId="44B346CE" w:rsidR="003E6EB8" w:rsidRDefault="00000000">
      <w:pPr>
        <w:pStyle w:val="TOC4"/>
        <w:tabs>
          <w:tab w:val="left" w:pos="1760"/>
          <w:tab w:val="right" w:pos="10194"/>
        </w:tabs>
        <w:rPr>
          <w:rFonts w:eastAsiaTheme="minorEastAsia" w:cstheme="minorBidi"/>
          <w:noProof/>
          <w:color w:val="auto"/>
          <w:sz w:val="22"/>
          <w:szCs w:val="22"/>
        </w:rPr>
      </w:pPr>
      <w:hyperlink w:anchor="_Toc97215539" w:history="1">
        <w:r w:rsidR="003E6EB8" w:rsidRPr="00001187">
          <w:rPr>
            <w:rStyle w:val="Hyperlink"/>
            <w:rFonts w:ascii="Trebuchet MS" w:eastAsiaTheme="majorEastAsia" w:hAnsi="Trebuchet MS"/>
            <w:noProof/>
          </w:rPr>
          <w:t>2.3.10.1.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_Toc97215539 \h </w:instrText>
        </w:r>
        <w:r w:rsidR="003E6EB8">
          <w:rPr>
            <w:noProof/>
            <w:webHidden/>
          </w:rPr>
        </w:r>
        <w:r w:rsidR="003E6EB8">
          <w:rPr>
            <w:noProof/>
            <w:webHidden/>
          </w:rPr>
          <w:fldChar w:fldCharType="separate"/>
        </w:r>
        <w:r w:rsidR="002D368B">
          <w:rPr>
            <w:noProof/>
            <w:webHidden/>
          </w:rPr>
          <w:t>38</w:t>
        </w:r>
        <w:r w:rsidR="003E6EB8">
          <w:rPr>
            <w:noProof/>
            <w:webHidden/>
          </w:rPr>
          <w:fldChar w:fldCharType="end"/>
        </w:r>
      </w:hyperlink>
    </w:p>
    <w:p w14:paraId="771C66C0" w14:textId="7D63C588" w:rsidR="003E6EB8" w:rsidRDefault="00000000">
      <w:pPr>
        <w:pStyle w:val="TOC4"/>
        <w:tabs>
          <w:tab w:val="left" w:pos="1540"/>
          <w:tab w:val="right" w:pos="10194"/>
        </w:tabs>
        <w:rPr>
          <w:rFonts w:eastAsiaTheme="minorEastAsia" w:cstheme="minorBidi"/>
          <w:noProof/>
          <w:color w:val="auto"/>
          <w:sz w:val="22"/>
          <w:szCs w:val="22"/>
        </w:rPr>
      </w:pPr>
      <w:hyperlink w:anchor="_Toc97215540" w:history="1">
        <w:r w:rsidR="003E6EB8" w:rsidRPr="00001187">
          <w:rPr>
            <w:rStyle w:val="Hyperlink"/>
            <w:rFonts w:eastAsiaTheme="majorEastAsia"/>
            <w:noProof/>
          </w:rPr>
          <w:t>2.3.10.2.</w:t>
        </w:r>
        <w:r w:rsidR="003E6EB8">
          <w:rPr>
            <w:rFonts w:eastAsiaTheme="minorEastAsia" w:cstheme="minorBidi"/>
            <w:noProof/>
            <w:color w:val="auto"/>
            <w:sz w:val="22"/>
            <w:szCs w:val="22"/>
          </w:rPr>
          <w:tab/>
        </w:r>
        <w:r w:rsidR="003E6EB8" w:rsidRPr="00001187">
          <w:rPr>
            <w:rStyle w:val="Hyperlink"/>
            <w:rFonts w:eastAsiaTheme="majorEastAsia"/>
            <w:noProof/>
          </w:rPr>
          <w:t>Endpoint Protection (EPP) and Endpoint Detection and Response (EDR) Overview</w:t>
        </w:r>
        <w:r w:rsidR="003E6EB8">
          <w:rPr>
            <w:noProof/>
            <w:webHidden/>
          </w:rPr>
          <w:tab/>
        </w:r>
        <w:r w:rsidR="003E6EB8">
          <w:rPr>
            <w:noProof/>
            <w:webHidden/>
          </w:rPr>
          <w:fldChar w:fldCharType="begin"/>
        </w:r>
        <w:r w:rsidR="003E6EB8">
          <w:rPr>
            <w:noProof/>
            <w:webHidden/>
          </w:rPr>
          <w:instrText xml:space="preserve"> PAGEREF _Toc97215540 \h </w:instrText>
        </w:r>
        <w:r w:rsidR="003E6EB8">
          <w:rPr>
            <w:noProof/>
            <w:webHidden/>
          </w:rPr>
        </w:r>
        <w:r w:rsidR="003E6EB8">
          <w:rPr>
            <w:noProof/>
            <w:webHidden/>
          </w:rPr>
          <w:fldChar w:fldCharType="separate"/>
        </w:r>
        <w:r w:rsidR="002D368B">
          <w:rPr>
            <w:noProof/>
            <w:webHidden/>
          </w:rPr>
          <w:t>38</w:t>
        </w:r>
        <w:r w:rsidR="003E6EB8">
          <w:rPr>
            <w:noProof/>
            <w:webHidden/>
          </w:rPr>
          <w:fldChar w:fldCharType="end"/>
        </w:r>
      </w:hyperlink>
    </w:p>
    <w:p w14:paraId="179EC75E" w14:textId="02851002" w:rsidR="003E6EB8" w:rsidRDefault="00000000">
      <w:pPr>
        <w:pStyle w:val="TOC4"/>
        <w:tabs>
          <w:tab w:val="left" w:pos="1540"/>
          <w:tab w:val="right" w:pos="10194"/>
        </w:tabs>
        <w:rPr>
          <w:rFonts w:eastAsiaTheme="minorEastAsia" w:cstheme="minorBidi"/>
          <w:noProof/>
          <w:color w:val="auto"/>
          <w:sz w:val="22"/>
          <w:szCs w:val="22"/>
        </w:rPr>
      </w:pPr>
      <w:hyperlink w:anchor="_Toc97215541" w:history="1">
        <w:r w:rsidR="003E6EB8" w:rsidRPr="00001187">
          <w:rPr>
            <w:rStyle w:val="Hyperlink"/>
            <w:rFonts w:eastAsiaTheme="majorEastAsia"/>
            <w:noProof/>
          </w:rPr>
          <w:t>2.3.10.3.</w:t>
        </w:r>
        <w:r w:rsidR="003E6EB8">
          <w:rPr>
            <w:rFonts w:eastAsiaTheme="minorEastAsia" w:cstheme="minorBidi"/>
            <w:noProof/>
            <w:color w:val="auto"/>
            <w:sz w:val="22"/>
            <w:szCs w:val="22"/>
          </w:rPr>
          <w:tab/>
        </w:r>
        <w:r w:rsidR="003E6EB8" w:rsidRPr="00001187">
          <w:rPr>
            <w:rStyle w:val="Hyperlink"/>
            <w:rFonts w:eastAsiaTheme="majorEastAsia"/>
            <w:noProof/>
          </w:rPr>
          <w:t>EDR vs MDR</w:t>
        </w:r>
        <w:r w:rsidR="003E6EB8">
          <w:rPr>
            <w:noProof/>
            <w:webHidden/>
          </w:rPr>
          <w:tab/>
        </w:r>
        <w:r w:rsidR="003E6EB8">
          <w:rPr>
            <w:noProof/>
            <w:webHidden/>
          </w:rPr>
          <w:fldChar w:fldCharType="begin"/>
        </w:r>
        <w:r w:rsidR="003E6EB8">
          <w:rPr>
            <w:noProof/>
            <w:webHidden/>
          </w:rPr>
          <w:instrText xml:space="preserve"> PAGEREF _Toc97215541 \h </w:instrText>
        </w:r>
        <w:r w:rsidR="003E6EB8">
          <w:rPr>
            <w:noProof/>
            <w:webHidden/>
          </w:rPr>
        </w:r>
        <w:r w:rsidR="003E6EB8">
          <w:rPr>
            <w:noProof/>
            <w:webHidden/>
          </w:rPr>
          <w:fldChar w:fldCharType="separate"/>
        </w:r>
        <w:r w:rsidR="002D368B">
          <w:rPr>
            <w:noProof/>
            <w:webHidden/>
          </w:rPr>
          <w:t>38</w:t>
        </w:r>
        <w:r w:rsidR="003E6EB8">
          <w:rPr>
            <w:noProof/>
            <w:webHidden/>
          </w:rPr>
          <w:fldChar w:fldCharType="end"/>
        </w:r>
      </w:hyperlink>
    </w:p>
    <w:p w14:paraId="41531F1D" w14:textId="034835E1" w:rsidR="003E6EB8" w:rsidRDefault="00000000">
      <w:pPr>
        <w:pStyle w:val="TOC4"/>
        <w:tabs>
          <w:tab w:val="left" w:pos="1540"/>
          <w:tab w:val="right" w:pos="10194"/>
        </w:tabs>
        <w:rPr>
          <w:rFonts w:eastAsiaTheme="minorEastAsia" w:cstheme="minorBidi"/>
          <w:noProof/>
          <w:color w:val="auto"/>
          <w:sz w:val="22"/>
          <w:szCs w:val="22"/>
        </w:rPr>
      </w:pPr>
      <w:hyperlink w:anchor="_Toc97215542" w:history="1">
        <w:r w:rsidR="003E6EB8" w:rsidRPr="00001187">
          <w:rPr>
            <w:rStyle w:val="Hyperlink"/>
            <w:rFonts w:eastAsiaTheme="majorEastAsia"/>
            <w:noProof/>
          </w:rPr>
          <w:t>2.3.10.4.</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Endpoint Detection and Response</w:t>
        </w:r>
        <w:r w:rsidR="003E6EB8">
          <w:rPr>
            <w:noProof/>
            <w:webHidden/>
          </w:rPr>
          <w:tab/>
        </w:r>
        <w:r w:rsidR="003E6EB8">
          <w:rPr>
            <w:noProof/>
            <w:webHidden/>
          </w:rPr>
          <w:fldChar w:fldCharType="begin"/>
        </w:r>
        <w:r w:rsidR="003E6EB8">
          <w:rPr>
            <w:noProof/>
            <w:webHidden/>
          </w:rPr>
          <w:instrText xml:space="preserve"> PAGEREF _Toc97215542 \h </w:instrText>
        </w:r>
        <w:r w:rsidR="003E6EB8">
          <w:rPr>
            <w:noProof/>
            <w:webHidden/>
          </w:rPr>
        </w:r>
        <w:r w:rsidR="003E6EB8">
          <w:rPr>
            <w:noProof/>
            <w:webHidden/>
          </w:rPr>
          <w:fldChar w:fldCharType="separate"/>
        </w:r>
        <w:r w:rsidR="002D368B">
          <w:rPr>
            <w:noProof/>
            <w:webHidden/>
          </w:rPr>
          <w:t>39</w:t>
        </w:r>
        <w:r w:rsidR="003E6EB8">
          <w:rPr>
            <w:noProof/>
            <w:webHidden/>
          </w:rPr>
          <w:fldChar w:fldCharType="end"/>
        </w:r>
      </w:hyperlink>
    </w:p>
    <w:p w14:paraId="2CDD7DB1" w14:textId="4E80D651" w:rsidR="003E6EB8" w:rsidRDefault="00000000">
      <w:pPr>
        <w:pStyle w:val="TOC4"/>
        <w:tabs>
          <w:tab w:val="left" w:pos="1540"/>
          <w:tab w:val="right" w:pos="10194"/>
        </w:tabs>
        <w:rPr>
          <w:rFonts w:eastAsiaTheme="minorEastAsia" w:cstheme="minorBidi"/>
          <w:noProof/>
          <w:color w:val="auto"/>
          <w:sz w:val="22"/>
          <w:szCs w:val="22"/>
        </w:rPr>
      </w:pPr>
      <w:hyperlink w:anchor="_Toc97215543" w:history="1">
        <w:r w:rsidR="003E6EB8" w:rsidRPr="00001187">
          <w:rPr>
            <w:rStyle w:val="Hyperlink"/>
            <w:rFonts w:eastAsiaTheme="majorEastAsia"/>
            <w:noProof/>
          </w:rPr>
          <w:t>2.3.10.5.</w:t>
        </w:r>
        <w:r w:rsidR="003E6EB8">
          <w:rPr>
            <w:rFonts w:eastAsiaTheme="minorEastAsia" w:cstheme="minorBidi"/>
            <w:noProof/>
            <w:color w:val="auto"/>
            <w:sz w:val="22"/>
            <w:szCs w:val="22"/>
          </w:rPr>
          <w:tab/>
        </w:r>
        <w:r w:rsidR="003E6EB8" w:rsidRPr="00001187">
          <w:rPr>
            <w:rStyle w:val="Hyperlink"/>
            <w:rFonts w:eastAsiaTheme="majorEastAsia"/>
            <w:noProof/>
          </w:rPr>
          <w:t>Recommendations</w:t>
        </w:r>
        <w:r w:rsidR="003E6EB8">
          <w:rPr>
            <w:noProof/>
            <w:webHidden/>
          </w:rPr>
          <w:tab/>
        </w:r>
        <w:r w:rsidR="003E6EB8">
          <w:rPr>
            <w:noProof/>
            <w:webHidden/>
          </w:rPr>
          <w:fldChar w:fldCharType="begin"/>
        </w:r>
        <w:r w:rsidR="003E6EB8">
          <w:rPr>
            <w:noProof/>
            <w:webHidden/>
          </w:rPr>
          <w:instrText xml:space="preserve"> PAGEREF _Toc97215543 \h </w:instrText>
        </w:r>
        <w:r w:rsidR="003E6EB8">
          <w:rPr>
            <w:noProof/>
            <w:webHidden/>
          </w:rPr>
        </w:r>
        <w:r w:rsidR="003E6EB8">
          <w:rPr>
            <w:noProof/>
            <w:webHidden/>
          </w:rPr>
          <w:fldChar w:fldCharType="separate"/>
        </w:r>
        <w:r w:rsidR="002D368B">
          <w:rPr>
            <w:noProof/>
            <w:webHidden/>
          </w:rPr>
          <w:t>39</w:t>
        </w:r>
        <w:r w:rsidR="003E6EB8">
          <w:rPr>
            <w:noProof/>
            <w:webHidden/>
          </w:rPr>
          <w:fldChar w:fldCharType="end"/>
        </w:r>
      </w:hyperlink>
    </w:p>
    <w:p w14:paraId="482BC731" w14:textId="13155E6B" w:rsidR="003E6EB8" w:rsidRDefault="00000000">
      <w:pPr>
        <w:pStyle w:val="TOC3"/>
        <w:tabs>
          <w:tab w:val="left" w:pos="1760"/>
        </w:tabs>
        <w:rPr>
          <w:rFonts w:eastAsiaTheme="minorEastAsia"/>
          <w:color w:val="auto"/>
          <w:sz w:val="22"/>
          <w:lang w:eastAsia="en-GB"/>
        </w:rPr>
      </w:pPr>
      <w:hyperlink w:anchor="_Toc97215544" w:history="1">
        <w:r w:rsidR="003E6EB8" w:rsidRPr="00001187">
          <w:rPr>
            <w:rStyle w:val="Hyperlink"/>
          </w:rPr>
          <w:t>2.3.11.</w:t>
        </w:r>
        <w:r w:rsidR="003E6EB8">
          <w:rPr>
            <w:rFonts w:eastAsiaTheme="minorEastAsia"/>
            <w:color w:val="auto"/>
            <w:sz w:val="22"/>
            <w:lang w:eastAsia="en-GB"/>
          </w:rPr>
          <w:tab/>
        </w:r>
        <w:r w:rsidR="003E6EB8" w:rsidRPr="00001187">
          <w:rPr>
            <w:rStyle w:val="Hyperlink"/>
          </w:rPr>
          <w:t>Encryption</w:t>
        </w:r>
        <w:r w:rsidR="003E6EB8">
          <w:rPr>
            <w:webHidden/>
          </w:rPr>
          <w:tab/>
        </w:r>
        <w:r w:rsidR="003E6EB8">
          <w:rPr>
            <w:webHidden/>
          </w:rPr>
          <w:fldChar w:fldCharType="begin"/>
        </w:r>
        <w:r w:rsidR="003E6EB8">
          <w:rPr>
            <w:webHidden/>
          </w:rPr>
          <w:instrText xml:space="preserve"> PAGEREF _Toc97215544 \h </w:instrText>
        </w:r>
        <w:r w:rsidR="003E6EB8">
          <w:rPr>
            <w:webHidden/>
          </w:rPr>
        </w:r>
        <w:r w:rsidR="003E6EB8">
          <w:rPr>
            <w:webHidden/>
          </w:rPr>
          <w:fldChar w:fldCharType="separate"/>
        </w:r>
        <w:r w:rsidR="002D368B">
          <w:rPr>
            <w:webHidden/>
          </w:rPr>
          <w:t>40</w:t>
        </w:r>
        <w:r w:rsidR="003E6EB8">
          <w:rPr>
            <w:webHidden/>
          </w:rPr>
          <w:fldChar w:fldCharType="end"/>
        </w:r>
      </w:hyperlink>
    </w:p>
    <w:p w14:paraId="52857F1D" w14:textId="1F3A2401" w:rsidR="003E6EB8" w:rsidRDefault="00000000">
      <w:pPr>
        <w:pStyle w:val="TOC4"/>
        <w:tabs>
          <w:tab w:val="left" w:pos="1760"/>
          <w:tab w:val="right" w:pos="10194"/>
        </w:tabs>
        <w:rPr>
          <w:rFonts w:eastAsiaTheme="minorEastAsia" w:cstheme="minorBidi"/>
          <w:noProof/>
          <w:color w:val="auto"/>
          <w:sz w:val="22"/>
          <w:szCs w:val="22"/>
        </w:rPr>
      </w:pPr>
      <w:hyperlink w:anchor="_Toc97215545" w:history="1">
        <w:r w:rsidR="003E6EB8" w:rsidRPr="00001187">
          <w:rPr>
            <w:rStyle w:val="Hyperlink"/>
            <w:rFonts w:ascii="Trebuchet MS" w:eastAsiaTheme="majorEastAsia" w:hAnsi="Trebuchet MS"/>
            <w:noProof/>
          </w:rPr>
          <w:t>2.3.11.1.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_Toc97215545 \h </w:instrText>
        </w:r>
        <w:r w:rsidR="003E6EB8">
          <w:rPr>
            <w:noProof/>
            <w:webHidden/>
          </w:rPr>
        </w:r>
        <w:r w:rsidR="003E6EB8">
          <w:rPr>
            <w:noProof/>
            <w:webHidden/>
          </w:rPr>
          <w:fldChar w:fldCharType="separate"/>
        </w:r>
        <w:r w:rsidR="002D368B">
          <w:rPr>
            <w:noProof/>
            <w:webHidden/>
          </w:rPr>
          <w:t>40</w:t>
        </w:r>
        <w:r w:rsidR="003E6EB8">
          <w:rPr>
            <w:noProof/>
            <w:webHidden/>
          </w:rPr>
          <w:fldChar w:fldCharType="end"/>
        </w:r>
      </w:hyperlink>
    </w:p>
    <w:p w14:paraId="666A4CFB" w14:textId="24A9DE62" w:rsidR="003E6EB8" w:rsidRDefault="00000000">
      <w:pPr>
        <w:pStyle w:val="TOC4"/>
        <w:tabs>
          <w:tab w:val="left" w:pos="1760"/>
          <w:tab w:val="right" w:pos="10194"/>
        </w:tabs>
        <w:rPr>
          <w:rFonts w:eastAsiaTheme="minorEastAsia" w:cstheme="minorBidi"/>
          <w:noProof/>
          <w:color w:val="auto"/>
          <w:sz w:val="22"/>
          <w:szCs w:val="22"/>
        </w:rPr>
      </w:pPr>
      <w:hyperlink w:anchor="_Toc97215546" w:history="1">
        <w:r w:rsidR="003E6EB8" w:rsidRPr="00001187">
          <w:rPr>
            <w:rStyle w:val="Hyperlink"/>
            <w:rFonts w:ascii="Trebuchet MS" w:eastAsiaTheme="majorEastAsia" w:hAnsi="Trebuchet MS"/>
            <w:noProof/>
          </w:rPr>
          <w:t>2.3.11.2.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Encryption at Rest vs Motion</w:t>
        </w:r>
        <w:r w:rsidR="003E6EB8">
          <w:rPr>
            <w:noProof/>
            <w:webHidden/>
          </w:rPr>
          <w:tab/>
        </w:r>
        <w:r w:rsidR="003E6EB8">
          <w:rPr>
            <w:noProof/>
            <w:webHidden/>
          </w:rPr>
          <w:fldChar w:fldCharType="begin"/>
        </w:r>
        <w:r w:rsidR="003E6EB8">
          <w:rPr>
            <w:noProof/>
            <w:webHidden/>
          </w:rPr>
          <w:instrText xml:space="preserve"> PAGEREF _Toc97215546 \h </w:instrText>
        </w:r>
        <w:r w:rsidR="003E6EB8">
          <w:rPr>
            <w:noProof/>
            <w:webHidden/>
          </w:rPr>
        </w:r>
        <w:r w:rsidR="003E6EB8">
          <w:rPr>
            <w:noProof/>
            <w:webHidden/>
          </w:rPr>
          <w:fldChar w:fldCharType="separate"/>
        </w:r>
        <w:r w:rsidR="002D368B">
          <w:rPr>
            <w:noProof/>
            <w:webHidden/>
          </w:rPr>
          <w:t>40</w:t>
        </w:r>
        <w:r w:rsidR="003E6EB8">
          <w:rPr>
            <w:noProof/>
            <w:webHidden/>
          </w:rPr>
          <w:fldChar w:fldCharType="end"/>
        </w:r>
      </w:hyperlink>
    </w:p>
    <w:p w14:paraId="17182409" w14:textId="5AE87FB1" w:rsidR="003E6EB8" w:rsidRDefault="00000000">
      <w:pPr>
        <w:pStyle w:val="TOC3"/>
        <w:tabs>
          <w:tab w:val="left" w:pos="1760"/>
        </w:tabs>
        <w:rPr>
          <w:rFonts w:eastAsiaTheme="minorEastAsia"/>
          <w:color w:val="auto"/>
          <w:sz w:val="22"/>
          <w:lang w:eastAsia="en-GB"/>
        </w:rPr>
      </w:pPr>
      <w:hyperlink w:anchor="_Toc97215547" w:history="1">
        <w:r w:rsidR="003E6EB8" w:rsidRPr="00001187">
          <w:rPr>
            <w:rStyle w:val="Hyperlink"/>
          </w:rPr>
          <w:t>2.3.12.</w:t>
        </w:r>
        <w:r w:rsidR="003E6EB8">
          <w:rPr>
            <w:rFonts w:eastAsiaTheme="minorEastAsia"/>
            <w:color w:val="auto"/>
            <w:sz w:val="22"/>
            <w:lang w:eastAsia="en-GB"/>
          </w:rPr>
          <w:tab/>
        </w:r>
        <w:r w:rsidR="003E6EB8" w:rsidRPr="00001187">
          <w:rPr>
            <w:rStyle w:val="Hyperlink"/>
          </w:rPr>
          <w:t>Virtual Private Network</w:t>
        </w:r>
        <w:r w:rsidR="003E6EB8">
          <w:rPr>
            <w:webHidden/>
          </w:rPr>
          <w:tab/>
        </w:r>
        <w:r w:rsidR="003E6EB8">
          <w:rPr>
            <w:webHidden/>
          </w:rPr>
          <w:fldChar w:fldCharType="begin"/>
        </w:r>
        <w:r w:rsidR="003E6EB8">
          <w:rPr>
            <w:webHidden/>
          </w:rPr>
          <w:instrText xml:space="preserve"> PAGEREF _Toc97215547 \h </w:instrText>
        </w:r>
        <w:r w:rsidR="003E6EB8">
          <w:rPr>
            <w:webHidden/>
          </w:rPr>
        </w:r>
        <w:r w:rsidR="003E6EB8">
          <w:rPr>
            <w:webHidden/>
          </w:rPr>
          <w:fldChar w:fldCharType="separate"/>
        </w:r>
        <w:r w:rsidR="002D368B">
          <w:rPr>
            <w:webHidden/>
          </w:rPr>
          <w:t>41</w:t>
        </w:r>
        <w:r w:rsidR="003E6EB8">
          <w:rPr>
            <w:webHidden/>
          </w:rPr>
          <w:fldChar w:fldCharType="end"/>
        </w:r>
      </w:hyperlink>
    </w:p>
    <w:p w14:paraId="142B217F" w14:textId="1ADFEBDF" w:rsidR="003E6EB8" w:rsidRDefault="00000000">
      <w:pPr>
        <w:pStyle w:val="TOC4"/>
        <w:tabs>
          <w:tab w:val="left" w:pos="1540"/>
          <w:tab w:val="right" w:pos="10194"/>
        </w:tabs>
        <w:rPr>
          <w:rFonts w:eastAsiaTheme="minorEastAsia" w:cstheme="minorBidi"/>
          <w:noProof/>
          <w:color w:val="auto"/>
          <w:sz w:val="22"/>
          <w:szCs w:val="22"/>
        </w:rPr>
      </w:pPr>
      <w:hyperlink w:anchor="_Toc97215548" w:history="1">
        <w:r w:rsidR="003E6EB8" w:rsidRPr="00001187">
          <w:rPr>
            <w:rStyle w:val="Hyperlink"/>
            <w:rFonts w:eastAsiaTheme="majorEastAsia"/>
            <w:noProof/>
          </w:rPr>
          <w:t>2.3.12.1.</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CIS v7 Sections</w:t>
        </w:r>
        <w:r w:rsidR="003E6EB8">
          <w:rPr>
            <w:noProof/>
            <w:webHidden/>
          </w:rPr>
          <w:tab/>
        </w:r>
        <w:r w:rsidR="003E6EB8">
          <w:rPr>
            <w:noProof/>
            <w:webHidden/>
          </w:rPr>
          <w:fldChar w:fldCharType="begin"/>
        </w:r>
        <w:r w:rsidR="003E6EB8">
          <w:rPr>
            <w:noProof/>
            <w:webHidden/>
          </w:rPr>
          <w:instrText xml:space="preserve"> PAGEREF _Toc97215548 \h </w:instrText>
        </w:r>
        <w:r w:rsidR="003E6EB8">
          <w:rPr>
            <w:noProof/>
            <w:webHidden/>
          </w:rPr>
        </w:r>
        <w:r w:rsidR="003E6EB8">
          <w:rPr>
            <w:noProof/>
            <w:webHidden/>
          </w:rPr>
          <w:fldChar w:fldCharType="separate"/>
        </w:r>
        <w:r w:rsidR="002D368B">
          <w:rPr>
            <w:noProof/>
            <w:webHidden/>
          </w:rPr>
          <w:t>41</w:t>
        </w:r>
        <w:r w:rsidR="003E6EB8">
          <w:rPr>
            <w:noProof/>
            <w:webHidden/>
          </w:rPr>
          <w:fldChar w:fldCharType="end"/>
        </w:r>
      </w:hyperlink>
    </w:p>
    <w:p w14:paraId="55B0CFC4" w14:textId="11BD006E" w:rsidR="003E6EB8" w:rsidRDefault="00000000">
      <w:pPr>
        <w:pStyle w:val="TOC4"/>
        <w:tabs>
          <w:tab w:val="left" w:pos="1760"/>
          <w:tab w:val="right" w:pos="10194"/>
        </w:tabs>
        <w:rPr>
          <w:rFonts w:eastAsiaTheme="minorEastAsia" w:cstheme="minorBidi"/>
          <w:noProof/>
          <w:color w:val="auto"/>
          <w:sz w:val="22"/>
          <w:szCs w:val="22"/>
        </w:rPr>
      </w:pPr>
      <w:hyperlink w:anchor="_Toc97215549" w:history="1">
        <w:r w:rsidR="003E6EB8" w:rsidRPr="00001187">
          <w:rPr>
            <w:rStyle w:val="Hyperlink"/>
            <w:rFonts w:ascii="Trebuchet MS" w:eastAsiaTheme="majorEastAsia" w:hAnsi="Trebuchet MS"/>
            <w:noProof/>
          </w:rPr>
          <w:t>2.3.12.2.</w:t>
        </w:r>
        <w:r w:rsidR="003E6EB8">
          <w:rPr>
            <w:rFonts w:eastAsiaTheme="minorEastAsia" w:cstheme="minorBidi"/>
            <w:noProof/>
            <w:color w:val="auto"/>
            <w:sz w:val="22"/>
            <w:szCs w:val="22"/>
          </w:rPr>
          <w:tab/>
        </w:r>
        <w:r w:rsidR="003E6EB8" w:rsidRPr="00001187">
          <w:rPr>
            <w:rStyle w:val="Hyperlink"/>
            <w:rFonts w:ascii="Trebuchet MS" w:eastAsiaTheme="majorEastAsia" w:hAnsi="Trebuchet MS"/>
            <w:noProof/>
          </w:rPr>
          <w:t>Traditional VPN</w:t>
        </w:r>
        <w:r w:rsidR="003E6EB8">
          <w:rPr>
            <w:noProof/>
            <w:webHidden/>
          </w:rPr>
          <w:tab/>
        </w:r>
        <w:r w:rsidR="003E6EB8">
          <w:rPr>
            <w:noProof/>
            <w:webHidden/>
          </w:rPr>
          <w:fldChar w:fldCharType="begin"/>
        </w:r>
        <w:r w:rsidR="003E6EB8">
          <w:rPr>
            <w:noProof/>
            <w:webHidden/>
          </w:rPr>
          <w:instrText xml:space="preserve"> PAGEREF _Toc97215549 \h </w:instrText>
        </w:r>
        <w:r w:rsidR="003E6EB8">
          <w:rPr>
            <w:noProof/>
            <w:webHidden/>
          </w:rPr>
        </w:r>
        <w:r w:rsidR="003E6EB8">
          <w:rPr>
            <w:noProof/>
            <w:webHidden/>
          </w:rPr>
          <w:fldChar w:fldCharType="separate"/>
        </w:r>
        <w:r w:rsidR="002D368B">
          <w:rPr>
            <w:noProof/>
            <w:webHidden/>
          </w:rPr>
          <w:t>41</w:t>
        </w:r>
        <w:r w:rsidR="003E6EB8">
          <w:rPr>
            <w:noProof/>
            <w:webHidden/>
          </w:rPr>
          <w:fldChar w:fldCharType="end"/>
        </w:r>
      </w:hyperlink>
    </w:p>
    <w:p w14:paraId="7B1F68BE" w14:textId="436F46D2" w:rsidR="003E6EB8" w:rsidRDefault="00000000">
      <w:pPr>
        <w:pStyle w:val="TOC4"/>
        <w:tabs>
          <w:tab w:val="left" w:pos="1540"/>
          <w:tab w:val="right" w:pos="10194"/>
        </w:tabs>
        <w:rPr>
          <w:rFonts w:eastAsiaTheme="minorEastAsia" w:cstheme="minorBidi"/>
          <w:noProof/>
          <w:color w:val="auto"/>
          <w:sz w:val="22"/>
          <w:szCs w:val="22"/>
        </w:rPr>
      </w:pPr>
      <w:hyperlink w:anchor="_Toc97215550" w:history="1">
        <w:r w:rsidR="003E6EB8" w:rsidRPr="00001187">
          <w:rPr>
            <w:rStyle w:val="Hyperlink"/>
            <w:rFonts w:eastAsiaTheme="majorEastAsia"/>
            <w:noProof/>
          </w:rPr>
          <w:t>2.3.12.3.</w:t>
        </w:r>
        <w:r w:rsidR="003E6EB8">
          <w:rPr>
            <w:rFonts w:eastAsiaTheme="minorEastAsia" w:cstheme="minorBidi"/>
            <w:noProof/>
            <w:color w:val="auto"/>
            <w:sz w:val="22"/>
            <w:szCs w:val="22"/>
          </w:rPr>
          <w:tab/>
        </w:r>
        <w:r w:rsidR="003E6EB8" w:rsidRPr="00001187">
          <w:rPr>
            <w:rStyle w:val="Hyperlink"/>
            <w:rFonts w:ascii="Trebuchet MS" w:eastAsia="Trebuchet MS" w:hAnsi="Trebuchet MS" w:cs="Trebuchet MS"/>
            <w:noProof/>
          </w:rPr>
          <w:t>Zero Trust Network Access (ZTNA)</w:t>
        </w:r>
        <w:r w:rsidR="003E6EB8">
          <w:rPr>
            <w:noProof/>
            <w:webHidden/>
          </w:rPr>
          <w:tab/>
        </w:r>
        <w:r w:rsidR="003E6EB8">
          <w:rPr>
            <w:noProof/>
            <w:webHidden/>
          </w:rPr>
          <w:fldChar w:fldCharType="begin"/>
        </w:r>
        <w:r w:rsidR="003E6EB8">
          <w:rPr>
            <w:noProof/>
            <w:webHidden/>
          </w:rPr>
          <w:instrText xml:space="preserve"> PAGEREF _Toc97215550 \h </w:instrText>
        </w:r>
        <w:r w:rsidR="003E6EB8">
          <w:rPr>
            <w:noProof/>
            <w:webHidden/>
          </w:rPr>
        </w:r>
        <w:r w:rsidR="003E6EB8">
          <w:rPr>
            <w:noProof/>
            <w:webHidden/>
          </w:rPr>
          <w:fldChar w:fldCharType="separate"/>
        </w:r>
        <w:r w:rsidR="002D368B">
          <w:rPr>
            <w:noProof/>
            <w:webHidden/>
          </w:rPr>
          <w:t>41</w:t>
        </w:r>
        <w:r w:rsidR="003E6EB8">
          <w:rPr>
            <w:noProof/>
            <w:webHidden/>
          </w:rPr>
          <w:fldChar w:fldCharType="end"/>
        </w:r>
      </w:hyperlink>
    </w:p>
    <w:p w14:paraId="7F02395B" w14:textId="61410536" w:rsidR="003E6EB8" w:rsidRDefault="00000000">
      <w:pPr>
        <w:pStyle w:val="TOC1"/>
        <w:rPr>
          <w:rFonts w:asciiTheme="minorHAnsi" w:eastAsiaTheme="minorEastAsia" w:hAnsiTheme="minorHAnsi"/>
          <w:caps w:val="0"/>
          <w:color w:val="auto"/>
          <w:sz w:val="22"/>
          <w:lang w:eastAsia="en-GB"/>
        </w:rPr>
      </w:pPr>
      <w:hyperlink w:anchor="_Toc97215551" w:history="1">
        <w:r w:rsidR="003E6EB8" w:rsidRPr="00001187">
          <w:rPr>
            <w:rStyle w:val="Hyperlink"/>
          </w:rPr>
          <w:t>3.</w:t>
        </w:r>
        <w:r w:rsidR="003E6EB8">
          <w:rPr>
            <w:rFonts w:asciiTheme="minorHAnsi" w:eastAsiaTheme="minorEastAsia" w:hAnsiTheme="minorHAnsi"/>
            <w:caps w:val="0"/>
            <w:color w:val="auto"/>
            <w:sz w:val="22"/>
            <w:lang w:eastAsia="en-GB"/>
          </w:rPr>
          <w:tab/>
        </w:r>
        <w:r w:rsidR="003E6EB8" w:rsidRPr="00001187">
          <w:rPr>
            <w:rStyle w:val="Hyperlink"/>
          </w:rPr>
          <w:t>Personas</w:t>
        </w:r>
        <w:r w:rsidR="003E6EB8">
          <w:rPr>
            <w:webHidden/>
          </w:rPr>
          <w:tab/>
        </w:r>
        <w:r w:rsidR="003E6EB8">
          <w:rPr>
            <w:webHidden/>
          </w:rPr>
          <w:fldChar w:fldCharType="begin"/>
        </w:r>
        <w:r w:rsidR="003E6EB8">
          <w:rPr>
            <w:webHidden/>
          </w:rPr>
          <w:instrText xml:space="preserve"> PAGEREF _Toc97215551 \h </w:instrText>
        </w:r>
        <w:r w:rsidR="003E6EB8">
          <w:rPr>
            <w:webHidden/>
          </w:rPr>
        </w:r>
        <w:r w:rsidR="003E6EB8">
          <w:rPr>
            <w:webHidden/>
          </w:rPr>
          <w:fldChar w:fldCharType="separate"/>
        </w:r>
        <w:r w:rsidR="002D368B">
          <w:rPr>
            <w:webHidden/>
          </w:rPr>
          <w:t>42</w:t>
        </w:r>
        <w:r w:rsidR="003E6EB8">
          <w:rPr>
            <w:webHidden/>
          </w:rPr>
          <w:fldChar w:fldCharType="end"/>
        </w:r>
      </w:hyperlink>
    </w:p>
    <w:p w14:paraId="135F4D79" w14:textId="26D601D0" w:rsidR="003E6EB8" w:rsidRDefault="00000000">
      <w:pPr>
        <w:pStyle w:val="TOC2"/>
        <w:rPr>
          <w:rFonts w:eastAsiaTheme="minorEastAsia"/>
          <w:noProof/>
          <w:color w:val="auto"/>
          <w:sz w:val="22"/>
          <w:lang w:eastAsia="en-GB"/>
        </w:rPr>
      </w:pPr>
      <w:hyperlink w:anchor="_Toc97215552" w:history="1">
        <w:r w:rsidR="003E6EB8" w:rsidRPr="00001187">
          <w:rPr>
            <w:rStyle w:val="Hyperlink"/>
            <w:noProof/>
          </w:rPr>
          <w:t>3.1.</w:t>
        </w:r>
        <w:r w:rsidR="003E6EB8">
          <w:rPr>
            <w:rFonts w:eastAsiaTheme="minorEastAsia"/>
            <w:noProof/>
            <w:color w:val="auto"/>
            <w:sz w:val="22"/>
            <w:lang w:eastAsia="en-GB"/>
          </w:rPr>
          <w:tab/>
        </w:r>
        <w:r w:rsidR="003E6EB8" w:rsidRPr="00001187">
          <w:rPr>
            <w:rStyle w:val="Hyperlink"/>
            <w:noProof/>
          </w:rPr>
          <w:t>Security Framework</w:t>
        </w:r>
        <w:r w:rsidR="003E6EB8">
          <w:rPr>
            <w:noProof/>
            <w:webHidden/>
          </w:rPr>
          <w:tab/>
        </w:r>
        <w:r w:rsidR="003E6EB8">
          <w:rPr>
            <w:noProof/>
            <w:webHidden/>
          </w:rPr>
          <w:fldChar w:fldCharType="begin"/>
        </w:r>
        <w:r w:rsidR="003E6EB8">
          <w:rPr>
            <w:noProof/>
            <w:webHidden/>
          </w:rPr>
          <w:instrText xml:space="preserve"> PAGEREF _Toc97215552 \h </w:instrText>
        </w:r>
        <w:r w:rsidR="003E6EB8">
          <w:rPr>
            <w:noProof/>
            <w:webHidden/>
          </w:rPr>
        </w:r>
        <w:r w:rsidR="003E6EB8">
          <w:rPr>
            <w:noProof/>
            <w:webHidden/>
          </w:rPr>
          <w:fldChar w:fldCharType="separate"/>
        </w:r>
        <w:r w:rsidR="002D368B">
          <w:rPr>
            <w:noProof/>
            <w:webHidden/>
          </w:rPr>
          <w:t>42</w:t>
        </w:r>
        <w:r w:rsidR="003E6EB8">
          <w:rPr>
            <w:noProof/>
            <w:webHidden/>
          </w:rPr>
          <w:fldChar w:fldCharType="end"/>
        </w:r>
      </w:hyperlink>
    </w:p>
    <w:p w14:paraId="4A2BE6B6" w14:textId="3D14ECAE" w:rsidR="003E6EB8" w:rsidRDefault="00000000">
      <w:pPr>
        <w:pStyle w:val="TOC2"/>
        <w:rPr>
          <w:rFonts w:eastAsiaTheme="minorEastAsia"/>
          <w:noProof/>
          <w:color w:val="auto"/>
          <w:sz w:val="22"/>
          <w:lang w:eastAsia="en-GB"/>
        </w:rPr>
      </w:pPr>
      <w:hyperlink w:anchor="_Toc97215553" w:history="1">
        <w:r w:rsidR="003E6EB8" w:rsidRPr="00001187">
          <w:rPr>
            <w:rStyle w:val="Hyperlink"/>
            <w:noProof/>
          </w:rPr>
          <w:t>3.2.</w:t>
        </w:r>
        <w:r w:rsidR="003E6EB8">
          <w:rPr>
            <w:rFonts w:eastAsiaTheme="minorEastAsia"/>
            <w:noProof/>
            <w:color w:val="auto"/>
            <w:sz w:val="22"/>
            <w:lang w:eastAsia="en-GB"/>
          </w:rPr>
          <w:tab/>
        </w:r>
        <w:r w:rsidR="003E6EB8" w:rsidRPr="00001187">
          <w:rPr>
            <w:rStyle w:val="Hyperlink"/>
            <w:noProof/>
          </w:rPr>
          <w:t>General Head Office Users</w:t>
        </w:r>
        <w:r w:rsidR="003E6EB8">
          <w:rPr>
            <w:noProof/>
            <w:webHidden/>
          </w:rPr>
          <w:tab/>
        </w:r>
        <w:r w:rsidR="003E6EB8">
          <w:rPr>
            <w:noProof/>
            <w:webHidden/>
          </w:rPr>
          <w:fldChar w:fldCharType="begin"/>
        </w:r>
        <w:r w:rsidR="003E6EB8">
          <w:rPr>
            <w:noProof/>
            <w:webHidden/>
          </w:rPr>
          <w:instrText xml:space="preserve"> PAGEREF _Toc97215553 \h </w:instrText>
        </w:r>
        <w:r w:rsidR="003E6EB8">
          <w:rPr>
            <w:noProof/>
            <w:webHidden/>
          </w:rPr>
        </w:r>
        <w:r w:rsidR="003E6EB8">
          <w:rPr>
            <w:noProof/>
            <w:webHidden/>
          </w:rPr>
          <w:fldChar w:fldCharType="separate"/>
        </w:r>
        <w:r w:rsidR="002D368B">
          <w:rPr>
            <w:noProof/>
            <w:webHidden/>
          </w:rPr>
          <w:t>43</w:t>
        </w:r>
        <w:r w:rsidR="003E6EB8">
          <w:rPr>
            <w:noProof/>
            <w:webHidden/>
          </w:rPr>
          <w:fldChar w:fldCharType="end"/>
        </w:r>
      </w:hyperlink>
    </w:p>
    <w:p w14:paraId="113EA019" w14:textId="38BFC3C7" w:rsidR="003E6EB8" w:rsidRDefault="00000000">
      <w:pPr>
        <w:pStyle w:val="TOC4"/>
        <w:tabs>
          <w:tab w:val="left" w:pos="1540"/>
          <w:tab w:val="right" w:pos="10194"/>
        </w:tabs>
        <w:rPr>
          <w:rFonts w:eastAsiaTheme="minorEastAsia" w:cstheme="minorBidi"/>
          <w:noProof/>
          <w:color w:val="auto"/>
          <w:sz w:val="22"/>
          <w:szCs w:val="22"/>
        </w:rPr>
      </w:pPr>
      <w:hyperlink w:anchor="_Toc97215554" w:history="1">
        <w:r w:rsidR="003E6EB8" w:rsidRPr="00001187">
          <w:rPr>
            <w:rStyle w:val="Hyperlink"/>
            <w:rFonts w:eastAsiaTheme="majorEastAsia"/>
            <w:noProof/>
          </w:rPr>
          <w:t>3.2.1.1.</w:t>
        </w:r>
        <w:r w:rsidR="003E6EB8">
          <w:rPr>
            <w:rFonts w:eastAsiaTheme="minorEastAsia" w:cstheme="minorBidi"/>
            <w:noProof/>
            <w:color w:val="auto"/>
            <w:sz w:val="22"/>
            <w:szCs w:val="22"/>
          </w:rPr>
          <w:tab/>
        </w:r>
        <w:r w:rsidR="003E6EB8" w:rsidRPr="00001187">
          <w:rPr>
            <w:rStyle w:val="Hyperlink"/>
            <w:rFonts w:eastAsiaTheme="majorEastAsia"/>
            <w:noProof/>
          </w:rPr>
          <w:t>Accessing Software as a Service (SaaS)</w:t>
        </w:r>
        <w:r w:rsidR="003E6EB8">
          <w:rPr>
            <w:noProof/>
            <w:webHidden/>
          </w:rPr>
          <w:tab/>
        </w:r>
        <w:r w:rsidR="003E6EB8">
          <w:rPr>
            <w:noProof/>
            <w:webHidden/>
          </w:rPr>
          <w:fldChar w:fldCharType="begin"/>
        </w:r>
        <w:r w:rsidR="003E6EB8">
          <w:rPr>
            <w:noProof/>
            <w:webHidden/>
          </w:rPr>
          <w:instrText xml:space="preserve"> PAGEREF _Toc97215554 \h </w:instrText>
        </w:r>
        <w:r w:rsidR="003E6EB8">
          <w:rPr>
            <w:noProof/>
            <w:webHidden/>
          </w:rPr>
        </w:r>
        <w:r w:rsidR="003E6EB8">
          <w:rPr>
            <w:noProof/>
            <w:webHidden/>
          </w:rPr>
          <w:fldChar w:fldCharType="separate"/>
        </w:r>
        <w:r w:rsidR="002D368B">
          <w:rPr>
            <w:noProof/>
            <w:webHidden/>
          </w:rPr>
          <w:t>43</w:t>
        </w:r>
        <w:r w:rsidR="003E6EB8">
          <w:rPr>
            <w:noProof/>
            <w:webHidden/>
          </w:rPr>
          <w:fldChar w:fldCharType="end"/>
        </w:r>
      </w:hyperlink>
    </w:p>
    <w:p w14:paraId="2A90999A" w14:textId="6D11C77D" w:rsidR="003E6EB8" w:rsidRDefault="00000000">
      <w:pPr>
        <w:pStyle w:val="TOC4"/>
        <w:tabs>
          <w:tab w:val="left" w:pos="1540"/>
          <w:tab w:val="right" w:pos="10194"/>
        </w:tabs>
        <w:rPr>
          <w:rFonts w:eastAsiaTheme="minorEastAsia" w:cstheme="minorBidi"/>
          <w:noProof/>
          <w:color w:val="auto"/>
          <w:sz w:val="22"/>
          <w:szCs w:val="22"/>
        </w:rPr>
      </w:pPr>
      <w:hyperlink w:anchor="_Toc97215555" w:history="1">
        <w:r w:rsidR="003E6EB8" w:rsidRPr="00001187">
          <w:rPr>
            <w:rStyle w:val="Hyperlink"/>
            <w:rFonts w:eastAsiaTheme="majorEastAsia"/>
            <w:noProof/>
          </w:rPr>
          <w:t>3.2.1.2.</w:t>
        </w:r>
        <w:r w:rsidR="003E6EB8">
          <w:rPr>
            <w:rFonts w:eastAsiaTheme="minorEastAsia" w:cstheme="minorBidi"/>
            <w:noProof/>
            <w:color w:val="auto"/>
            <w:sz w:val="22"/>
            <w:szCs w:val="22"/>
          </w:rPr>
          <w:tab/>
        </w:r>
        <w:r w:rsidR="003E6EB8" w:rsidRPr="00001187">
          <w:rPr>
            <w:rStyle w:val="Hyperlink"/>
            <w:rFonts w:eastAsiaTheme="majorEastAsia"/>
            <w:noProof/>
          </w:rPr>
          <w:t>Accessing General Internet Services</w:t>
        </w:r>
        <w:r w:rsidR="003E6EB8">
          <w:rPr>
            <w:noProof/>
            <w:webHidden/>
          </w:rPr>
          <w:tab/>
        </w:r>
        <w:r w:rsidR="003E6EB8">
          <w:rPr>
            <w:noProof/>
            <w:webHidden/>
          </w:rPr>
          <w:fldChar w:fldCharType="begin"/>
        </w:r>
        <w:r w:rsidR="003E6EB8">
          <w:rPr>
            <w:noProof/>
            <w:webHidden/>
          </w:rPr>
          <w:instrText xml:space="preserve"> PAGEREF _Toc97215555 \h </w:instrText>
        </w:r>
        <w:r w:rsidR="003E6EB8">
          <w:rPr>
            <w:noProof/>
            <w:webHidden/>
          </w:rPr>
        </w:r>
        <w:r w:rsidR="003E6EB8">
          <w:rPr>
            <w:noProof/>
            <w:webHidden/>
          </w:rPr>
          <w:fldChar w:fldCharType="separate"/>
        </w:r>
        <w:r w:rsidR="002D368B">
          <w:rPr>
            <w:noProof/>
            <w:webHidden/>
          </w:rPr>
          <w:t>44</w:t>
        </w:r>
        <w:r w:rsidR="003E6EB8">
          <w:rPr>
            <w:noProof/>
            <w:webHidden/>
          </w:rPr>
          <w:fldChar w:fldCharType="end"/>
        </w:r>
      </w:hyperlink>
    </w:p>
    <w:p w14:paraId="08617D78" w14:textId="639EB133" w:rsidR="003E6EB8" w:rsidRDefault="00000000">
      <w:pPr>
        <w:pStyle w:val="TOC4"/>
        <w:tabs>
          <w:tab w:val="left" w:pos="1540"/>
          <w:tab w:val="right" w:pos="10194"/>
        </w:tabs>
        <w:rPr>
          <w:rFonts w:eastAsiaTheme="minorEastAsia" w:cstheme="minorBidi"/>
          <w:noProof/>
          <w:color w:val="auto"/>
          <w:sz w:val="22"/>
          <w:szCs w:val="22"/>
        </w:rPr>
      </w:pPr>
      <w:hyperlink w:anchor="_Toc97215556" w:history="1">
        <w:r w:rsidR="003E6EB8" w:rsidRPr="00001187">
          <w:rPr>
            <w:rStyle w:val="Hyperlink"/>
            <w:rFonts w:eastAsiaTheme="majorEastAsia"/>
            <w:noProof/>
          </w:rPr>
          <w:t>3.2.1.3.</w:t>
        </w:r>
        <w:r w:rsidR="003E6EB8">
          <w:rPr>
            <w:rFonts w:eastAsiaTheme="minorEastAsia" w:cstheme="minorBidi"/>
            <w:noProof/>
            <w:color w:val="auto"/>
            <w:sz w:val="22"/>
            <w:szCs w:val="22"/>
          </w:rPr>
          <w:tab/>
        </w:r>
        <w:r w:rsidR="003E6EB8" w:rsidRPr="00001187">
          <w:rPr>
            <w:rStyle w:val="Hyperlink"/>
            <w:rFonts w:eastAsiaTheme="majorEastAsia"/>
            <w:noProof/>
          </w:rPr>
          <w:t>Accessing On-premise, Data Centre or Cloud Services</w:t>
        </w:r>
        <w:r w:rsidR="003E6EB8">
          <w:rPr>
            <w:noProof/>
            <w:webHidden/>
          </w:rPr>
          <w:tab/>
        </w:r>
        <w:r w:rsidR="003E6EB8">
          <w:rPr>
            <w:noProof/>
            <w:webHidden/>
          </w:rPr>
          <w:fldChar w:fldCharType="begin"/>
        </w:r>
        <w:r w:rsidR="003E6EB8">
          <w:rPr>
            <w:noProof/>
            <w:webHidden/>
          </w:rPr>
          <w:instrText xml:space="preserve"> PAGEREF _Toc97215556 \h </w:instrText>
        </w:r>
        <w:r w:rsidR="003E6EB8">
          <w:rPr>
            <w:noProof/>
            <w:webHidden/>
          </w:rPr>
        </w:r>
        <w:r w:rsidR="003E6EB8">
          <w:rPr>
            <w:noProof/>
            <w:webHidden/>
          </w:rPr>
          <w:fldChar w:fldCharType="separate"/>
        </w:r>
        <w:r w:rsidR="002D368B">
          <w:rPr>
            <w:noProof/>
            <w:webHidden/>
          </w:rPr>
          <w:t>45</w:t>
        </w:r>
        <w:r w:rsidR="003E6EB8">
          <w:rPr>
            <w:noProof/>
            <w:webHidden/>
          </w:rPr>
          <w:fldChar w:fldCharType="end"/>
        </w:r>
      </w:hyperlink>
    </w:p>
    <w:p w14:paraId="1F1713E0" w14:textId="6DD9AC0C" w:rsidR="003E6EB8" w:rsidRDefault="00000000">
      <w:pPr>
        <w:pStyle w:val="TOC2"/>
        <w:rPr>
          <w:rFonts w:eastAsiaTheme="minorEastAsia"/>
          <w:noProof/>
          <w:color w:val="auto"/>
          <w:sz w:val="22"/>
          <w:lang w:eastAsia="en-GB"/>
        </w:rPr>
      </w:pPr>
      <w:hyperlink w:anchor="_Toc97215557" w:history="1">
        <w:r w:rsidR="003E6EB8" w:rsidRPr="00001187">
          <w:rPr>
            <w:rStyle w:val="Hyperlink"/>
            <w:noProof/>
          </w:rPr>
          <w:t>3.3.</w:t>
        </w:r>
        <w:r w:rsidR="003E6EB8">
          <w:rPr>
            <w:rFonts w:eastAsiaTheme="minorEastAsia"/>
            <w:noProof/>
            <w:color w:val="auto"/>
            <w:sz w:val="22"/>
            <w:lang w:eastAsia="en-GB"/>
          </w:rPr>
          <w:tab/>
        </w:r>
        <w:r w:rsidR="003E6EB8" w:rsidRPr="00001187">
          <w:rPr>
            <w:rStyle w:val="Hyperlink"/>
            <w:noProof/>
          </w:rPr>
          <w:t>Distribution Centre Staff</w:t>
        </w:r>
        <w:r w:rsidR="003E6EB8">
          <w:rPr>
            <w:noProof/>
            <w:webHidden/>
          </w:rPr>
          <w:tab/>
        </w:r>
        <w:r w:rsidR="003E6EB8">
          <w:rPr>
            <w:noProof/>
            <w:webHidden/>
          </w:rPr>
          <w:fldChar w:fldCharType="begin"/>
        </w:r>
        <w:r w:rsidR="003E6EB8">
          <w:rPr>
            <w:noProof/>
            <w:webHidden/>
          </w:rPr>
          <w:instrText xml:space="preserve"> PAGEREF _Toc97215557 \h </w:instrText>
        </w:r>
        <w:r w:rsidR="003E6EB8">
          <w:rPr>
            <w:noProof/>
            <w:webHidden/>
          </w:rPr>
        </w:r>
        <w:r w:rsidR="003E6EB8">
          <w:rPr>
            <w:noProof/>
            <w:webHidden/>
          </w:rPr>
          <w:fldChar w:fldCharType="separate"/>
        </w:r>
        <w:r w:rsidR="002D368B">
          <w:rPr>
            <w:noProof/>
            <w:webHidden/>
          </w:rPr>
          <w:t>46</w:t>
        </w:r>
        <w:r w:rsidR="003E6EB8">
          <w:rPr>
            <w:noProof/>
            <w:webHidden/>
          </w:rPr>
          <w:fldChar w:fldCharType="end"/>
        </w:r>
      </w:hyperlink>
    </w:p>
    <w:p w14:paraId="53624374" w14:textId="68417E68" w:rsidR="003E6EB8" w:rsidRDefault="00000000">
      <w:pPr>
        <w:pStyle w:val="TOC2"/>
        <w:rPr>
          <w:rFonts w:eastAsiaTheme="minorEastAsia"/>
          <w:noProof/>
          <w:color w:val="auto"/>
          <w:sz w:val="22"/>
          <w:lang w:eastAsia="en-GB"/>
        </w:rPr>
      </w:pPr>
      <w:hyperlink w:anchor="_Toc97215558" w:history="1">
        <w:r w:rsidR="003E6EB8" w:rsidRPr="00001187">
          <w:rPr>
            <w:rStyle w:val="Hyperlink"/>
            <w:noProof/>
          </w:rPr>
          <w:t>3.4.</w:t>
        </w:r>
        <w:r w:rsidR="003E6EB8">
          <w:rPr>
            <w:rFonts w:eastAsiaTheme="minorEastAsia"/>
            <w:noProof/>
            <w:color w:val="auto"/>
            <w:sz w:val="22"/>
            <w:lang w:eastAsia="en-GB"/>
          </w:rPr>
          <w:tab/>
        </w:r>
        <w:r w:rsidR="003E6EB8" w:rsidRPr="00001187">
          <w:rPr>
            <w:rStyle w:val="Hyperlink"/>
            <w:noProof/>
          </w:rPr>
          <w:t>Retail Store Colleagues</w:t>
        </w:r>
        <w:r w:rsidR="003E6EB8">
          <w:rPr>
            <w:noProof/>
            <w:webHidden/>
          </w:rPr>
          <w:tab/>
        </w:r>
        <w:r w:rsidR="003E6EB8">
          <w:rPr>
            <w:noProof/>
            <w:webHidden/>
          </w:rPr>
          <w:fldChar w:fldCharType="begin"/>
        </w:r>
        <w:r w:rsidR="003E6EB8">
          <w:rPr>
            <w:noProof/>
            <w:webHidden/>
          </w:rPr>
          <w:instrText xml:space="preserve"> PAGEREF _Toc97215558 \h </w:instrText>
        </w:r>
        <w:r w:rsidR="003E6EB8">
          <w:rPr>
            <w:noProof/>
            <w:webHidden/>
          </w:rPr>
        </w:r>
        <w:r w:rsidR="003E6EB8">
          <w:rPr>
            <w:noProof/>
            <w:webHidden/>
          </w:rPr>
          <w:fldChar w:fldCharType="separate"/>
        </w:r>
        <w:r w:rsidR="002D368B">
          <w:rPr>
            <w:noProof/>
            <w:webHidden/>
          </w:rPr>
          <w:t>48</w:t>
        </w:r>
        <w:r w:rsidR="003E6EB8">
          <w:rPr>
            <w:noProof/>
            <w:webHidden/>
          </w:rPr>
          <w:fldChar w:fldCharType="end"/>
        </w:r>
      </w:hyperlink>
    </w:p>
    <w:p w14:paraId="7BC29320" w14:textId="68055CA9" w:rsidR="003E6EB8" w:rsidRDefault="00000000">
      <w:pPr>
        <w:pStyle w:val="TOC2"/>
        <w:rPr>
          <w:rFonts w:eastAsiaTheme="minorEastAsia"/>
          <w:noProof/>
          <w:color w:val="auto"/>
          <w:sz w:val="22"/>
          <w:lang w:eastAsia="en-GB"/>
        </w:rPr>
      </w:pPr>
      <w:hyperlink w:anchor="_Toc97215559" w:history="1">
        <w:r w:rsidR="003E6EB8" w:rsidRPr="00001187">
          <w:rPr>
            <w:rStyle w:val="Hyperlink"/>
            <w:noProof/>
          </w:rPr>
          <w:t>3.5.</w:t>
        </w:r>
        <w:r w:rsidR="003E6EB8">
          <w:rPr>
            <w:rFonts w:eastAsiaTheme="minorEastAsia"/>
            <w:noProof/>
            <w:color w:val="auto"/>
            <w:sz w:val="22"/>
            <w:lang w:eastAsia="en-GB"/>
          </w:rPr>
          <w:tab/>
        </w:r>
        <w:r w:rsidR="003E6EB8" w:rsidRPr="00001187">
          <w:rPr>
            <w:rStyle w:val="Hyperlink"/>
            <w:noProof/>
          </w:rPr>
          <w:t>Customer Care Staff (PCI)</w:t>
        </w:r>
        <w:r w:rsidR="003E6EB8">
          <w:rPr>
            <w:noProof/>
            <w:webHidden/>
          </w:rPr>
          <w:tab/>
        </w:r>
        <w:r w:rsidR="003E6EB8">
          <w:rPr>
            <w:noProof/>
            <w:webHidden/>
          </w:rPr>
          <w:fldChar w:fldCharType="begin"/>
        </w:r>
        <w:r w:rsidR="003E6EB8">
          <w:rPr>
            <w:noProof/>
            <w:webHidden/>
          </w:rPr>
          <w:instrText xml:space="preserve"> PAGEREF _Toc97215559 \h </w:instrText>
        </w:r>
        <w:r w:rsidR="003E6EB8">
          <w:rPr>
            <w:noProof/>
            <w:webHidden/>
          </w:rPr>
        </w:r>
        <w:r w:rsidR="003E6EB8">
          <w:rPr>
            <w:noProof/>
            <w:webHidden/>
          </w:rPr>
          <w:fldChar w:fldCharType="separate"/>
        </w:r>
        <w:r w:rsidR="002D368B">
          <w:rPr>
            <w:noProof/>
            <w:webHidden/>
          </w:rPr>
          <w:t>49</w:t>
        </w:r>
        <w:r w:rsidR="003E6EB8">
          <w:rPr>
            <w:noProof/>
            <w:webHidden/>
          </w:rPr>
          <w:fldChar w:fldCharType="end"/>
        </w:r>
      </w:hyperlink>
    </w:p>
    <w:p w14:paraId="72933898" w14:textId="696FB132" w:rsidR="003E6EB8" w:rsidRDefault="00000000">
      <w:pPr>
        <w:pStyle w:val="TOC4"/>
        <w:tabs>
          <w:tab w:val="left" w:pos="1540"/>
          <w:tab w:val="right" w:pos="10194"/>
        </w:tabs>
        <w:rPr>
          <w:rFonts w:eastAsiaTheme="minorEastAsia" w:cstheme="minorBidi"/>
          <w:noProof/>
          <w:color w:val="auto"/>
          <w:sz w:val="22"/>
          <w:szCs w:val="22"/>
        </w:rPr>
      </w:pPr>
      <w:hyperlink w:anchor="_Toc97215560" w:history="1">
        <w:r w:rsidR="003E6EB8" w:rsidRPr="00001187">
          <w:rPr>
            <w:rStyle w:val="Hyperlink"/>
            <w:rFonts w:eastAsiaTheme="majorEastAsia"/>
            <w:noProof/>
          </w:rPr>
          <w:t>3.5.1.1.</w:t>
        </w:r>
        <w:r w:rsidR="003E6EB8">
          <w:rPr>
            <w:rFonts w:eastAsiaTheme="minorEastAsia" w:cstheme="minorBidi"/>
            <w:noProof/>
            <w:color w:val="auto"/>
            <w:sz w:val="22"/>
            <w:szCs w:val="22"/>
          </w:rPr>
          <w:tab/>
        </w:r>
        <w:r w:rsidR="003E6EB8" w:rsidRPr="00001187">
          <w:rPr>
            <w:rStyle w:val="Hyperlink"/>
            <w:rFonts w:eastAsiaTheme="majorEastAsia"/>
            <w:noProof/>
          </w:rPr>
          <w:t>Accessing Software as a Service (SaaS)</w:t>
        </w:r>
        <w:r w:rsidR="003E6EB8">
          <w:rPr>
            <w:noProof/>
            <w:webHidden/>
          </w:rPr>
          <w:tab/>
        </w:r>
        <w:r w:rsidR="003E6EB8">
          <w:rPr>
            <w:noProof/>
            <w:webHidden/>
          </w:rPr>
          <w:fldChar w:fldCharType="begin"/>
        </w:r>
        <w:r w:rsidR="003E6EB8">
          <w:rPr>
            <w:noProof/>
            <w:webHidden/>
          </w:rPr>
          <w:instrText xml:space="preserve"> PAGEREF _Toc97215560 \h </w:instrText>
        </w:r>
        <w:r w:rsidR="003E6EB8">
          <w:rPr>
            <w:noProof/>
            <w:webHidden/>
          </w:rPr>
        </w:r>
        <w:r w:rsidR="003E6EB8">
          <w:rPr>
            <w:noProof/>
            <w:webHidden/>
          </w:rPr>
          <w:fldChar w:fldCharType="separate"/>
        </w:r>
        <w:r w:rsidR="002D368B">
          <w:rPr>
            <w:noProof/>
            <w:webHidden/>
          </w:rPr>
          <w:t>50</w:t>
        </w:r>
        <w:r w:rsidR="003E6EB8">
          <w:rPr>
            <w:noProof/>
            <w:webHidden/>
          </w:rPr>
          <w:fldChar w:fldCharType="end"/>
        </w:r>
      </w:hyperlink>
    </w:p>
    <w:p w14:paraId="14EF16BB" w14:textId="4985C7FC" w:rsidR="003E6EB8" w:rsidRDefault="00000000">
      <w:pPr>
        <w:pStyle w:val="TOC4"/>
        <w:tabs>
          <w:tab w:val="left" w:pos="1540"/>
          <w:tab w:val="right" w:pos="10194"/>
        </w:tabs>
        <w:rPr>
          <w:rFonts w:eastAsiaTheme="minorEastAsia" w:cstheme="minorBidi"/>
          <w:noProof/>
          <w:color w:val="auto"/>
          <w:sz w:val="22"/>
          <w:szCs w:val="22"/>
        </w:rPr>
      </w:pPr>
      <w:hyperlink w:anchor="_Toc97215561" w:history="1">
        <w:r w:rsidR="003E6EB8" w:rsidRPr="00001187">
          <w:rPr>
            <w:rStyle w:val="Hyperlink"/>
            <w:rFonts w:eastAsiaTheme="majorEastAsia"/>
            <w:noProof/>
          </w:rPr>
          <w:t>3.5.1.2.</w:t>
        </w:r>
        <w:r w:rsidR="003E6EB8">
          <w:rPr>
            <w:rFonts w:eastAsiaTheme="minorEastAsia" w:cstheme="minorBidi"/>
            <w:noProof/>
            <w:color w:val="auto"/>
            <w:sz w:val="22"/>
            <w:szCs w:val="22"/>
          </w:rPr>
          <w:tab/>
        </w:r>
        <w:r w:rsidR="003E6EB8" w:rsidRPr="00001187">
          <w:rPr>
            <w:rStyle w:val="Hyperlink"/>
            <w:rFonts w:eastAsiaTheme="majorEastAsia"/>
            <w:noProof/>
          </w:rPr>
          <w:t>Accessing On-premise, Data Centre or Cloud Services</w:t>
        </w:r>
        <w:r w:rsidR="003E6EB8">
          <w:rPr>
            <w:noProof/>
            <w:webHidden/>
          </w:rPr>
          <w:tab/>
        </w:r>
        <w:r w:rsidR="003E6EB8">
          <w:rPr>
            <w:noProof/>
            <w:webHidden/>
          </w:rPr>
          <w:fldChar w:fldCharType="begin"/>
        </w:r>
        <w:r w:rsidR="003E6EB8">
          <w:rPr>
            <w:noProof/>
            <w:webHidden/>
          </w:rPr>
          <w:instrText xml:space="preserve"> PAGEREF _Toc97215561 \h </w:instrText>
        </w:r>
        <w:r w:rsidR="003E6EB8">
          <w:rPr>
            <w:noProof/>
            <w:webHidden/>
          </w:rPr>
        </w:r>
        <w:r w:rsidR="003E6EB8">
          <w:rPr>
            <w:noProof/>
            <w:webHidden/>
          </w:rPr>
          <w:fldChar w:fldCharType="separate"/>
        </w:r>
        <w:r w:rsidR="002D368B">
          <w:rPr>
            <w:noProof/>
            <w:webHidden/>
          </w:rPr>
          <w:t>51</w:t>
        </w:r>
        <w:r w:rsidR="003E6EB8">
          <w:rPr>
            <w:noProof/>
            <w:webHidden/>
          </w:rPr>
          <w:fldChar w:fldCharType="end"/>
        </w:r>
      </w:hyperlink>
    </w:p>
    <w:p w14:paraId="3347D2FC" w14:textId="7681B27B" w:rsidR="003E6EB8" w:rsidRDefault="00000000">
      <w:pPr>
        <w:pStyle w:val="TOC2"/>
        <w:rPr>
          <w:rFonts w:eastAsiaTheme="minorEastAsia"/>
          <w:noProof/>
          <w:color w:val="auto"/>
          <w:sz w:val="22"/>
          <w:lang w:eastAsia="en-GB"/>
        </w:rPr>
      </w:pPr>
      <w:hyperlink w:anchor="_Toc97215562" w:history="1">
        <w:r w:rsidR="003E6EB8" w:rsidRPr="00001187">
          <w:rPr>
            <w:rStyle w:val="Hyperlink"/>
            <w:noProof/>
          </w:rPr>
          <w:t>3.6.</w:t>
        </w:r>
        <w:r w:rsidR="003E6EB8">
          <w:rPr>
            <w:rFonts w:eastAsiaTheme="minorEastAsia"/>
            <w:noProof/>
            <w:color w:val="auto"/>
            <w:sz w:val="22"/>
            <w:lang w:eastAsia="en-GB"/>
          </w:rPr>
          <w:tab/>
        </w:r>
        <w:r w:rsidR="003E6EB8" w:rsidRPr="00001187">
          <w:rPr>
            <w:rStyle w:val="Hyperlink"/>
            <w:noProof/>
          </w:rPr>
          <w:t>Third Parties (App Support, Payment, etc)</w:t>
        </w:r>
        <w:r w:rsidR="003E6EB8">
          <w:rPr>
            <w:noProof/>
            <w:webHidden/>
          </w:rPr>
          <w:tab/>
        </w:r>
        <w:r w:rsidR="003E6EB8">
          <w:rPr>
            <w:noProof/>
            <w:webHidden/>
          </w:rPr>
          <w:fldChar w:fldCharType="begin"/>
        </w:r>
        <w:r w:rsidR="003E6EB8">
          <w:rPr>
            <w:noProof/>
            <w:webHidden/>
          </w:rPr>
          <w:instrText xml:space="preserve"> PAGEREF _Toc97215562 \h </w:instrText>
        </w:r>
        <w:r w:rsidR="003E6EB8">
          <w:rPr>
            <w:noProof/>
            <w:webHidden/>
          </w:rPr>
        </w:r>
        <w:r w:rsidR="003E6EB8">
          <w:rPr>
            <w:noProof/>
            <w:webHidden/>
          </w:rPr>
          <w:fldChar w:fldCharType="separate"/>
        </w:r>
        <w:r w:rsidR="002D368B">
          <w:rPr>
            <w:noProof/>
            <w:webHidden/>
          </w:rPr>
          <w:t>52</w:t>
        </w:r>
        <w:r w:rsidR="003E6EB8">
          <w:rPr>
            <w:noProof/>
            <w:webHidden/>
          </w:rPr>
          <w:fldChar w:fldCharType="end"/>
        </w:r>
      </w:hyperlink>
    </w:p>
    <w:p w14:paraId="6575D939" w14:textId="36723926" w:rsidR="003E6EB8" w:rsidRDefault="00000000">
      <w:pPr>
        <w:pStyle w:val="TOC2"/>
        <w:rPr>
          <w:rFonts w:eastAsiaTheme="minorEastAsia"/>
          <w:noProof/>
          <w:color w:val="auto"/>
          <w:sz w:val="22"/>
          <w:lang w:eastAsia="en-GB"/>
        </w:rPr>
      </w:pPr>
      <w:hyperlink w:anchor="_Toc97215563" w:history="1">
        <w:r w:rsidR="003E6EB8" w:rsidRPr="00001187">
          <w:rPr>
            <w:rStyle w:val="Hyperlink"/>
            <w:noProof/>
          </w:rPr>
          <w:t>3.7.</w:t>
        </w:r>
        <w:r w:rsidR="003E6EB8">
          <w:rPr>
            <w:rFonts w:eastAsiaTheme="minorEastAsia"/>
            <w:noProof/>
            <w:color w:val="auto"/>
            <w:sz w:val="22"/>
            <w:lang w:eastAsia="en-GB"/>
          </w:rPr>
          <w:tab/>
        </w:r>
        <w:r w:rsidR="003E6EB8" w:rsidRPr="00001187">
          <w:rPr>
            <w:rStyle w:val="Hyperlink"/>
            <w:noProof/>
          </w:rPr>
          <w:t>SUBSIDIARIES</w:t>
        </w:r>
        <w:r w:rsidR="003E6EB8">
          <w:rPr>
            <w:noProof/>
            <w:webHidden/>
          </w:rPr>
          <w:tab/>
        </w:r>
        <w:r w:rsidR="003E6EB8">
          <w:rPr>
            <w:noProof/>
            <w:webHidden/>
          </w:rPr>
          <w:fldChar w:fldCharType="begin"/>
        </w:r>
        <w:r w:rsidR="003E6EB8">
          <w:rPr>
            <w:noProof/>
            <w:webHidden/>
          </w:rPr>
          <w:instrText xml:space="preserve"> PAGEREF _Toc97215563 \h </w:instrText>
        </w:r>
        <w:r w:rsidR="003E6EB8">
          <w:rPr>
            <w:noProof/>
            <w:webHidden/>
          </w:rPr>
        </w:r>
        <w:r w:rsidR="003E6EB8">
          <w:rPr>
            <w:noProof/>
            <w:webHidden/>
          </w:rPr>
          <w:fldChar w:fldCharType="separate"/>
        </w:r>
        <w:r w:rsidR="002D368B">
          <w:rPr>
            <w:noProof/>
            <w:webHidden/>
          </w:rPr>
          <w:t>54</w:t>
        </w:r>
        <w:r w:rsidR="003E6EB8">
          <w:rPr>
            <w:noProof/>
            <w:webHidden/>
          </w:rPr>
          <w:fldChar w:fldCharType="end"/>
        </w:r>
      </w:hyperlink>
    </w:p>
    <w:p w14:paraId="751B4B14" w14:textId="4B53769B" w:rsidR="003E6EB8" w:rsidRDefault="00000000">
      <w:pPr>
        <w:pStyle w:val="TOC4"/>
        <w:tabs>
          <w:tab w:val="left" w:pos="1540"/>
          <w:tab w:val="right" w:pos="10194"/>
        </w:tabs>
        <w:rPr>
          <w:rFonts w:eastAsiaTheme="minorEastAsia" w:cstheme="minorBidi"/>
          <w:noProof/>
          <w:color w:val="auto"/>
          <w:sz w:val="22"/>
          <w:szCs w:val="22"/>
        </w:rPr>
      </w:pPr>
      <w:hyperlink w:anchor="_Toc97215564" w:history="1">
        <w:r w:rsidR="003E6EB8" w:rsidRPr="00001187">
          <w:rPr>
            <w:rStyle w:val="Hyperlink"/>
            <w:rFonts w:eastAsiaTheme="majorEastAsia"/>
            <w:noProof/>
          </w:rPr>
          <w:t>3.7.1.1.</w:t>
        </w:r>
        <w:r w:rsidR="003E6EB8">
          <w:rPr>
            <w:rFonts w:eastAsiaTheme="minorEastAsia" w:cstheme="minorBidi"/>
            <w:noProof/>
            <w:color w:val="auto"/>
            <w:sz w:val="22"/>
            <w:szCs w:val="22"/>
          </w:rPr>
          <w:tab/>
        </w:r>
        <w:r w:rsidR="003E6EB8" w:rsidRPr="00001187">
          <w:rPr>
            <w:rStyle w:val="Hyperlink"/>
            <w:rFonts w:eastAsiaTheme="majorEastAsia"/>
            <w:noProof/>
          </w:rPr>
          <w:t>Accessing Software as a Service (SaaS)</w:t>
        </w:r>
        <w:r w:rsidR="003E6EB8">
          <w:rPr>
            <w:noProof/>
            <w:webHidden/>
          </w:rPr>
          <w:tab/>
        </w:r>
        <w:r w:rsidR="003E6EB8">
          <w:rPr>
            <w:noProof/>
            <w:webHidden/>
          </w:rPr>
          <w:fldChar w:fldCharType="begin"/>
        </w:r>
        <w:r w:rsidR="003E6EB8">
          <w:rPr>
            <w:noProof/>
            <w:webHidden/>
          </w:rPr>
          <w:instrText xml:space="preserve"> PAGEREF _Toc97215564 \h </w:instrText>
        </w:r>
        <w:r w:rsidR="003E6EB8">
          <w:rPr>
            <w:noProof/>
            <w:webHidden/>
          </w:rPr>
        </w:r>
        <w:r w:rsidR="003E6EB8">
          <w:rPr>
            <w:noProof/>
            <w:webHidden/>
          </w:rPr>
          <w:fldChar w:fldCharType="separate"/>
        </w:r>
        <w:r w:rsidR="002D368B">
          <w:rPr>
            <w:noProof/>
            <w:webHidden/>
          </w:rPr>
          <w:t>54</w:t>
        </w:r>
        <w:r w:rsidR="003E6EB8">
          <w:rPr>
            <w:noProof/>
            <w:webHidden/>
          </w:rPr>
          <w:fldChar w:fldCharType="end"/>
        </w:r>
      </w:hyperlink>
    </w:p>
    <w:p w14:paraId="331C2345" w14:textId="1F7AC597" w:rsidR="003E6EB8" w:rsidRDefault="00000000">
      <w:pPr>
        <w:pStyle w:val="TOC4"/>
        <w:tabs>
          <w:tab w:val="left" w:pos="1540"/>
          <w:tab w:val="right" w:pos="10194"/>
        </w:tabs>
        <w:rPr>
          <w:rFonts w:eastAsiaTheme="minorEastAsia" w:cstheme="minorBidi"/>
          <w:noProof/>
          <w:color w:val="auto"/>
          <w:sz w:val="22"/>
          <w:szCs w:val="22"/>
        </w:rPr>
      </w:pPr>
      <w:hyperlink w:anchor="_Toc97215565" w:history="1">
        <w:r w:rsidR="003E6EB8" w:rsidRPr="00001187">
          <w:rPr>
            <w:rStyle w:val="Hyperlink"/>
            <w:rFonts w:eastAsiaTheme="majorEastAsia"/>
            <w:noProof/>
          </w:rPr>
          <w:t>3.7.1.2.</w:t>
        </w:r>
        <w:r w:rsidR="003E6EB8">
          <w:rPr>
            <w:rFonts w:eastAsiaTheme="minorEastAsia" w:cstheme="minorBidi"/>
            <w:noProof/>
            <w:color w:val="auto"/>
            <w:sz w:val="22"/>
            <w:szCs w:val="22"/>
          </w:rPr>
          <w:tab/>
        </w:r>
        <w:r w:rsidR="003E6EB8" w:rsidRPr="00001187">
          <w:rPr>
            <w:rStyle w:val="Hyperlink"/>
            <w:rFonts w:eastAsiaTheme="majorEastAsia"/>
            <w:noProof/>
          </w:rPr>
          <w:t>Accessing On-premise, Data Centre or Cloud Services</w:t>
        </w:r>
        <w:r w:rsidR="003E6EB8">
          <w:rPr>
            <w:noProof/>
            <w:webHidden/>
          </w:rPr>
          <w:tab/>
        </w:r>
        <w:r w:rsidR="003E6EB8">
          <w:rPr>
            <w:noProof/>
            <w:webHidden/>
          </w:rPr>
          <w:fldChar w:fldCharType="begin"/>
        </w:r>
        <w:r w:rsidR="003E6EB8">
          <w:rPr>
            <w:noProof/>
            <w:webHidden/>
          </w:rPr>
          <w:instrText xml:space="preserve"> PAGEREF _Toc97215565 \h </w:instrText>
        </w:r>
        <w:r w:rsidR="003E6EB8">
          <w:rPr>
            <w:noProof/>
            <w:webHidden/>
          </w:rPr>
        </w:r>
        <w:r w:rsidR="003E6EB8">
          <w:rPr>
            <w:noProof/>
            <w:webHidden/>
          </w:rPr>
          <w:fldChar w:fldCharType="separate"/>
        </w:r>
        <w:r w:rsidR="002D368B">
          <w:rPr>
            <w:noProof/>
            <w:webHidden/>
          </w:rPr>
          <w:t>55</w:t>
        </w:r>
        <w:r w:rsidR="003E6EB8">
          <w:rPr>
            <w:noProof/>
            <w:webHidden/>
          </w:rPr>
          <w:fldChar w:fldCharType="end"/>
        </w:r>
      </w:hyperlink>
    </w:p>
    <w:p w14:paraId="29DB1D33" w14:textId="5981E236" w:rsidR="00A5765C" w:rsidRDefault="00CC76CB">
      <w:r>
        <w:rPr>
          <w:rFonts w:asciiTheme="majorHAnsi" w:eastAsiaTheme="minorHAnsi" w:hAnsiTheme="majorHAnsi" w:cstheme="minorBidi"/>
          <w:noProof/>
          <w:color w:val="915DA3" w:themeColor="accent1"/>
          <w:szCs w:val="22"/>
          <w:lang w:eastAsia="en-US"/>
        </w:rPr>
        <w:fldChar w:fldCharType="end"/>
      </w:r>
    </w:p>
    <w:p w14:paraId="26510688" w14:textId="77777777" w:rsidR="00955EEF" w:rsidRDefault="00955EEF" w:rsidP="002463FE">
      <w:pPr>
        <w:pStyle w:val="BodyText"/>
        <w:sectPr w:rsidR="00955EEF" w:rsidSect="00117478">
          <w:headerReference w:type="default" r:id="rId20"/>
          <w:footerReference w:type="default" r:id="rId21"/>
          <w:pgSz w:w="11906" w:h="16838" w:code="9"/>
          <w:pgMar w:top="794" w:right="851" w:bottom="1134" w:left="851" w:header="397" w:footer="488" w:gutter="0"/>
          <w:cols w:space="708"/>
          <w:docGrid w:linePitch="360"/>
        </w:sectPr>
      </w:pPr>
    </w:p>
    <w:p w14:paraId="0D7460B5" w14:textId="77777777" w:rsidR="00F94427" w:rsidRDefault="009F0FD0" w:rsidP="00F94427">
      <w:pPr>
        <w:pStyle w:val="Heading1Numbered"/>
      </w:pPr>
      <w:bookmarkStart w:id="0" w:name="_Toc58832728"/>
      <w:bookmarkStart w:id="1" w:name="_Toc97215467"/>
      <w:r>
        <w:lastRenderedPageBreak/>
        <w:t>EXECUTIVE Summary</w:t>
      </w:r>
      <w:bookmarkEnd w:id="0"/>
      <w:bookmarkEnd w:id="1"/>
    </w:p>
    <w:p w14:paraId="44AEB64D" w14:textId="77777777" w:rsidR="00123B46" w:rsidRPr="00123B46" w:rsidRDefault="00123B46" w:rsidP="00123B46">
      <w:pPr>
        <w:pStyle w:val="Heading2Numbered"/>
        <w:numPr>
          <w:ilvl w:val="0"/>
          <w:numId w:val="0"/>
        </w:numPr>
        <w:ind w:left="1021"/>
      </w:pPr>
    </w:p>
    <w:p w14:paraId="4ED52CD8" w14:textId="1E586D7F" w:rsidR="001919F6" w:rsidRDefault="001919F6" w:rsidP="00730B2F">
      <w:pPr>
        <w:pStyle w:val="Heading2"/>
        <w:numPr>
          <w:ilvl w:val="1"/>
          <w:numId w:val="15"/>
        </w:numPr>
        <w:ind w:left="578" w:hanging="578"/>
      </w:pPr>
      <w:bookmarkStart w:id="2" w:name="_Toc507661401"/>
      <w:bookmarkStart w:id="3" w:name="_Toc513020639"/>
      <w:bookmarkStart w:id="4" w:name="_Toc1720635"/>
      <w:bookmarkStart w:id="5" w:name="_Toc97215468"/>
      <w:r>
        <w:t>Document Purpose</w:t>
      </w:r>
      <w:bookmarkEnd w:id="2"/>
      <w:bookmarkEnd w:id="3"/>
      <w:bookmarkEnd w:id="4"/>
      <w:bookmarkEnd w:id="5"/>
    </w:p>
    <w:p w14:paraId="0EB906AD" w14:textId="77777777" w:rsidR="002871FE" w:rsidRPr="002871FE" w:rsidRDefault="002871FE" w:rsidP="002871FE">
      <w:pPr>
        <w:pStyle w:val="BodyText"/>
      </w:pPr>
    </w:p>
    <w:p w14:paraId="0CF5157A" w14:textId="77777777" w:rsidR="002871FE" w:rsidRPr="00913D99" w:rsidRDefault="002871FE" w:rsidP="001919F6"/>
    <w:p w14:paraId="1D013D92" w14:textId="5F6B7673" w:rsidR="001919F6" w:rsidRDefault="0048030C" w:rsidP="00730B2F">
      <w:pPr>
        <w:pStyle w:val="Heading2"/>
        <w:numPr>
          <w:ilvl w:val="1"/>
          <w:numId w:val="15"/>
        </w:numPr>
        <w:ind w:left="578" w:hanging="578"/>
      </w:pPr>
      <w:bookmarkStart w:id="6" w:name="_Toc511227518"/>
      <w:bookmarkStart w:id="7" w:name="_Toc1720636"/>
      <w:r>
        <w:t xml:space="preserve">  </w:t>
      </w:r>
      <w:bookmarkStart w:id="8" w:name="_Toc97215469"/>
      <w:r w:rsidR="001919F6">
        <w:t>Intended Audience</w:t>
      </w:r>
      <w:bookmarkEnd w:id="6"/>
      <w:bookmarkEnd w:id="7"/>
      <w:bookmarkEnd w:id="8"/>
    </w:p>
    <w:p w14:paraId="18A4FA4F" w14:textId="77777777" w:rsidR="00741CF0" w:rsidRPr="00741CF0" w:rsidRDefault="00741CF0" w:rsidP="00741CF0">
      <w:pPr>
        <w:pStyle w:val="BodyText"/>
      </w:pPr>
    </w:p>
    <w:p w14:paraId="20373BBB" w14:textId="7D3C2EBF" w:rsidR="00342156" w:rsidRDefault="001919F6" w:rsidP="00342156">
      <w:pPr>
        <w:pStyle w:val="BodyText"/>
      </w:pPr>
      <w:r w:rsidRPr="00E81680">
        <w:t xml:space="preserve">This </w:t>
      </w:r>
      <w:r w:rsidR="00EB2476">
        <w:t>Cyber Security Roadmap</w:t>
      </w:r>
      <w:r w:rsidRPr="00E81680">
        <w:t xml:space="preserve"> </w:t>
      </w:r>
      <w:r w:rsidR="003F4B68">
        <w:t>aims for</w:t>
      </w:r>
      <w:r>
        <w:t xml:space="preserve"> business and technical decision</w:t>
      </w:r>
      <w:r w:rsidR="003F4B68">
        <w:t>-</w:t>
      </w:r>
      <w:r>
        <w:t xml:space="preserve">makers, technical </w:t>
      </w:r>
      <w:r w:rsidR="00460156" w:rsidRPr="00E81680">
        <w:t>stakeholder</w:t>
      </w:r>
      <w:r w:rsidR="00460156">
        <w:t>s,</w:t>
      </w:r>
      <w:r w:rsidRPr="00E81680">
        <w:t xml:space="preserve"> </w:t>
      </w:r>
      <w:r>
        <w:t xml:space="preserve">and some wider business focused stakeholders. </w:t>
      </w:r>
      <w:r w:rsidRPr="00E81680">
        <w:t>Content in this document is most relevant to those in the following or similar</w:t>
      </w:r>
      <w:r>
        <w:t xml:space="preserve"> </w:t>
      </w:r>
      <w:r w:rsidRPr="00E81680">
        <w:t>roles:</w:t>
      </w:r>
    </w:p>
    <w:p w14:paraId="2669BFE7" w14:textId="77777777" w:rsidR="00342156" w:rsidRDefault="00342156" w:rsidP="00FB071B">
      <w:pPr>
        <w:pStyle w:val="BodyText"/>
        <w:numPr>
          <w:ilvl w:val="0"/>
          <w:numId w:val="1"/>
        </w:numPr>
        <w:spacing w:after="120"/>
        <w:ind w:left="714" w:hanging="357"/>
      </w:pPr>
      <w:r w:rsidRPr="0057064C">
        <w:t>Technical Architects</w:t>
      </w:r>
    </w:p>
    <w:p w14:paraId="41F3D882" w14:textId="77777777" w:rsidR="00342156" w:rsidRPr="003E4A7A" w:rsidRDefault="00342156" w:rsidP="00FB071B">
      <w:pPr>
        <w:pStyle w:val="BodyText"/>
        <w:numPr>
          <w:ilvl w:val="0"/>
          <w:numId w:val="1"/>
        </w:numPr>
        <w:spacing w:after="120"/>
        <w:ind w:left="714" w:hanging="357"/>
      </w:pPr>
      <w:r>
        <w:rPr>
          <w:rFonts w:ascii="Calibri" w:eastAsia="Calibri" w:hAnsi="Calibri" w:cs="Times New Roman"/>
          <w:color w:val="595959"/>
        </w:rPr>
        <w:t>Security Architects</w:t>
      </w:r>
    </w:p>
    <w:p w14:paraId="42C5DA07" w14:textId="77777777" w:rsidR="00342156" w:rsidRPr="00DB5A7A" w:rsidRDefault="00342156" w:rsidP="00FB071B">
      <w:pPr>
        <w:pStyle w:val="BodyText"/>
        <w:numPr>
          <w:ilvl w:val="0"/>
          <w:numId w:val="1"/>
        </w:numPr>
        <w:spacing w:after="120"/>
        <w:ind w:left="714" w:hanging="357"/>
      </w:pPr>
      <w:r>
        <w:rPr>
          <w:rFonts w:ascii="Calibri" w:eastAsia="Calibri" w:hAnsi="Calibri" w:cs="Times New Roman"/>
          <w:color w:val="595959"/>
        </w:rPr>
        <w:t>Security Managers/Directors</w:t>
      </w:r>
    </w:p>
    <w:p w14:paraId="3B4A207A" w14:textId="77777777" w:rsidR="00CF4B78" w:rsidRDefault="00342156" w:rsidP="00FB071B">
      <w:pPr>
        <w:pStyle w:val="BodyText"/>
        <w:numPr>
          <w:ilvl w:val="0"/>
          <w:numId w:val="1"/>
        </w:numPr>
        <w:spacing w:after="120"/>
        <w:ind w:left="714" w:hanging="357"/>
        <w:rPr>
          <w:rFonts w:ascii="Calibri" w:eastAsia="Calibri" w:hAnsi="Calibri" w:cs="Times New Roman"/>
          <w:color w:val="595959"/>
        </w:rPr>
      </w:pPr>
      <w:r>
        <w:rPr>
          <w:rFonts w:ascii="Calibri" w:eastAsia="Calibri" w:hAnsi="Calibri" w:cs="Times New Roman"/>
          <w:color w:val="595959"/>
        </w:rPr>
        <w:t>Security Engineers</w:t>
      </w:r>
    </w:p>
    <w:p w14:paraId="2D791505" w14:textId="15E33E0D" w:rsidR="00342156" w:rsidRPr="000B740C" w:rsidRDefault="00B0159B" w:rsidP="00FB071B">
      <w:pPr>
        <w:pStyle w:val="BodyText"/>
        <w:numPr>
          <w:ilvl w:val="0"/>
          <w:numId w:val="1"/>
        </w:numPr>
        <w:spacing w:after="120"/>
        <w:ind w:left="714" w:hanging="357"/>
        <w:rPr>
          <w:rFonts w:ascii="Calibri" w:eastAsia="Calibri" w:hAnsi="Calibri" w:cs="Times New Roman"/>
          <w:color w:val="595959"/>
        </w:rPr>
      </w:pPr>
      <w:r>
        <w:rPr>
          <w:rFonts w:ascii="Calibri" w:eastAsia="Calibri" w:hAnsi="Calibri" w:cs="Times New Roman"/>
          <w:color w:val="595959"/>
        </w:rPr>
        <w:t>IT Managers/Engineers</w:t>
      </w:r>
    </w:p>
    <w:p w14:paraId="2DFEEE61" w14:textId="77777777" w:rsidR="00342156" w:rsidRPr="00E81680" w:rsidRDefault="00342156" w:rsidP="001919F6"/>
    <w:p w14:paraId="2CFB6FE3" w14:textId="255EFF17" w:rsidR="00AD3857" w:rsidRDefault="0048030C" w:rsidP="00730B2F">
      <w:pPr>
        <w:pStyle w:val="Heading2"/>
        <w:numPr>
          <w:ilvl w:val="1"/>
          <w:numId w:val="15"/>
        </w:numPr>
        <w:ind w:left="578" w:hanging="578"/>
      </w:pPr>
      <w:r>
        <w:t xml:space="preserve">  </w:t>
      </w:r>
      <w:bookmarkStart w:id="9" w:name="_Toc97215470"/>
      <w:r w:rsidR="008F479E">
        <w:t>Project Overview</w:t>
      </w:r>
      <w:bookmarkEnd w:id="9"/>
    </w:p>
    <w:p w14:paraId="7A3B66E9" w14:textId="77777777" w:rsidR="00511BA7" w:rsidRPr="00511BA7" w:rsidRDefault="00511BA7" w:rsidP="000B740C">
      <w:pPr>
        <w:pStyle w:val="BodyText"/>
      </w:pPr>
    </w:p>
    <w:p w14:paraId="5309D446" w14:textId="6F6B6BA1" w:rsidR="00004687" w:rsidRPr="000B740C" w:rsidRDefault="004D746B" w:rsidP="000B740C">
      <w:pPr>
        <w:pStyle w:val="BodyText"/>
      </w:pPr>
      <w:r>
        <w:t>***</w:t>
      </w:r>
      <w:r w:rsidR="00004687" w:rsidRPr="000B740C">
        <w:t xml:space="preserve"> </w:t>
      </w:r>
      <w:r w:rsidR="6A070900" w:rsidRPr="000B740C">
        <w:t>seek</w:t>
      </w:r>
      <w:r w:rsidR="52EAD11B" w:rsidRPr="000B740C">
        <w:t xml:space="preserve"> high-level security reference architecture</w:t>
      </w:r>
      <w:r w:rsidR="00087212" w:rsidRPr="000B740C">
        <w:t xml:space="preserve"> </w:t>
      </w:r>
      <w:r w:rsidR="686B389F" w:rsidRPr="000B740C">
        <w:t xml:space="preserve">to illustrate </w:t>
      </w:r>
      <w:r w:rsidR="3AB6C266" w:rsidRPr="000B740C">
        <w:t>c</w:t>
      </w:r>
      <w:r w:rsidR="5FE90845" w:rsidRPr="000B740C">
        <w:t xml:space="preserve">onceptual layers </w:t>
      </w:r>
      <w:r w:rsidR="3C5292C7" w:rsidRPr="000B740C">
        <w:t>of</w:t>
      </w:r>
      <w:r w:rsidR="5FE90845" w:rsidRPr="000B740C">
        <w:t xml:space="preserve"> technology and process intersections accompanied with strategic alignment for the business</w:t>
      </w:r>
      <w:r w:rsidR="00C1791A" w:rsidRPr="000B740C">
        <w:t xml:space="preserve"> to </w:t>
      </w:r>
      <w:r w:rsidR="467710D1" w:rsidRPr="000B740C">
        <w:t>functions</w:t>
      </w:r>
      <w:r w:rsidR="10011070" w:rsidRPr="000B740C">
        <w:t xml:space="preserve">/ personas </w:t>
      </w:r>
      <w:r w:rsidR="467710D1" w:rsidRPr="000B740C">
        <w:t>within a</w:t>
      </w:r>
      <w:r w:rsidR="51A2A0FA" w:rsidRPr="000B740C">
        <w:t xml:space="preserve">n </w:t>
      </w:r>
      <w:r w:rsidR="62538AA2" w:rsidRPr="000B740C">
        <w:t>organisation. This</w:t>
      </w:r>
      <w:r w:rsidR="3305F2BF" w:rsidRPr="000B740C">
        <w:t xml:space="preserve"> in-turn will demonstrate/inform</w:t>
      </w:r>
      <w:r w:rsidR="00C1791A" w:rsidRPr="000B740C">
        <w:t xml:space="preserve"> what</w:t>
      </w:r>
      <w:r w:rsidR="3C04C33C" w:rsidRPr="000B740C">
        <w:t xml:space="preserve"> best practice</w:t>
      </w:r>
      <w:r w:rsidR="00C1791A" w:rsidRPr="000B740C">
        <w:t xml:space="preserve"> ‘good security’ </w:t>
      </w:r>
      <w:r w:rsidR="29A7FCC6" w:rsidRPr="000B740C">
        <w:t xml:space="preserve">would </w:t>
      </w:r>
      <w:r w:rsidR="00C1791A" w:rsidRPr="000B740C">
        <w:t>look</w:t>
      </w:r>
      <w:r w:rsidR="040A67C1" w:rsidRPr="000B740C">
        <w:t xml:space="preserve"> </w:t>
      </w:r>
      <w:r w:rsidR="00C1791A" w:rsidRPr="000B740C">
        <w:t xml:space="preserve">like </w:t>
      </w:r>
      <w:r w:rsidR="29D96454" w:rsidRPr="000B740C">
        <w:t>within</w:t>
      </w:r>
      <w:r w:rsidR="00C1791A" w:rsidRPr="000B740C">
        <w:t xml:space="preserve"> the business. </w:t>
      </w:r>
      <w:r w:rsidR="003E6EB8">
        <w:t xml:space="preserve">It must be noted that the security reference architectures are </w:t>
      </w:r>
      <w:r w:rsidR="002E17DF">
        <w:t>based around users accessing services. Core security services are added to the document that won’t pertain directly to persona security</w:t>
      </w:r>
      <w:r w:rsidR="00B164FE">
        <w:t xml:space="preserve"> but outline good security practice as a whole.</w:t>
      </w:r>
    </w:p>
    <w:p w14:paraId="0C6BEC24" w14:textId="75115D4A" w:rsidR="7F679C81" w:rsidRPr="000B740C" w:rsidRDefault="1BDB67F7" w:rsidP="000B740C">
      <w:pPr>
        <w:pStyle w:val="BodyText"/>
      </w:pPr>
      <w:r w:rsidRPr="000B740C">
        <w:t>A security reference model</w:t>
      </w:r>
      <w:r w:rsidR="7F679C81" w:rsidRPr="000B740C">
        <w:t xml:space="preserve"> </w:t>
      </w:r>
      <w:r w:rsidR="600CE61A" w:rsidRPr="000B740C">
        <w:t>simpli</w:t>
      </w:r>
      <w:r w:rsidR="7F679C81" w:rsidRPr="000B740C">
        <w:t>f</w:t>
      </w:r>
      <w:r w:rsidR="4ADBEDC9" w:rsidRPr="000B740C">
        <w:t>ies</w:t>
      </w:r>
      <w:r w:rsidR="7F679C81" w:rsidRPr="000B740C">
        <w:t xml:space="preserve"> securing business functions </w:t>
      </w:r>
      <w:r w:rsidR="5489D9FC" w:rsidRPr="000B740C">
        <w:t xml:space="preserve">by </w:t>
      </w:r>
      <w:r w:rsidR="3258F7E1" w:rsidRPr="000B740C">
        <w:t>organising</w:t>
      </w:r>
      <w:r w:rsidR="5489D9FC" w:rsidRPr="000B740C">
        <w:t xml:space="preserve"> them</w:t>
      </w:r>
      <w:r w:rsidR="7F679C81" w:rsidRPr="000B740C">
        <w:t xml:space="preserve"> into a building block. The model incorporates today’s security best practices in addition to:  </w:t>
      </w:r>
    </w:p>
    <w:p w14:paraId="44592E01" w14:textId="30A3B752" w:rsidR="0A3020FC" w:rsidRPr="000B740C" w:rsidRDefault="0A3020FC" w:rsidP="00730B2F">
      <w:pPr>
        <w:pStyle w:val="BodyText"/>
        <w:numPr>
          <w:ilvl w:val="0"/>
          <w:numId w:val="23"/>
        </w:numPr>
      </w:pPr>
      <w:r w:rsidRPr="000B740C">
        <w:t>Centralised security management for the group and businesses, subsidiaries.</w:t>
      </w:r>
    </w:p>
    <w:p w14:paraId="60A21A28" w14:textId="06F93F11" w:rsidR="7F679C81" w:rsidRPr="000B740C" w:rsidRDefault="7F679C81" w:rsidP="00730B2F">
      <w:pPr>
        <w:pStyle w:val="BodyText"/>
        <w:numPr>
          <w:ilvl w:val="0"/>
          <w:numId w:val="23"/>
        </w:numPr>
      </w:pPr>
      <w:r w:rsidRPr="000B740C">
        <w:t>Business use cases illustrating the surface that fraudsters can attack</w:t>
      </w:r>
    </w:p>
    <w:p w14:paraId="7B3352D0" w14:textId="5BA9DD38" w:rsidR="6E76F36A" w:rsidRPr="000B740C" w:rsidRDefault="7F679C81" w:rsidP="00730B2F">
      <w:pPr>
        <w:pStyle w:val="BodyText"/>
        <w:numPr>
          <w:ilvl w:val="0"/>
          <w:numId w:val="23"/>
        </w:numPr>
      </w:pPr>
      <w:r w:rsidRPr="000B740C">
        <w:t>Reference architectures that logically arrange the security capabilities into blueprints</w:t>
      </w:r>
    </w:p>
    <w:p w14:paraId="6B5A13D0" w14:textId="265C1D2B" w:rsidR="6C8D0005" w:rsidRPr="000B740C" w:rsidRDefault="6C8D0005" w:rsidP="000B740C">
      <w:pPr>
        <w:pStyle w:val="BodyText"/>
      </w:pPr>
      <w:r w:rsidRPr="000B740C">
        <w:t xml:space="preserve">Following the undertaking on a CIS v7 security baseline assessment, gap analysis and discovery workshop the contents of this document and diagrams will represent present state and </w:t>
      </w:r>
      <w:r w:rsidR="00173ADA" w:rsidRPr="000B740C">
        <w:t>outlook</w:t>
      </w:r>
      <w:r w:rsidRPr="000B740C">
        <w:t>.</w:t>
      </w:r>
    </w:p>
    <w:p w14:paraId="54B58A64" w14:textId="77777777" w:rsidR="00C54FEC" w:rsidRDefault="00C54FEC" w:rsidP="001919F6"/>
    <w:p w14:paraId="2AB1707E" w14:textId="71F2F592" w:rsidR="00686E36" w:rsidRDefault="00686E36" w:rsidP="001919F6"/>
    <w:p w14:paraId="10C3D19C" w14:textId="34B1CAFF" w:rsidR="00686E36" w:rsidRDefault="00686E36" w:rsidP="001919F6"/>
    <w:p w14:paraId="23C5691D" w14:textId="57FFD853" w:rsidR="00686E36" w:rsidRDefault="00686E36" w:rsidP="001919F6"/>
    <w:p w14:paraId="74E7EC3E" w14:textId="7751107B" w:rsidR="00582B0F" w:rsidRDefault="006A393D" w:rsidP="00582B0F">
      <w:pPr>
        <w:pStyle w:val="Heading1Numbered"/>
      </w:pPr>
      <w:bookmarkStart w:id="10" w:name="_Toc97215471"/>
      <w:r>
        <w:lastRenderedPageBreak/>
        <w:t>Security Architecture</w:t>
      </w:r>
      <w:r w:rsidR="00AD5512">
        <w:t xml:space="preserve"> Components</w:t>
      </w:r>
      <w:bookmarkEnd w:id="10"/>
    </w:p>
    <w:p w14:paraId="33AC4C02" w14:textId="3D5CB9BE" w:rsidR="00476848" w:rsidRDefault="00476848" w:rsidP="00476848">
      <w:pPr>
        <w:pStyle w:val="Heading2Numbered"/>
        <w:numPr>
          <w:ilvl w:val="0"/>
          <w:numId w:val="0"/>
        </w:numPr>
      </w:pPr>
    </w:p>
    <w:p w14:paraId="38666975" w14:textId="78569B56" w:rsidR="009E28D2" w:rsidRDefault="009E28D2" w:rsidP="2BEBD33F">
      <w:pPr>
        <w:pStyle w:val="Heading2Numbered"/>
      </w:pPr>
      <w:bookmarkStart w:id="11" w:name="_Toc97215472"/>
      <w:r>
        <w:t>Overview</w:t>
      </w:r>
      <w:bookmarkEnd w:id="11"/>
    </w:p>
    <w:p w14:paraId="3689C4F9" w14:textId="77777777" w:rsidR="00D47A84" w:rsidRPr="00D47A84" w:rsidRDefault="00D47A84" w:rsidP="00D47A84">
      <w:pPr>
        <w:pStyle w:val="BodyTextIndent"/>
      </w:pPr>
    </w:p>
    <w:p w14:paraId="2200CE83" w14:textId="06F29562" w:rsidR="00476848" w:rsidRPr="009957FC" w:rsidRDefault="13C487A4" w:rsidP="009957FC">
      <w:pPr>
        <w:pStyle w:val="BodyText"/>
      </w:pPr>
      <w:r w:rsidRPr="009957FC">
        <w:t xml:space="preserve">In this </w:t>
      </w:r>
      <w:r w:rsidR="4B525161" w:rsidRPr="009957FC">
        <w:t>ever-evolving</w:t>
      </w:r>
      <w:r w:rsidRPr="009957FC">
        <w:t xml:space="preserve"> wor</w:t>
      </w:r>
      <w:r w:rsidR="47B1B6DA" w:rsidRPr="009957FC">
        <w:t>l</w:t>
      </w:r>
      <w:r w:rsidRPr="009957FC">
        <w:t xml:space="preserve">d of </w:t>
      </w:r>
      <w:r w:rsidR="21A75CD7" w:rsidRPr="009957FC">
        <w:t>increased</w:t>
      </w:r>
      <w:r w:rsidRPr="009957FC">
        <w:t xml:space="preserve"> technological </w:t>
      </w:r>
      <w:r w:rsidR="6B82DD04" w:rsidRPr="009957FC">
        <w:t>dependenc</w:t>
      </w:r>
      <w:r w:rsidR="73E980BD" w:rsidRPr="009957FC">
        <w:t>y</w:t>
      </w:r>
      <w:r w:rsidRPr="009957FC">
        <w:t xml:space="preserve">, </w:t>
      </w:r>
      <w:r w:rsidR="7BE6F15E" w:rsidRPr="009957FC">
        <w:t>a</w:t>
      </w:r>
      <w:r w:rsidR="1F8CFC28" w:rsidRPr="009957FC">
        <w:t>ttacks such as phishing, ransomware, and advanced persistent threats are</w:t>
      </w:r>
      <w:r w:rsidR="40668666" w:rsidRPr="009957FC">
        <w:t xml:space="preserve"> becoming more sophisticated and evasive. </w:t>
      </w:r>
      <w:r w:rsidR="05C408B0" w:rsidRPr="009957FC">
        <w:t>T</w:t>
      </w:r>
      <w:r w:rsidR="1A6574C8" w:rsidRPr="009957FC">
        <w:t xml:space="preserve">echnology </w:t>
      </w:r>
      <w:r w:rsidR="5760B259" w:rsidRPr="009957FC">
        <w:t>adaptations</w:t>
      </w:r>
      <w:r w:rsidR="1A6574C8" w:rsidRPr="009957FC">
        <w:t xml:space="preserve"> </w:t>
      </w:r>
      <w:r w:rsidR="1D74B380" w:rsidRPr="009957FC">
        <w:t>for the purp</w:t>
      </w:r>
      <w:r w:rsidR="1A6574C8" w:rsidRPr="009957FC">
        <w:t>o</w:t>
      </w:r>
      <w:r w:rsidR="1D74B380" w:rsidRPr="009957FC">
        <w:t>se of</w:t>
      </w:r>
      <w:r w:rsidR="1A6574C8" w:rsidRPr="009957FC">
        <w:t xml:space="preserve"> </w:t>
      </w:r>
      <w:r w:rsidR="688356E6" w:rsidRPr="009957FC">
        <w:t xml:space="preserve">addressing </w:t>
      </w:r>
      <w:r w:rsidR="1A6574C8" w:rsidRPr="009957FC">
        <w:t xml:space="preserve">new </w:t>
      </w:r>
      <w:r w:rsidR="4D23DF48" w:rsidRPr="009957FC">
        <w:t>use-cases</w:t>
      </w:r>
      <w:r w:rsidR="1A6574C8" w:rsidRPr="009957FC">
        <w:t xml:space="preserve">, and organizations </w:t>
      </w:r>
      <w:r w:rsidR="2073D5E1" w:rsidRPr="009957FC">
        <w:t>leverag</w:t>
      </w:r>
      <w:r w:rsidR="552DF588" w:rsidRPr="009957FC">
        <w:t>ing</w:t>
      </w:r>
      <w:r w:rsidR="1A6574C8" w:rsidRPr="009957FC">
        <w:t xml:space="preserve"> </w:t>
      </w:r>
      <w:r w:rsidR="5D22530C" w:rsidRPr="009957FC">
        <w:t xml:space="preserve">a multitude </w:t>
      </w:r>
      <w:r w:rsidR="1A6574C8" w:rsidRPr="009957FC">
        <w:t xml:space="preserve">of products that do not interoperate </w:t>
      </w:r>
      <w:r w:rsidR="78EDEFEE" w:rsidRPr="009957FC">
        <w:t xml:space="preserve">seamlessly, also adds to </w:t>
      </w:r>
      <w:r w:rsidR="580279C3" w:rsidRPr="009957FC">
        <w:t>an</w:t>
      </w:r>
      <w:r w:rsidR="78EDEFEE" w:rsidRPr="009957FC">
        <w:t xml:space="preserve"> increased </w:t>
      </w:r>
      <w:r w:rsidR="1A6574C8" w:rsidRPr="009957FC">
        <w:t>attack surfaces</w:t>
      </w:r>
      <w:r w:rsidR="0852C819" w:rsidRPr="009957FC">
        <w:t xml:space="preserve"> and</w:t>
      </w:r>
      <w:r w:rsidR="1A6574C8" w:rsidRPr="009957FC">
        <w:t xml:space="preserve"> </w:t>
      </w:r>
      <w:r w:rsidR="6575486A" w:rsidRPr="009957FC">
        <w:t>cumbersome</w:t>
      </w:r>
      <w:r w:rsidR="1A6574C8" w:rsidRPr="009957FC">
        <w:t xml:space="preserve"> defences.</w:t>
      </w:r>
      <w:r w:rsidR="7CD96149" w:rsidRPr="009957FC">
        <w:t xml:space="preserve"> </w:t>
      </w:r>
    </w:p>
    <w:p w14:paraId="0F991B0E" w14:textId="27F4D86D" w:rsidR="00476848" w:rsidRPr="009957FC" w:rsidRDefault="7CD96149" w:rsidP="009957FC">
      <w:pPr>
        <w:pStyle w:val="BodyText"/>
      </w:pPr>
      <w:r w:rsidRPr="009957FC">
        <w:t xml:space="preserve">Organisations of all sizes/verticals now recognise that the attack surface has increased exponentially. No sole product can successfully secure a business from these risks. </w:t>
      </w:r>
      <w:r w:rsidR="636282A9" w:rsidRPr="009957FC">
        <w:t>A</w:t>
      </w:r>
      <w:r w:rsidR="72D4560B" w:rsidRPr="009957FC">
        <w:t xml:space="preserve"> holistic </w:t>
      </w:r>
      <w:r w:rsidR="2E7C662B" w:rsidRPr="009957FC">
        <w:t xml:space="preserve">architectural approach that </w:t>
      </w:r>
      <w:r w:rsidR="3D70B33D" w:rsidRPr="009957FC">
        <w:t>highlights</w:t>
      </w:r>
      <w:r w:rsidR="2E7C662B" w:rsidRPr="009957FC">
        <w:t xml:space="preserve"> </w:t>
      </w:r>
      <w:r w:rsidR="51A4B55C" w:rsidRPr="009957FC">
        <w:t xml:space="preserve">and identifies </w:t>
      </w:r>
      <w:r w:rsidR="4E0FDEFE" w:rsidRPr="009957FC">
        <w:t>critical</w:t>
      </w:r>
      <w:r w:rsidR="51A4B55C" w:rsidRPr="009957FC">
        <w:t xml:space="preserve"> business flows </w:t>
      </w:r>
      <w:r w:rsidR="1E0E1A50" w:rsidRPr="009957FC">
        <w:t>ranging</w:t>
      </w:r>
      <w:r w:rsidR="687D6B3D" w:rsidRPr="009957FC">
        <w:t xml:space="preserve"> from any source be it human or IoT to any destination be it On-Prem server housing a </w:t>
      </w:r>
      <w:r w:rsidR="1702C305" w:rsidRPr="009957FC">
        <w:t>critical</w:t>
      </w:r>
      <w:r w:rsidR="687D6B3D" w:rsidRPr="009957FC">
        <w:t xml:space="preserve"> database or SaaS </w:t>
      </w:r>
      <w:r w:rsidR="693FD567" w:rsidRPr="009957FC">
        <w:t xml:space="preserve">application </w:t>
      </w:r>
      <w:r w:rsidR="300F0987" w:rsidRPr="009957FC">
        <w:t>is more important than ever</w:t>
      </w:r>
      <w:r w:rsidR="0CF679C3" w:rsidRPr="009957FC">
        <w:t xml:space="preserve"> for</w:t>
      </w:r>
      <w:r w:rsidR="300F0987" w:rsidRPr="009957FC">
        <w:t xml:space="preserve"> mitigat</w:t>
      </w:r>
      <w:r w:rsidR="16A8A3AA" w:rsidRPr="009957FC">
        <w:t>ion</w:t>
      </w:r>
      <w:r w:rsidR="300F0987" w:rsidRPr="009957FC">
        <w:t xml:space="preserve"> against the </w:t>
      </w:r>
      <w:r w:rsidR="005D4027" w:rsidRPr="009957FC">
        <w:t>risks</w:t>
      </w:r>
      <w:r w:rsidR="300F0987" w:rsidRPr="009957FC">
        <w:t xml:space="preserve"> as well as those not listed. </w:t>
      </w:r>
    </w:p>
    <w:p w14:paraId="2FAEB4AE" w14:textId="14AC49D0" w:rsidR="00476848" w:rsidRPr="009957FC" w:rsidRDefault="2A756394" w:rsidP="009957FC">
      <w:pPr>
        <w:pStyle w:val="BodyText"/>
      </w:pPr>
      <w:r w:rsidRPr="009957FC">
        <w:t>P</w:t>
      </w:r>
      <w:r w:rsidR="6195F8A0" w:rsidRPr="009957FC">
        <w:t>redictability</w:t>
      </w:r>
      <w:r w:rsidR="2E94BB7A" w:rsidRPr="009957FC">
        <w:t xml:space="preserve"> </w:t>
      </w:r>
      <w:r w:rsidR="643C3988" w:rsidRPr="009957FC">
        <w:t>accompanied</w:t>
      </w:r>
      <w:r w:rsidR="2E94BB7A" w:rsidRPr="009957FC">
        <w:t xml:space="preserve"> with </w:t>
      </w:r>
      <w:r w:rsidR="1BAE22C6" w:rsidRPr="009957FC">
        <w:t xml:space="preserve">simplicity </w:t>
      </w:r>
      <w:r w:rsidR="2B3B521C" w:rsidRPr="009957FC">
        <w:t xml:space="preserve">is what this document will aim to provide, clear </w:t>
      </w:r>
      <w:r w:rsidR="72DB7F96" w:rsidRPr="009957FC">
        <w:t>visibility</w:t>
      </w:r>
      <w:r w:rsidR="2B3B521C" w:rsidRPr="009957FC">
        <w:t xml:space="preserve"> </w:t>
      </w:r>
      <w:r w:rsidR="238684C0" w:rsidRPr="009957FC">
        <w:t>demonstrated</w:t>
      </w:r>
      <w:r w:rsidR="2B3B521C" w:rsidRPr="009957FC">
        <w:t xml:space="preserve"> through </w:t>
      </w:r>
      <w:r w:rsidR="28CF6EC7" w:rsidRPr="009957FC">
        <w:t>easy-to-read</w:t>
      </w:r>
      <w:r w:rsidR="2B3B521C" w:rsidRPr="009957FC">
        <w:t xml:space="preserve"> </w:t>
      </w:r>
      <w:r w:rsidR="7F42392A" w:rsidRPr="009957FC">
        <w:t>workflow</w:t>
      </w:r>
      <w:r w:rsidR="2B3B521C" w:rsidRPr="009957FC">
        <w:t xml:space="preserve"> representations that map personas to </w:t>
      </w:r>
      <w:r w:rsidR="3BB4F80E" w:rsidRPr="009957FC">
        <w:t xml:space="preserve">a technology stack to help </w:t>
      </w:r>
      <w:r w:rsidR="6F875631" w:rsidRPr="009957FC">
        <w:t xml:space="preserve">elevate the unknown and speed up </w:t>
      </w:r>
      <w:r w:rsidR="37F0A07B" w:rsidRPr="009957FC">
        <w:t>remediation</w:t>
      </w:r>
      <w:r w:rsidR="6F875631" w:rsidRPr="009957FC">
        <w:t xml:space="preserve"> if e</w:t>
      </w:r>
      <w:r w:rsidR="529ED9B3" w:rsidRPr="009957FC">
        <w:t>ver required</w:t>
      </w:r>
      <w:r w:rsidR="0CD7CE3B" w:rsidRPr="009957FC">
        <w:t xml:space="preserve">. </w:t>
      </w:r>
      <w:r w:rsidR="00D33FF3" w:rsidRPr="009957FC">
        <w:t xml:space="preserve">The security </w:t>
      </w:r>
      <w:r w:rsidR="00F44205" w:rsidRPr="009957FC">
        <w:t>architecture components</w:t>
      </w:r>
      <w:r w:rsidR="324B64D4" w:rsidRPr="009957FC">
        <w:t xml:space="preserve"> detailed throughout are</w:t>
      </w:r>
      <w:r w:rsidR="3C236AA1" w:rsidRPr="009957FC">
        <w:t xml:space="preserve"> in-line with industry recognised best practice </w:t>
      </w:r>
      <w:r w:rsidR="3C9CE807" w:rsidRPr="009957FC">
        <w:t xml:space="preserve">that </w:t>
      </w:r>
      <w:r w:rsidR="6608951C" w:rsidRPr="009957FC">
        <w:t xml:space="preserve">will </w:t>
      </w:r>
      <w:r w:rsidR="00F44205" w:rsidRPr="009957FC">
        <w:t xml:space="preserve">outline technical areas </w:t>
      </w:r>
      <w:r w:rsidR="30D98507" w:rsidRPr="009957FC">
        <w:t xml:space="preserve">that </w:t>
      </w:r>
      <w:r w:rsidR="004D746B">
        <w:t>***</w:t>
      </w:r>
      <w:r w:rsidR="00F408BE" w:rsidRPr="009957FC">
        <w:t xml:space="preserve"> can use </w:t>
      </w:r>
      <w:r w:rsidR="707B606A" w:rsidRPr="009957FC">
        <w:t>for</w:t>
      </w:r>
      <w:r w:rsidR="00F408BE" w:rsidRPr="009957FC">
        <w:t xml:space="preserve"> </w:t>
      </w:r>
      <w:r w:rsidR="00801BDF" w:rsidRPr="009957FC">
        <w:t>reference</w:t>
      </w:r>
      <w:r w:rsidR="00B466A7" w:rsidRPr="009957FC">
        <w:t xml:space="preserve">. </w:t>
      </w:r>
    </w:p>
    <w:p w14:paraId="39CA92D3" w14:textId="2DAE7C41" w:rsidR="00476848" w:rsidRDefault="00476848" w:rsidP="2BEBD33F">
      <w:pPr>
        <w:rPr>
          <w:color w:val="002060"/>
        </w:rPr>
      </w:pPr>
    </w:p>
    <w:p w14:paraId="5F3401D9" w14:textId="2BFA27CA" w:rsidR="00C4619C" w:rsidRDefault="00C4619C" w:rsidP="007603C7">
      <w:pPr>
        <w:pStyle w:val="Heading3Numbered"/>
      </w:pPr>
      <w:bookmarkStart w:id="12" w:name="_Toc97215473"/>
      <w:r>
        <w:t>Core and User</w:t>
      </w:r>
      <w:r w:rsidR="00BA3D43">
        <w:t>/IoT/OT</w:t>
      </w:r>
      <w:r>
        <w:t xml:space="preserve"> security Services</w:t>
      </w:r>
      <w:bookmarkEnd w:id="12"/>
    </w:p>
    <w:p w14:paraId="54C847C8" w14:textId="77777777" w:rsidR="00254D10" w:rsidRDefault="00254D10" w:rsidP="00254D10">
      <w:pPr>
        <w:pStyle w:val="BodyTextIndent2"/>
      </w:pPr>
    </w:p>
    <w:p w14:paraId="70DE7585" w14:textId="1B3DA37A" w:rsidR="00BD5C5C" w:rsidRDefault="00254D10" w:rsidP="00BD5C5C">
      <w:pPr>
        <w:pStyle w:val="BodyText"/>
      </w:pPr>
      <w:r>
        <w:t xml:space="preserve">The security services have split into </w:t>
      </w:r>
      <w:r w:rsidR="00BD5C5C">
        <w:t>two areas core services and End User, Internet of Things/Operational technology Security Services.</w:t>
      </w:r>
    </w:p>
    <w:p w14:paraId="79905D04" w14:textId="60E401FB" w:rsidR="0000315D" w:rsidRDefault="0000315D" w:rsidP="00730B2F">
      <w:pPr>
        <w:pStyle w:val="BodyText"/>
        <w:numPr>
          <w:ilvl w:val="0"/>
          <w:numId w:val="37"/>
        </w:numPr>
        <w:spacing w:after="120"/>
        <w:ind w:hanging="357"/>
      </w:pPr>
      <w:r w:rsidRPr="00C86C3B">
        <w:rPr>
          <w:b/>
          <w:bCs/>
        </w:rPr>
        <w:t>Core Security Services</w:t>
      </w:r>
      <w:r w:rsidR="00C86C3B" w:rsidRPr="00C86C3B">
        <w:rPr>
          <w:b/>
          <w:bCs/>
        </w:rPr>
        <w:t>:</w:t>
      </w:r>
      <w:r w:rsidR="00C86C3B">
        <w:t xml:space="preserve"> </w:t>
      </w:r>
      <w:r w:rsidR="00714541">
        <w:t xml:space="preserve"> Security services that represent core </w:t>
      </w:r>
      <w:r w:rsidR="00C86C3B">
        <w:t>functions that would apply to implementation</w:t>
      </w:r>
      <w:r>
        <w:t xml:space="preserve">: </w:t>
      </w:r>
    </w:p>
    <w:p w14:paraId="11061008" w14:textId="5F07166A" w:rsidR="00106D28" w:rsidRPr="006A30A0" w:rsidRDefault="00106D28" w:rsidP="00730B2F">
      <w:pPr>
        <w:pStyle w:val="BodyText"/>
        <w:numPr>
          <w:ilvl w:val="1"/>
          <w:numId w:val="37"/>
        </w:numPr>
        <w:spacing w:after="120"/>
        <w:ind w:hanging="357"/>
      </w:pPr>
      <w:r w:rsidRPr="006A30A0">
        <w:t xml:space="preserve">Asset </w:t>
      </w:r>
      <w:r w:rsidR="00D547EA">
        <w:t xml:space="preserve">and Device </w:t>
      </w:r>
      <w:r w:rsidRPr="006A30A0">
        <w:t>Management</w:t>
      </w:r>
    </w:p>
    <w:p w14:paraId="0698684D" w14:textId="6704BC04" w:rsidR="00106D28" w:rsidRDefault="00106D28" w:rsidP="00730B2F">
      <w:pPr>
        <w:pStyle w:val="BodyText"/>
        <w:numPr>
          <w:ilvl w:val="1"/>
          <w:numId w:val="37"/>
        </w:numPr>
        <w:spacing w:after="120"/>
        <w:ind w:hanging="357"/>
      </w:pPr>
      <w:r>
        <w:t>Secure Configuratio</w:t>
      </w:r>
      <w:r w:rsidR="006A30A0">
        <w:t>n</w:t>
      </w:r>
    </w:p>
    <w:p w14:paraId="4FB05FAC" w14:textId="133D65E5" w:rsidR="00F078B1" w:rsidRDefault="00F078B1" w:rsidP="00730B2F">
      <w:pPr>
        <w:pStyle w:val="BodyText"/>
        <w:numPr>
          <w:ilvl w:val="1"/>
          <w:numId w:val="37"/>
        </w:numPr>
        <w:spacing w:after="120"/>
        <w:ind w:hanging="357"/>
      </w:pPr>
      <w:r>
        <w:t>Vulnerability Management and Patching</w:t>
      </w:r>
    </w:p>
    <w:p w14:paraId="7EE1AD33" w14:textId="12D12087" w:rsidR="00F05AE2" w:rsidRDefault="00F05AE2" w:rsidP="00730B2F">
      <w:pPr>
        <w:pStyle w:val="BodyText"/>
        <w:numPr>
          <w:ilvl w:val="1"/>
          <w:numId w:val="37"/>
        </w:numPr>
        <w:spacing w:after="120"/>
        <w:ind w:hanging="357"/>
      </w:pPr>
      <w:r>
        <w:t>Logging</w:t>
      </w:r>
    </w:p>
    <w:p w14:paraId="5EB804C4" w14:textId="791512E8" w:rsidR="00D47A84" w:rsidRDefault="00D47A84" w:rsidP="00730B2F">
      <w:pPr>
        <w:pStyle w:val="BodyText"/>
        <w:numPr>
          <w:ilvl w:val="1"/>
          <w:numId w:val="37"/>
        </w:numPr>
        <w:spacing w:after="120"/>
        <w:ind w:hanging="357"/>
      </w:pPr>
      <w:r>
        <w:t>Identity Provider and Governance</w:t>
      </w:r>
    </w:p>
    <w:p w14:paraId="388350A8" w14:textId="4A73575C" w:rsidR="00456542" w:rsidRDefault="00456542" w:rsidP="00730B2F">
      <w:pPr>
        <w:pStyle w:val="BodyText"/>
        <w:numPr>
          <w:ilvl w:val="1"/>
          <w:numId w:val="37"/>
        </w:numPr>
        <w:spacing w:after="120"/>
        <w:ind w:hanging="357"/>
      </w:pPr>
      <w:r>
        <w:t>Email Security</w:t>
      </w:r>
    </w:p>
    <w:p w14:paraId="513F599E" w14:textId="0DAE301B" w:rsidR="00FA5326" w:rsidRDefault="00FA5326" w:rsidP="00523D94">
      <w:pPr>
        <w:pStyle w:val="BodyText"/>
        <w:spacing w:after="120"/>
      </w:pPr>
    </w:p>
    <w:p w14:paraId="593CD5ED" w14:textId="2CF0F28C" w:rsidR="00523D94" w:rsidRDefault="00456542" w:rsidP="00E10BDA">
      <w:pPr>
        <w:pStyle w:val="BodyText"/>
        <w:spacing w:after="120"/>
        <w:jc w:val="center"/>
      </w:pPr>
      <w:r>
        <w:rPr>
          <w:noProof/>
        </w:rPr>
        <w:drawing>
          <wp:inline distT="0" distB="0" distL="0" distR="0" wp14:anchorId="7C5B0701" wp14:editId="6E20AFA7">
            <wp:extent cx="6479540" cy="1868170"/>
            <wp:effectExtent l="0" t="0" r="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1868170"/>
                    </a:xfrm>
                    <a:prstGeom prst="rect">
                      <a:avLst/>
                    </a:prstGeom>
                    <a:noFill/>
                    <a:ln>
                      <a:noFill/>
                    </a:ln>
                  </pic:spPr>
                </pic:pic>
              </a:graphicData>
            </a:graphic>
          </wp:inline>
        </w:drawing>
      </w:r>
    </w:p>
    <w:p w14:paraId="2853AD5D" w14:textId="77777777" w:rsidR="00106F26" w:rsidRPr="00106F26" w:rsidRDefault="00106F26" w:rsidP="00106F26">
      <w:pPr>
        <w:pStyle w:val="BodyText"/>
        <w:spacing w:after="120"/>
        <w:ind w:left="720"/>
        <w:rPr>
          <w:b/>
          <w:bCs/>
          <w:szCs w:val="20"/>
        </w:rPr>
      </w:pPr>
    </w:p>
    <w:p w14:paraId="66AB8283" w14:textId="77777777" w:rsidR="00106F26" w:rsidRPr="00106F26" w:rsidRDefault="00106F26" w:rsidP="00106F26">
      <w:pPr>
        <w:pStyle w:val="BodyText"/>
        <w:spacing w:after="120"/>
        <w:ind w:left="720"/>
        <w:rPr>
          <w:b/>
          <w:bCs/>
          <w:szCs w:val="20"/>
        </w:rPr>
      </w:pPr>
    </w:p>
    <w:p w14:paraId="366F59B4" w14:textId="0A868BBD" w:rsidR="0000315D" w:rsidRPr="006A30A0" w:rsidRDefault="0000315D" w:rsidP="00730B2F">
      <w:pPr>
        <w:pStyle w:val="BodyText"/>
        <w:numPr>
          <w:ilvl w:val="0"/>
          <w:numId w:val="37"/>
        </w:numPr>
        <w:spacing w:after="120"/>
        <w:ind w:hanging="357"/>
        <w:rPr>
          <w:b/>
          <w:bCs/>
          <w:szCs w:val="20"/>
        </w:rPr>
      </w:pPr>
      <w:r w:rsidRPr="006A30A0">
        <w:rPr>
          <w:b/>
          <w:bCs/>
        </w:rPr>
        <w:lastRenderedPageBreak/>
        <w:t xml:space="preserve">End User, Internet of Things/Operational technology Security Services: </w:t>
      </w:r>
      <w:r w:rsidR="006A30A0">
        <w:t>Security services that are more related to end user</w:t>
      </w:r>
      <w:r w:rsidR="00291BB1">
        <w:t>, IoT, and OT.</w:t>
      </w:r>
    </w:p>
    <w:p w14:paraId="291EFBDB" w14:textId="292FE3BF" w:rsidR="00734534" w:rsidRPr="00E9300A" w:rsidRDefault="00734534" w:rsidP="00730B2F">
      <w:pPr>
        <w:pStyle w:val="BodyText"/>
        <w:numPr>
          <w:ilvl w:val="1"/>
          <w:numId w:val="37"/>
        </w:numPr>
        <w:spacing w:after="120"/>
        <w:rPr>
          <w:szCs w:val="20"/>
        </w:rPr>
      </w:pPr>
      <w:r>
        <w:t>Single Sign -On</w:t>
      </w:r>
    </w:p>
    <w:p w14:paraId="2C4B6E6F" w14:textId="11AFE215" w:rsidR="00E9300A" w:rsidRDefault="00B626D8" w:rsidP="00730B2F">
      <w:pPr>
        <w:pStyle w:val="BodyText"/>
        <w:numPr>
          <w:ilvl w:val="1"/>
          <w:numId w:val="37"/>
        </w:numPr>
        <w:spacing w:after="120"/>
        <w:rPr>
          <w:szCs w:val="20"/>
        </w:rPr>
      </w:pPr>
      <w:r>
        <w:rPr>
          <w:szCs w:val="20"/>
        </w:rPr>
        <w:t>Data Loss Prevention</w:t>
      </w:r>
    </w:p>
    <w:p w14:paraId="69E26A1F" w14:textId="41399275" w:rsidR="00B626D8" w:rsidRDefault="00B626D8" w:rsidP="00730B2F">
      <w:pPr>
        <w:pStyle w:val="BodyText"/>
        <w:numPr>
          <w:ilvl w:val="1"/>
          <w:numId w:val="37"/>
        </w:numPr>
        <w:spacing w:after="120"/>
        <w:rPr>
          <w:szCs w:val="20"/>
        </w:rPr>
      </w:pPr>
      <w:r>
        <w:rPr>
          <w:szCs w:val="20"/>
        </w:rPr>
        <w:t xml:space="preserve">Key/Password Management </w:t>
      </w:r>
    </w:p>
    <w:p w14:paraId="3C25F5EA" w14:textId="7C066FB3" w:rsidR="00B626D8" w:rsidRDefault="00B626D8" w:rsidP="00730B2F">
      <w:pPr>
        <w:pStyle w:val="BodyText"/>
        <w:numPr>
          <w:ilvl w:val="1"/>
          <w:numId w:val="37"/>
        </w:numPr>
        <w:spacing w:after="120"/>
        <w:rPr>
          <w:szCs w:val="20"/>
        </w:rPr>
      </w:pPr>
      <w:r>
        <w:rPr>
          <w:szCs w:val="20"/>
        </w:rPr>
        <w:t>Web Security</w:t>
      </w:r>
    </w:p>
    <w:p w14:paraId="0AF0DE37" w14:textId="18458A0F" w:rsidR="00B626D8" w:rsidRDefault="00B626D8" w:rsidP="00730B2F">
      <w:pPr>
        <w:pStyle w:val="BodyText"/>
        <w:numPr>
          <w:ilvl w:val="1"/>
          <w:numId w:val="37"/>
        </w:numPr>
        <w:spacing w:after="120"/>
        <w:rPr>
          <w:szCs w:val="20"/>
        </w:rPr>
      </w:pPr>
      <w:r>
        <w:rPr>
          <w:szCs w:val="20"/>
        </w:rPr>
        <w:t>DNS Security</w:t>
      </w:r>
    </w:p>
    <w:p w14:paraId="777AC217" w14:textId="73DFC882" w:rsidR="00B626D8" w:rsidRDefault="00B626D8" w:rsidP="00730B2F">
      <w:pPr>
        <w:pStyle w:val="BodyText"/>
        <w:numPr>
          <w:ilvl w:val="1"/>
          <w:numId w:val="37"/>
        </w:numPr>
        <w:spacing w:after="120"/>
        <w:rPr>
          <w:szCs w:val="20"/>
        </w:rPr>
      </w:pPr>
      <w:r>
        <w:rPr>
          <w:szCs w:val="20"/>
        </w:rPr>
        <w:t>Network Access Control</w:t>
      </w:r>
    </w:p>
    <w:p w14:paraId="099F60F1" w14:textId="31E6D35E" w:rsidR="00B626D8" w:rsidRDefault="003A3492" w:rsidP="00730B2F">
      <w:pPr>
        <w:pStyle w:val="BodyText"/>
        <w:numPr>
          <w:ilvl w:val="1"/>
          <w:numId w:val="37"/>
        </w:numPr>
        <w:spacing w:after="120"/>
        <w:rPr>
          <w:szCs w:val="20"/>
        </w:rPr>
      </w:pPr>
      <w:r>
        <w:rPr>
          <w:szCs w:val="20"/>
        </w:rPr>
        <w:t>Multi-factor, Adaptive and Risk Authentication</w:t>
      </w:r>
    </w:p>
    <w:p w14:paraId="0F335FD1" w14:textId="468C190A" w:rsidR="003A3492" w:rsidRDefault="003A3492" w:rsidP="00730B2F">
      <w:pPr>
        <w:pStyle w:val="BodyText"/>
        <w:numPr>
          <w:ilvl w:val="1"/>
          <w:numId w:val="37"/>
        </w:numPr>
        <w:spacing w:after="120"/>
        <w:rPr>
          <w:szCs w:val="20"/>
        </w:rPr>
      </w:pPr>
      <w:r>
        <w:rPr>
          <w:szCs w:val="20"/>
        </w:rPr>
        <w:t>Wireless Security</w:t>
      </w:r>
    </w:p>
    <w:p w14:paraId="5F6BF6CE" w14:textId="4BD6C63A" w:rsidR="003A3492" w:rsidRDefault="006408A8" w:rsidP="00730B2F">
      <w:pPr>
        <w:pStyle w:val="BodyText"/>
        <w:numPr>
          <w:ilvl w:val="1"/>
          <w:numId w:val="37"/>
        </w:numPr>
        <w:spacing w:after="120"/>
        <w:rPr>
          <w:szCs w:val="20"/>
        </w:rPr>
      </w:pPr>
      <w:r>
        <w:rPr>
          <w:szCs w:val="20"/>
        </w:rPr>
        <w:t>Firewall</w:t>
      </w:r>
      <w:r w:rsidR="002D2103">
        <w:rPr>
          <w:szCs w:val="20"/>
        </w:rPr>
        <w:t>s</w:t>
      </w:r>
    </w:p>
    <w:p w14:paraId="2587B421" w14:textId="194696CB" w:rsidR="006408A8" w:rsidRDefault="006408A8" w:rsidP="00730B2F">
      <w:pPr>
        <w:pStyle w:val="BodyText"/>
        <w:numPr>
          <w:ilvl w:val="1"/>
          <w:numId w:val="37"/>
        </w:numPr>
        <w:spacing w:after="120"/>
        <w:rPr>
          <w:szCs w:val="20"/>
        </w:rPr>
      </w:pPr>
      <w:r>
        <w:rPr>
          <w:szCs w:val="20"/>
        </w:rPr>
        <w:t>Endpoint Security</w:t>
      </w:r>
    </w:p>
    <w:p w14:paraId="0ACF97D5" w14:textId="1A5023C4" w:rsidR="006408A8" w:rsidRDefault="006408A8" w:rsidP="00730B2F">
      <w:pPr>
        <w:pStyle w:val="BodyText"/>
        <w:numPr>
          <w:ilvl w:val="1"/>
          <w:numId w:val="37"/>
        </w:numPr>
        <w:spacing w:after="120"/>
        <w:rPr>
          <w:szCs w:val="20"/>
        </w:rPr>
      </w:pPr>
      <w:r>
        <w:rPr>
          <w:szCs w:val="20"/>
        </w:rPr>
        <w:t>Encryption</w:t>
      </w:r>
    </w:p>
    <w:p w14:paraId="0AD30EF7" w14:textId="6CFB2DF8" w:rsidR="00106F26" w:rsidRPr="00114F34" w:rsidRDefault="006408A8" w:rsidP="00106F26">
      <w:pPr>
        <w:pStyle w:val="BodyText"/>
        <w:numPr>
          <w:ilvl w:val="1"/>
          <w:numId w:val="37"/>
        </w:numPr>
        <w:spacing w:after="120"/>
        <w:rPr>
          <w:szCs w:val="20"/>
        </w:rPr>
      </w:pPr>
      <w:r>
        <w:rPr>
          <w:szCs w:val="20"/>
        </w:rPr>
        <w:t>Virtual Private Network</w:t>
      </w:r>
    </w:p>
    <w:p w14:paraId="3BE31A24" w14:textId="319F5A6C" w:rsidR="00106F26" w:rsidRDefault="00456542" w:rsidP="00106F26">
      <w:pPr>
        <w:pStyle w:val="BodyText"/>
        <w:spacing w:after="120"/>
        <w:rPr>
          <w:szCs w:val="20"/>
        </w:rPr>
      </w:pPr>
      <w:r>
        <w:rPr>
          <w:noProof/>
        </w:rPr>
        <w:drawing>
          <wp:inline distT="0" distB="0" distL="0" distR="0" wp14:anchorId="38D6DF6C" wp14:editId="11C1CC00">
            <wp:extent cx="6479540" cy="2765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2765425"/>
                    </a:xfrm>
                    <a:prstGeom prst="rect">
                      <a:avLst/>
                    </a:prstGeom>
                    <a:noFill/>
                    <a:ln>
                      <a:noFill/>
                    </a:ln>
                  </pic:spPr>
                </pic:pic>
              </a:graphicData>
            </a:graphic>
          </wp:inline>
        </w:drawing>
      </w:r>
    </w:p>
    <w:p w14:paraId="6237A58C" w14:textId="77777777" w:rsidR="00FB071B" w:rsidRDefault="00FB071B" w:rsidP="00FB071B">
      <w:pPr>
        <w:pStyle w:val="BodyText"/>
        <w:spacing w:after="120"/>
        <w:ind w:left="1440"/>
        <w:rPr>
          <w:szCs w:val="20"/>
        </w:rPr>
      </w:pPr>
    </w:p>
    <w:p w14:paraId="65A2EF6E" w14:textId="77777777" w:rsidR="003B465F" w:rsidRDefault="003B465F" w:rsidP="00FB071B">
      <w:pPr>
        <w:pStyle w:val="BodyText"/>
        <w:spacing w:after="120"/>
        <w:ind w:left="1440"/>
        <w:rPr>
          <w:szCs w:val="20"/>
        </w:rPr>
      </w:pPr>
    </w:p>
    <w:p w14:paraId="2AF791CE" w14:textId="77777777" w:rsidR="003B465F" w:rsidRDefault="003B465F" w:rsidP="00FB071B">
      <w:pPr>
        <w:pStyle w:val="BodyText"/>
        <w:spacing w:after="120"/>
        <w:ind w:left="1440"/>
        <w:rPr>
          <w:szCs w:val="20"/>
        </w:rPr>
      </w:pPr>
    </w:p>
    <w:p w14:paraId="2AF6600D" w14:textId="77777777" w:rsidR="003B465F" w:rsidRDefault="003B465F" w:rsidP="00FB071B">
      <w:pPr>
        <w:pStyle w:val="BodyText"/>
        <w:spacing w:after="120"/>
        <w:ind w:left="1440"/>
        <w:rPr>
          <w:szCs w:val="20"/>
        </w:rPr>
      </w:pPr>
    </w:p>
    <w:p w14:paraId="307F1F9D" w14:textId="77777777" w:rsidR="003B465F" w:rsidRDefault="003B465F" w:rsidP="00FB071B">
      <w:pPr>
        <w:pStyle w:val="BodyText"/>
        <w:spacing w:after="120"/>
        <w:ind w:left="1440"/>
        <w:rPr>
          <w:szCs w:val="20"/>
        </w:rPr>
      </w:pPr>
    </w:p>
    <w:p w14:paraId="78D4DBE2" w14:textId="77777777" w:rsidR="003B465F" w:rsidRDefault="003B465F" w:rsidP="00FB071B">
      <w:pPr>
        <w:pStyle w:val="BodyText"/>
        <w:spacing w:after="120"/>
        <w:ind w:left="1440"/>
        <w:rPr>
          <w:szCs w:val="20"/>
        </w:rPr>
      </w:pPr>
    </w:p>
    <w:p w14:paraId="6A3C8949" w14:textId="11CB0C05" w:rsidR="003B465F" w:rsidRDefault="003B465F" w:rsidP="00FB071B">
      <w:pPr>
        <w:pStyle w:val="BodyText"/>
        <w:spacing w:after="120"/>
        <w:ind w:left="1440"/>
        <w:rPr>
          <w:szCs w:val="20"/>
        </w:rPr>
      </w:pPr>
    </w:p>
    <w:p w14:paraId="3598E88B" w14:textId="77777777" w:rsidR="00456542" w:rsidRDefault="00456542" w:rsidP="00FB071B">
      <w:pPr>
        <w:pStyle w:val="BodyText"/>
        <w:spacing w:after="120"/>
        <w:ind w:left="1440"/>
        <w:rPr>
          <w:szCs w:val="20"/>
        </w:rPr>
      </w:pPr>
    </w:p>
    <w:p w14:paraId="349312E5" w14:textId="77777777" w:rsidR="003B465F" w:rsidRDefault="003B465F" w:rsidP="00FB071B">
      <w:pPr>
        <w:pStyle w:val="BodyText"/>
        <w:spacing w:after="120"/>
        <w:ind w:left="1440"/>
        <w:rPr>
          <w:szCs w:val="20"/>
        </w:rPr>
      </w:pPr>
    </w:p>
    <w:p w14:paraId="27403AB8" w14:textId="77777777" w:rsidR="00114F34" w:rsidRDefault="00114F34" w:rsidP="00FB071B">
      <w:pPr>
        <w:pStyle w:val="BodyText"/>
        <w:spacing w:after="120"/>
        <w:ind w:left="1440"/>
        <w:rPr>
          <w:szCs w:val="20"/>
        </w:rPr>
      </w:pPr>
    </w:p>
    <w:p w14:paraId="5F169333" w14:textId="77777777" w:rsidR="003B465F" w:rsidRDefault="003B465F" w:rsidP="00FB071B">
      <w:pPr>
        <w:pStyle w:val="BodyText"/>
        <w:spacing w:after="120"/>
        <w:ind w:left="1440"/>
        <w:rPr>
          <w:szCs w:val="20"/>
        </w:rPr>
      </w:pPr>
    </w:p>
    <w:p w14:paraId="384E991F" w14:textId="77777777" w:rsidR="003B465F" w:rsidRDefault="003B465F" w:rsidP="00FB071B">
      <w:pPr>
        <w:pStyle w:val="BodyText"/>
        <w:spacing w:after="120"/>
        <w:ind w:left="1440"/>
        <w:rPr>
          <w:szCs w:val="20"/>
        </w:rPr>
      </w:pPr>
    </w:p>
    <w:p w14:paraId="57FAB75F" w14:textId="77777777" w:rsidR="003B465F" w:rsidRPr="002E1488" w:rsidRDefault="003B465F" w:rsidP="00FB071B">
      <w:pPr>
        <w:pStyle w:val="BodyText"/>
        <w:spacing w:after="120"/>
        <w:ind w:left="1440"/>
        <w:rPr>
          <w:szCs w:val="20"/>
        </w:rPr>
      </w:pPr>
    </w:p>
    <w:p w14:paraId="52D814B5" w14:textId="1688EFC3" w:rsidR="0040425A" w:rsidRDefault="0040425A" w:rsidP="0040425A">
      <w:pPr>
        <w:pStyle w:val="Heading2Numbered"/>
      </w:pPr>
      <w:bookmarkStart w:id="13" w:name="_Toc97215474"/>
      <w:r>
        <w:lastRenderedPageBreak/>
        <w:t>Core Security Services</w:t>
      </w:r>
      <w:bookmarkEnd w:id="13"/>
    </w:p>
    <w:p w14:paraId="148C92F0" w14:textId="77777777" w:rsidR="0040425A" w:rsidRDefault="0040425A" w:rsidP="0040425A">
      <w:pPr>
        <w:pStyle w:val="BodyTextIndent"/>
      </w:pPr>
    </w:p>
    <w:p w14:paraId="678D3001" w14:textId="39646DD9" w:rsidR="0040425A" w:rsidRDefault="00220606" w:rsidP="0040425A">
      <w:pPr>
        <w:pStyle w:val="Heading3Numbered"/>
      </w:pPr>
      <w:bookmarkStart w:id="14" w:name="_Toc97215475"/>
      <w:r>
        <w:t xml:space="preserve">Asset </w:t>
      </w:r>
      <w:r w:rsidR="0094671D">
        <w:t xml:space="preserve">and Device </w:t>
      </w:r>
      <w:r>
        <w:t>Management</w:t>
      </w:r>
      <w:bookmarkEnd w:id="14"/>
    </w:p>
    <w:p w14:paraId="3A2B84ED" w14:textId="58BEAA7F" w:rsidR="22969AB5" w:rsidRDefault="22969AB5" w:rsidP="22969AB5">
      <w:pPr>
        <w:pStyle w:val="BodyTextIndent2"/>
        <w:ind w:left="0"/>
        <w:rPr>
          <w:szCs w:val="20"/>
        </w:rPr>
      </w:pPr>
    </w:p>
    <w:p w14:paraId="42218B20" w14:textId="595E8A3D" w:rsidR="6EBCFBF9" w:rsidRDefault="6EBCFBF9" w:rsidP="009957FC">
      <w:pPr>
        <w:pStyle w:val="BodyText"/>
      </w:pPr>
      <w:r w:rsidRPr="22969AB5">
        <w:t xml:space="preserve">Visibility of assets plays a fundamental role with implementation of any security controls. Without knowing key factors such as what hardware and software assets are present, IT / security teams lack the crucial awareness of their attack surface, they lose the ability to meet security and operational objectives which as a direct result puts the business at risk.  </w:t>
      </w:r>
    </w:p>
    <w:p w14:paraId="66CC658B" w14:textId="664395BB" w:rsidR="6EBCFBF9" w:rsidRDefault="6EBCFBF9" w:rsidP="009957FC">
      <w:pPr>
        <w:pStyle w:val="BodyText"/>
      </w:pPr>
      <w:r w:rsidRPr="22969AB5">
        <w:t xml:space="preserve">On average, it can take more than a month to create and generate an accurate asset inventory, utilizing a combination of tools that weren’t </w:t>
      </w:r>
      <w:r w:rsidR="006E3BFC">
        <w:t xml:space="preserve">purpose </w:t>
      </w:r>
      <w:r w:rsidRPr="22969AB5">
        <w:t>built for this task, including endpoint management and security tools, network access controls, network scanning, configuration</w:t>
      </w:r>
      <w:r w:rsidR="006E3BFC">
        <w:t>,</w:t>
      </w:r>
      <w:r w:rsidRPr="22969AB5">
        <w:t xml:space="preserve"> patch management, and vulnerability assessments. </w:t>
      </w:r>
    </w:p>
    <w:p w14:paraId="4065BBB3" w14:textId="6895B499" w:rsidR="6EBCFBF9" w:rsidRDefault="6EBCFBF9" w:rsidP="009957FC">
      <w:pPr>
        <w:pStyle w:val="BodyText"/>
      </w:pPr>
      <w:r w:rsidRPr="22969AB5">
        <w:t>The securing of assets can be difficult, but there are many ways in which asset inventories can be leveraged to inform or enrich either as a separate source or a centralised database.</w:t>
      </w:r>
    </w:p>
    <w:p w14:paraId="1AFD2485" w14:textId="4DD57381" w:rsidR="22969AB5" w:rsidRDefault="22969AB5" w:rsidP="22969AB5">
      <w:pPr>
        <w:pStyle w:val="BodyTextIndent2"/>
        <w:rPr>
          <w:szCs w:val="20"/>
        </w:rPr>
      </w:pPr>
    </w:p>
    <w:p w14:paraId="59688AE2" w14:textId="302C9702" w:rsidR="7EB9226E" w:rsidRDefault="7EB9226E" w:rsidP="22969AB5">
      <w:pPr>
        <w:pStyle w:val="Heading4Numbered"/>
        <w:rPr>
          <w:rFonts w:ascii="Trebuchet MS" w:hAnsi="Trebuchet MS"/>
          <w:szCs w:val="24"/>
        </w:rPr>
      </w:pPr>
      <w:bookmarkStart w:id="15" w:name="_Toc97215476"/>
      <w:r w:rsidRPr="22969AB5">
        <w:rPr>
          <w:rFonts w:ascii="Trebuchet MS" w:hAnsi="Trebuchet MS"/>
          <w:szCs w:val="24"/>
        </w:rPr>
        <w:t>CIS v7 Sections</w:t>
      </w:r>
      <w:bookmarkEnd w:id="15"/>
    </w:p>
    <w:p w14:paraId="7C790C9C" w14:textId="77777777" w:rsidR="001A0335" w:rsidRDefault="001A0335" w:rsidP="001A0335">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79E409F6" w14:textId="77777777" w:rsidTr="001A0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6E936E5" w14:textId="6D7B4DA3" w:rsidR="001A0335" w:rsidRPr="002763A8" w:rsidRDefault="002763A8" w:rsidP="001A0335">
            <w:pPr>
              <w:pStyle w:val="BodyText"/>
              <w:rPr>
                <w:color w:val="FFFFFF" w:themeColor="background1"/>
              </w:rPr>
            </w:pPr>
            <w:r w:rsidRPr="002763A8">
              <w:rPr>
                <w:color w:val="FFFFFF" w:themeColor="background1"/>
              </w:rPr>
              <w:t>CIS Control</w:t>
            </w:r>
          </w:p>
        </w:tc>
        <w:tc>
          <w:tcPr>
            <w:tcW w:w="2837" w:type="dxa"/>
          </w:tcPr>
          <w:p w14:paraId="3BEBA00C" w14:textId="0AD4BA9E" w:rsidR="001A0335" w:rsidRPr="002763A8" w:rsidRDefault="002763A8" w:rsidP="001A03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5967B051" w14:textId="537CF771" w:rsidR="001A0335" w:rsidRPr="002763A8" w:rsidRDefault="002763A8" w:rsidP="001A03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5B47FF6E" w14:textId="77777777" w:rsidTr="001A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3C5F09D8" w14:textId="135E6EEC" w:rsidR="001A0335" w:rsidRPr="009957FC" w:rsidRDefault="001A0335" w:rsidP="009957FC">
            <w:pPr>
              <w:pStyle w:val="BodyText"/>
            </w:pPr>
            <w:r w:rsidRPr="009957FC">
              <w:t>1</w:t>
            </w:r>
          </w:p>
        </w:tc>
        <w:tc>
          <w:tcPr>
            <w:tcW w:w="2837" w:type="dxa"/>
          </w:tcPr>
          <w:p w14:paraId="25097777" w14:textId="108FDF75" w:rsidR="001A0335" w:rsidRPr="009957FC" w:rsidRDefault="001A0335" w:rsidP="009957FC">
            <w:pPr>
              <w:pStyle w:val="BodyText"/>
              <w:cnfStyle w:val="000000100000" w:firstRow="0" w:lastRow="0" w:firstColumn="0" w:lastColumn="0" w:oddVBand="0" w:evenVBand="0" w:oddHBand="1" w:evenHBand="0" w:firstRowFirstColumn="0" w:firstRowLastColumn="0" w:lastRowFirstColumn="0" w:lastRowLastColumn="0"/>
              <w:rPr>
                <w:b/>
                <w:bCs/>
              </w:rPr>
            </w:pPr>
            <w:r w:rsidRPr="009957FC">
              <w:rPr>
                <w:b/>
                <w:bCs/>
              </w:rPr>
              <w:t>Inventory and Control of Hardware Assets</w:t>
            </w:r>
          </w:p>
        </w:tc>
        <w:tc>
          <w:tcPr>
            <w:tcW w:w="4656" w:type="dxa"/>
          </w:tcPr>
          <w:p w14:paraId="7D5304AD" w14:textId="77777777" w:rsidR="001A0335" w:rsidRPr="009957FC" w:rsidRDefault="001A0335" w:rsidP="009957FC">
            <w:pPr>
              <w:pStyle w:val="BodyText"/>
              <w:cnfStyle w:val="000000100000" w:firstRow="0" w:lastRow="0" w:firstColumn="0" w:lastColumn="0" w:oddVBand="0" w:evenVBand="0" w:oddHBand="1" w:evenHBand="0" w:firstRowFirstColumn="0" w:firstRowLastColumn="0" w:lastRowFirstColumn="0" w:lastRowLastColumn="0"/>
            </w:pPr>
            <w:r w:rsidRPr="009957FC">
              <w:t>Actively manage (inventory, track, and correct) all hardware devices on the network so that only authorized devices are given access, and unauthorized and unmanaged devices are found and prevented from gaining access.</w:t>
            </w:r>
          </w:p>
          <w:p w14:paraId="7738DB75" w14:textId="77777777" w:rsidR="001A0335" w:rsidRPr="009957FC" w:rsidRDefault="001A0335" w:rsidP="009957FC">
            <w:pPr>
              <w:pStyle w:val="BodyText"/>
              <w:cnfStyle w:val="000000100000" w:firstRow="0" w:lastRow="0" w:firstColumn="0" w:lastColumn="0" w:oddVBand="0" w:evenVBand="0" w:oddHBand="1" w:evenHBand="0" w:firstRowFirstColumn="0" w:firstRowLastColumn="0" w:lastRowFirstColumn="0" w:lastRowLastColumn="0"/>
            </w:pPr>
          </w:p>
        </w:tc>
      </w:tr>
      <w:tr w:rsidR="001A0335" w14:paraId="109AF8DC" w14:textId="77777777" w:rsidTr="001A0335">
        <w:tc>
          <w:tcPr>
            <w:cnfStyle w:val="001000000000" w:firstRow="0" w:lastRow="0" w:firstColumn="1" w:lastColumn="0" w:oddVBand="0" w:evenVBand="0" w:oddHBand="0" w:evenHBand="0" w:firstRowFirstColumn="0" w:firstRowLastColumn="0" w:lastRowFirstColumn="0" w:lastRowLastColumn="0"/>
            <w:tcW w:w="2855" w:type="dxa"/>
          </w:tcPr>
          <w:p w14:paraId="741EF666" w14:textId="74E1F481" w:rsidR="001A0335" w:rsidRPr="009957FC" w:rsidRDefault="001A0335" w:rsidP="009957FC">
            <w:pPr>
              <w:pStyle w:val="BodyText"/>
            </w:pPr>
            <w:r w:rsidRPr="009957FC">
              <w:t>2</w:t>
            </w:r>
          </w:p>
        </w:tc>
        <w:tc>
          <w:tcPr>
            <w:tcW w:w="2837" w:type="dxa"/>
          </w:tcPr>
          <w:p w14:paraId="62DFA648" w14:textId="64F55983" w:rsidR="001A0335" w:rsidRPr="009957FC" w:rsidRDefault="001A0335" w:rsidP="009957FC">
            <w:pPr>
              <w:pStyle w:val="BodyText"/>
              <w:cnfStyle w:val="000000000000" w:firstRow="0" w:lastRow="0" w:firstColumn="0" w:lastColumn="0" w:oddVBand="0" w:evenVBand="0" w:oddHBand="0" w:evenHBand="0" w:firstRowFirstColumn="0" w:firstRowLastColumn="0" w:lastRowFirstColumn="0" w:lastRowLastColumn="0"/>
              <w:rPr>
                <w:b/>
                <w:bCs/>
              </w:rPr>
            </w:pPr>
            <w:r w:rsidRPr="009957FC">
              <w:rPr>
                <w:b/>
                <w:bCs/>
              </w:rPr>
              <w:t>Inventory and Control of Software Assets</w:t>
            </w:r>
          </w:p>
        </w:tc>
        <w:tc>
          <w:tcPr>
            <w:tcW w:w="4656" w:type="dxa"/>
          </w:tcPr>
          <w:p w14:paraId="38FB027B" w14:textId="0FBC937E" w:rsidR="001A0335" w:rsidRPr="009957FC" w:rsidRDefault="0084488E" w:rsidP="009957FC">
            <w:pPr>
              <w:pStyle w:val="BodyText"/>
              <w:cnfStyle w:val="000000000000" w:firstRow="0" w:lastRow="0" w:firstColumn="0" w:lastColumn="0" w:oddVBand="0" w:evenVBand="0" w:oddHBand="0" w:evenHBand="0" w:firstRowFirstColumn="0" w:firstRowLastColumn="0" w:lastRowFirstColumn="0" w:lastRowLastColumn="0"/>
            </w:pPr>
            <w:r w:rsidRPr="009957FC">
              <w:t>Continuously acquire, assess, and take action on new information in order to identify vulnerabilities, remediate, and minimize the window of opportunity for attackers.</w:t>
            </w:r>
          </w:p>
        </w:tc>
      </w:tr>
    </w:tbl>
    <w:p w14:paraId="41332A3A" w14:textId="15BCFE25" w:rsidR="22969AB5" w:rsidRDefault="22969AB5" w:rsidP="22969AB5">
      <w:pPr>
        <w:pStyle w:val="BodyTextIndent3"/>
        <w:ind w:left="0"/>
        <w:rPr>
          <w:szCs w:val="20"/>
        </w:rPr>
      </w:pPr>
    </w:p>
    <w:p w14:paraId="62F850B2" w14:textId="0AA35E10" w:rsidR="51C29A61" w:rsidRDefault="51C29A61" w:rsidP="22969AB5">
      <w:pPr>
        <w:pStyle w:val="Heading4Numbered"/>
      </w:pPr>
      <w:bookmarkStart w:id="16" w:name="_Toc97215477"/>
      <w:r w:rsidRPr="22969AB5">
        <w:rPr>
          <w:rFonts w:ascii="Trebuchet MS" w:hAnsi="Trebuchet MS"/>
          <w:szCs w:val="24"/>
        </w:rPr>
        <w:t>Hardware Asset</w:t>
      </w:r>
      <w:r w:rsidR="004251B3">
        <w:rPr>
          <w:rFonts w:ascii="Trebuchet MS" w:hAnsi="Trebuchet MS"/>
          <w:szCs w:val="24"/>
        </w:rPr>
        <w:t>s</w:t>
      </w:r>
      <w:bookmarkEnd w:id="16"/>
    </w:p>
    <w:p w14:paraId="0EDC845B" w14:textId="1C975B0C" w:rsidR="22969AB5" w:rsidRDefault="22969AB5" w:rsidP="22969AB5">
      <w:pPr>
        <w:pStyle w:val="BodyTextIndent3"/>
        <w:rPr>
          <w:szCs w:val="20"/>
        </w:rPr>
      </w:pPr>
    </w:p>
    <w:p w14:paraId="77CDA4BE" w14:textId="04D724DA" w:rsidR="00FE09E9" w:rsidRPr="009957FC" w:rsidRDefault="2E56847D" w:rsidP="009957FC">
      <w:pPr>
        <w:pStyle w:val="BodyText"/>
      </w:pPr>
      <w:r w:rsidRPr="009957FC">
        <w:t>A hardware asset is any device</w:t>
      </w:r>
      <w:r w:rsidR="19D9B902" w:rsidRPr="009957FC">
        <w:t xml:space="preserve"> whether </w:t>
      </w:r>
      <w:r w:rsidR="006E3BFC">
        <w:t>used/</w:t>
      </w:r>
      <w:r w:rsidR="19D9B902" w:rsidRPr="009957FC">
        <w:t xml:space="preserve"> stored</w:t>
      </w:r>
      <w:r w:rsidRPr="009957FC">
        <w:t xml:space="preserve"> </w:t>
      </w:r>
      <w:r w:rsidR="006E3BFC">
        <w:t>or</w:t>
      </w:r>
      <w:r w:rsidRPr="009957FC">
        <w:t xml:space="preserve"> owned/in possession of and or used for business purposes for the benefit of an organisation (BYOD)</w:t>
      </w:r>
      <w:r w:rsidR="00CB5206" w:rsidRPr="009957FC">
        <w:t xml:space="preserve">. </w:t>
      </w:r>
      <w:r w:rsidRPr="009957FC">
        <w:t xml:space="preserve">Whether they are connected to the network </w:t>
      </w:r>
      <w:r w:rsidR="005F7B32">
        <w:t>or not assets holding</w:t>
      </w:r>
      <w:r w:rsidRPr="009957FC">
        <w:t xml:space="preserve"> nonephemeral data/information provide </w:t>
      </w:r>
      <w:r w:rsidR="005F7B32">
        <w:t xml:space="preserve">a means of </w:t>
      </w:r>
      <w:r w:rsidRPr="009957FC">
        <w:t>direct access to sensitive data. To mitigate against the associated risk, it is essential for organisations to undertake routine discovery</w:t>
      </w:r>
      <w:r w:rsidR="66EB88A8" w:rsidRPr="009957FC">
        <w:t>/audit review</w:t>
      </w:r>
      <w:r w:rsidRPr="009957FC">
        <w:t xml:space="preserve"> and record the findings.  With an increase of IoT use cases many devices/ appliances that were not traditionally deemed an integral part of the network now are, these vectors act as an easy means of exploit hence it is essential to also include these asset types when undertaking discoveries.</w:t>
      </w:r>
    </w:p>
    <w:p w14:paraId="4564DAB2" w14:textId="241380E5" w:rsidR="00A96CFF" w:rsidRPr="009957FC" w:rsidRDefault="00A96CFF" w:rsidP="009957FC">
      <w:pPr>
        <w:pStyle w:val="BodyText"/>
      </w:pPr>
      <w:r w:rsidRPr="009957FC">
        <w:t xml:space="preserve">Having a centralised hardware database and processes is critical to implementing </w:t>
      </w:r>
      <w:r w:rsidR="00C00D48" w:rsidRPr="009957FC">
        <w:t xml:space="preserve">holistic security for the business. </w:t>
      </w:r>
      <w:r w:rsidR="00675FD5" w:rsidRPr="009957FC">
        <w:t>Using a centralised data is recommended, however</w:t>
      </w:r>
      <w:r w:rsidR="005B7002" w:rsidRPr="009957FC">
        <w:t xml:space="preserve"> using existing technology can be used separately or to inform a central database. </w:t>
      </w:r>
      <w:r w:rsidR="00CB5206" w:rsidRPr="009957FC">
        <w:t xml:space="preserve">Whichever way the business decides to implement hardware asset management </w:t>
      </w:r>
      <w:r w:rsidR="00F9072C" w:rsidRPr="009957FC">
        <w:t>the operating model and processes will differ</w:t>
      </w:r>
      <w:r w:rsidR="0032593D" w:rsidRPr="009957FC">
        <w:t xml:space="preserve">, being more </w:t>
      </w:r>
      <w:r w:rsidR="00F539D4" w:rsidRPr="009957FC">
        <w:t>onerous without a centralised solution.</w:t>
      </w:r>
    </w:p>
    <w:p w14:paraId="34F04D93" w14:textId="0A70271D" w:rsidR="004B7499" w:rsidRPr="000322AD" w:rsidRDefault="00251933" w:rsidP="00487C76">
      <w:pPr>
        <w:pStyle w:val="BodyText"/>
        <w:rPr>
          <w:b/>
          <w:bCs/>
        </w:rPr>
      </w:pPr>
      <w:r w:rsidRPr="000322AD">
        <w:rPr>
          <w:b/>
          <w:bCs/>
        </w:rPr>
        <w:t xml:space="preserve"> </w:t>
      </w:r>
      <w:r w:rsidR="000322AD">
        <w:rPr>
          <w:b/>
          <w:bCs/>
        </w:rPr>
        <w:t>T</w:t>
      </w:r>
      <w:r w:rsidRPr="000322AD">
        <w:rPr>
          <w:b/>
          <w:bCs/>
        </w:rPr>
        <w:t xml:space="preserve">he following </w:t>
      </w:r>
      <w:r w:rsidR="000322AD">
        <w:rPr>
          <w:b/>
          <w:bCs/>
        </w:rPr>
        <w:t xml:space="preserve">technology </w:t>
      </w:r>
      <w:r w:rsidRPr="000322AD">
        <w:rPr>
          <w:b/>
          <w:bCs/>
        </w:rPr>
        <w:t>elements can be used to manage or inform of hardware assets:</w:t>
      </w:r>
    </w:p>
    <w:p w14:paraId="4FCF291E" w14:textId="6492469D" w:rsidR="00923D0B" w:rsidRDefault="00923D0B" w:rsidP="00730B2F">
      <w:pPr>
        <w:pStyle w:val="BodyText"/>
        <w:numPr>
          <w:ilvl w:val="0"/>
          <w:numId w:val="38"/>
        </w:numPr>
        <w:spacing w:after="120"/>
        <w:ind w:left="714" w:hanging="357"/>
        <w:rPr>
          <w:rFonts w:eastAsiaTheme="minorEastAsia"/>
          <w:szCs w:val="20"/>
        </w:rPr>
      </w:pPr>
      <w:r w:rsidRPr="3CD634BB">
        <w:rPr>
          <w:rFonts w:eastAsiaTheme="minorEastAsia"/>
          <w:b/>
          <w:bCs/>
          <w:szCs w:val="20"/>
        </w:rPr>
        <w:t>CMDB:</w:t>
      </w:r>
      <w:r w:rsidRPr="3CD634BB">
        <w:rPr>
          <w:rFonts w:eastAsiaTheme="minorEastAsia"/>
          <w:szCs w:val="20"/>
        </w:rPr>
        <w:t xml:space="preserve"> </w:t>
      </w:r>
      <w:r w:rsidR="00375BDF">
        <w:rPr>
          <w:rFonts w:eastAsiaTheme="minorEastAsia"/>
          <w:szCs w:val="20"/>
        </w:rPr>
        <w:t>Configuration management database</w:t>
      </w:r>
    </w:p>
    <w:p w14:paraId="4BF677AA" w14:textId="265D6743" w:rsidR="00923D0B" w:rsidRDefault="00923D0B" w:rsidP="00730B2F">
      <w:pPr>
        <w:pStyle w:val="BodyText"/>
        <w:numPr>
          <w:ilvl w:val="0"/>
          <w:numId w:val="38"/>
        </w:numPr>
        <w:spacing w:after="120"/>
        <w:ind w:left="714" w:hanging="357"/>
        <w:rPr>
          <w:rFonts w:eastAsiaTheme="minorEastAsia"/>
          <w:szCs w:val="20"/>
        </w:rPr>
      </w:pPr>
      <w:r w:rsidRPr="0755AC6C">
        <w:rPr>
          <w:b/>
          <w:bCs/>
        </w:rPr>
        <w:t xml:space="preserve">Service Desk: </w:t>
      </w:r>
      <w:r w:rsidR="00375BDF">
        <w:t>The service desk solution will have a certain level of hardware asset visibility</w:t>
      </w:r>
    </w:p>
    <w:p w14:paraId="11843A7E" w14:textId="1F809A7C" w:rsidR="002822F6" w:rsidRDefault="003F6529" w:rsidP="00730B2F">
      <w:pPr>
        <w:pStyle w:val="BodyText"/>
        <w:numPr>
          <w:ilvl w:val="0"/>
          <w:numId w:val="38"/>
        </w:numPr>
        <w:spacing w:after="120"/>
        <w:ind w:left="714" w:hanging="357"/>
      </w:pPr>
      <w:r>
        <w:rPr>
          <w:b/>
        </w:rPr>
        <w:lastRenderedPageBreak/>
        <w:t>Device Management</w:t>
      </w:r>
      <w:r w:rsidR="002822F6" w:rsidRPr="4ACB2E10">
        <w:rPr>
          <w:b/>
          <w:bCs/>
        </w:rPr>
        <w:t>:</w:t>
      </w:r>
      <w:r w:rsidR="000322AD">
        <w:rPr>
          <w:b/>
          <w:bCs/>
        </w:rPr>
        <w:t xml:space="preserve"> </w:t>
      </w:r>
      <w:r w:rsidR="000322AD">
        <w:t xml:space="preserve">Data from </w:t>
      </w:r>
      <w:r>
        <w:t>technologies such as Intune, SCCM, JAMF, and SOTI can be used to inform hardware assets</w:t>
      </w:r>
    </w:p>
    <w:p w14:paraId="3AF524D2" w14:textId="20AA44A5" w:rsidR="002822F6" w:rsidRPr="00D60B5D" w:rsidRDefault="002822F6" w:rsidP="00730B2F">
      <w:pPr>
        <w:pStyle w:val="BodyText"/>
        <w:numPr>
          <w:ilvl w:val="0"/>
          <w:numId w:val="38"/>
        </w:numPr>
        <w:spacing w:after="120"/>
        <w:ind w:left="714" w:hanging="357"/>
      </w:pPr>
      <w:r w:rsidRPr="3CD634BB">
        <w:rPr>
          <w:b/>
          <w:bCs/>
        </w:rPr>
        <w:t xml:space="preserve">Vulnerability Management: </w:t>
      </w:r>
      <w:r w:rsidR="00D60B5D">
        <w:t xml:space="preserve">VM can be provide scanning of the environment, this information can be used to inform </w:t>
      </w:r>
      <w:r w:rsidR="00B44FA2">
        <w:t>any changes or rouge devices in the environment.</w:t>
      </w:r>
    </w:p>
    <w:p w14:paraId="10252CD0" w14:textId="3DD2FC87" w:rsidR="002822F6" w:rsidRDefault="002822F6" w:rsidP="00730B2F">
      <w:pPr>
        <w:pStyle w:val="BodyText"/>
        <w:numPr>
          <w:ilvl w:val="0"/>
          <w:numId w:val="38"/>
        </w:numPr>
        <w:spacing w:after="120"/>
        <w:ind w:left="714" w:hanging="357"/>
        <w:rPr>
          <w:b/>
        </w:rPr>
      </w:pPr>
      <w:r w:rsidRPr="3CD634BB">
        <w:rPr>
          <w:b/>
          <w:bCs/>
        </w:rPr>
        <w:t xml:space="preserve">Active Directory: </w:t>
      </w:r>
      <w:r w:rsidR="000322AD">
        <w:t>Devices in AD can be used, along with DHCP</w:t>
      </w:r>
      <w:r w:rsidR="00B44FA2">
        <w:t xml:space="preserve"> logging.</w:t>
      </w:r>
    </w:p>
    <w:p w14:paraId="4157CA6D" w14:textId="344E6CDE" w:rsidR="002822F6" w:rsidRPr="00B76FD3" w:rsidRDefault="002822F6" w:rsidP="00730B2F">
      <w:pPr>
        <w:pStyle w:val="BodyText"/>
        <w:numPr>
          <w:ilvl w:val="0"/>
          <w:numId w:val="38"/>
        </w:numPr>
        <w:spacing w:after="120"/>
        <w:ind w:left="714" w:hanging="357"/>
        <w:rPr>
          <w:b/>
        </w:rPr>
      </w:pPr>
      <w:r w:rsidRPr="3CD634BB">
        <w:rPr>
          <w:b/>
          <w:bCs/>
        </w:rPr>
        <w:t xml:space="preserve">Network Access Control: </w:t>
      </w:r>
      <w:r w:rsidR="000322AD">
        <w:t>Devices connected to</w:t>
      </w:r>
      <w:r w:rsidR="000F0961">
        <w:t>o and access the network can be logged</w:t>
      </w:r>
    </w:p>
    <w:p w14:paraId="5EEC4297" w14:textId="6E0E0A4A" w:rsidR="00B368AC" w:rsidRDefault="00B76FD3" w:rsidP="00730B2F">
      <w:pPr>
        <w:pStyle w:val="BodyText"/>
        <w:numPr>
          <w:ilvl w:val="0"/>
          <w:numId w:val="38"/>
        </w:numPr>
        <w:spacing w:after="120"/>
        <w:ind w:left="714" w:hanging="357"/>
        <w:rPr>
          <w:b/>
        </w:rPr>
      </w:pPr>
      <w:r>
        <w:rPr>
          <w:b/>
          <w:bCs/>
        </w:rPr>
        <w:t>Endpoint Detection and Response</w:t>
      </w:r>
      <w:r w:rsidR="00DE0935">
        <w:rPr>
          <w:b/>
          <w:bCs/>
        </w:rPr>
        <w:t xml:space="preserve"> (EDR): </w:t>
      </w:r>
      <w:r w:rsidR="000F0961">
        <w:t xml:space="preserve">Some EDR solutions provide local scanning of the network and telemetry </w:t>
      </w:r>
      <w:r w:rsidR="00476A9D">
        <w:t>from the local device that can be utilised.</w:t>
      </w:r>
    </w:p>
    <w:p w14:paraId="638D2658" w14:textId="77777777" w:rsidR="00DD7D62" w:rsidRPr="00DD7D62" w:rsidRDefault="00DD7D62" w:rsidP="002B0C88">
      <w:pPr>
        <w:pStyle w:val="BodyText"/>
        <w:spacing w:after="120"/>
        <w:ind w:left="714"/>
        <w:rPr>
          <w:b/>
        </w:rPr>
      </w:pPr>
    </w:p>
    <w:p w14:paraId="419F5511" w14:textId="651A6CBC" w:rsidR="002822F6" w:rsidRPr="00CB21FE" w:rsidRDefault="00251933" w:rsidP="00487C76">
      <w:pPr>
        <w:pStyle w:val="BodyText"/>
        <w:rPr>
          <w:b/>
          <w:bCs/>
        </w:rPr>
      </w:pPr>
      <w:r w:rsidRPr="00CB21FE">
        <w:rPr>
          <w:b/>
          <w:bCs/>
        </w:rPr>
        <w:t xml:space="preserve">Areas for governance </w:t>
      </w:r>
      <w:r w:rsidR="00893E82">
        <w:rPr>
          <w:b/>
          <w:bCs/>
        </w:rPr>
        <w:t>to manage</w:t>
      </w:r>
      <w:r w:rsidRPr="00CB21FE">
        <w:rPr>
          <w:b/>
          <w:bCs/>
        </w:rPr>
        <w:t xml:space="preserve"> hardware assets</w:t>
      </w:r>
      <w:r w:rsidR="00CB21FE">
        <w:rPr>
          <w:b/>
          <w:bCs/>
        </w:rPr>
        <w:t>:</w:t>
      </w:r>
    </w:p>
    <w:p w14:paraId="44574416" w14:textId="7EA63B97" w:rsidR="00251933" w:rsidRDefault="00A02A06" w:rsidP="00730B2F">
      <w:pPr>
        <w:pStyle w:val="BodyText"/>
        <w:numPr>
          <w:ilvl w:val="0"/>
          <w:numId w:val="39"/>
        </w:numPr>
        <w:spacing w:after="120"/>
        <w:ind w:left="714" w:hanging="357"/>
      </w:pPr>
      <w:r>
        <w:t>Define and revie</w:t>
      </w:r>
      <w:r w:rsidR="000322AD">
        <w:t>w</w:t>
      </w:r>
      <w:r>
        <w:t xml:space="preserve"> </w:t>
      </w:r>
      <w:r w:rsidR="000322AD">
        <w:t xml:space="preserve">the </w:t>
      </w:r>
      <w:r>
        <w:t>physical asset processes</w:t>
      </w:r>
    </w:p>
    <w:p w14:paraId="443F2A8D" w14:textId="39131582" w:rsidR="001B2DE2" w:rsidRDefault="00B368AC" w:rsidP="00730B2F">
      <w:pPr>
        <w:pStyle w:val="BodyText"/>
        <w:numPr>
          <w:ilvl w:val="0"/>
          <w:numId w:val="39"/>
        </w:numPr>
        <w:spacing w:after="120"/>
        <w:ind w:left="714" w:hanging="357"/>
      </w:pPr>
      <w:r>
        <w:t>Review tooling</w:t>
      </w:r>
      <w:r w:rsidR="00551DAB">
        <w:t>/solutions</w:t>
      </w:r>
      <w:r w:rsidR="00FC0ECA">
        <w:t>, processes,</w:t>
      </w:r>
      <w:r w:rsidR="000322AD">
        <w:t xml:space="preserve"> and infrastructure components </w:t>
      </w:r>
      <w:r w:rsidR="001B2DE2">
        <w:t>to ascertain the correct operating model for hardware asset management</w:t>
      </w:r>
      <w:r w:rsidR="00CD61D8">
        <w:t xml:space="preserve">. </w:t>
      </w:r>
      <w:r w:rsidR="00550E50">
        <w:t>This could be the use of separate tools or a centralised database</w:t>
      </w:r>
    </w:p>
    <w:p w14:paraId="23F1E738" w14:textId="77777777" w:rsidR="00DD7D62" w:rsidRPr="00CB21FE" w:rsidRDefault="00DD7D62" w:rsidP="00CB21FE">
      <w:pPr>
        <w:pStyle w:val="BodyText"/>
      </w:pPr>
    </w:p>
    <w:p w14:paraId="2683657E" w14:textId="7AFE6EE2" w:rsidR="51C29A61" w:rsidRDefault="51C29A61" w:rsidP="22969AB5">
      <w:pPr>
        <w:pStyle w:val="Heading4Numbered"/>
      </w:pPr>
      <w:bookmarkStart w:id="17" w:name="_Toc97215478"/>
      <w:r w:rsidRPr="22969AB5">
        <w:rPr>
          <w:rFonts w:ascii="Trebuchet MS" w:hAnsi="Trebuchet MS"/>
          <w:szCs w:val="24"/>
        </w:rPr>
        <w:t>Software Assets</w:t>
      </w:r>
      <w:bookmarkEnd w:id="17"/>
    </w:p>
    <w:p w14:paraId="7D85695A" w14:textId="08712542" w:rsidR="22969AB5" w:rsidRDefault="22969AB5" w:rsidP="22969AB5">
      <w:pPr>
        <w:pStyle w:val="BodyTextIndent3"/>
        <w:rPr>
          <w:szCs w:val="20"/>
        </w:rPr>
      </w:pPr>
    </w:p>
    <w:p w14:paraId="79895D7D" w14:textId="10DDEACC" w:rsidR="002E3BED" w:rsidRDefault="002E3BED" w:rsidP="002E3BED">
      <w:pPr>
        <w:pStyle w:val="BodyTextIndent3"/>
        <w:ind w:left="0"/>
        <w:rPr>
          <w:szCs w:val="20"/>
        </w:rPr>
      </w:pPr>
      <w:r>
        <w:rPr>
          <w:szCs w:val="20"/>
        </w:rPr>
        <w:t xml:space="preserve">A central software asset database </w:t>
      </w:r>
      <w:r w:rsidR="00863B16">
        <w:rPr>
          <w:szCs w:val="20"/>
        </w:rPr>
        <w:t xml:space="preserve">will include </w:t>
      </w:r>
      <w:r w:rsidR="008B5F63">
        <w:rPr>
          <w:szCs w:val="20"/>
        </w:rPr>
        <w:t>systems, installed applications and SaaS applications.</w:t>
      </w:r>
      <w:r w:rsidR="00CD61D8">
        <w:rPr>
          <w:szCs w:val="20"/>
        </w:rPr>
        <w:t xml:space="preserve"> </w:t>
      </w:r>
      <w:r w:rsidR="00B04022">
        <w:rPr>
          <w:szCs w:val="20"/>
        </w:rPr>
        <w:t xml:space="preserve">Also, having a sanctioned list of applications that can be used in the business </w:t>
      </w:r>
      <w:r w:rsidR="00725FF3">
        <w:rPr>
          <w:szCs w:val="20"/>
        </w:rPr>
        <w:t xml:space="preserve">is recommended that can be updated as the need arises. </w:t>
      </w:r>
    </w:p>
    <w:p w14:paraId="0F20351B" w14:textId="338F9660" w:rsidR="00C820D3" w:rsidRDefault="00C820D3" w:rsidP="002E3BED">
      <w:pPr>
        <w:pStyle w:val="BodyTextIndent3"/>
        <w:ind w:left="0"/>
        <w:rPr>
          <w:szCs w:val="20"/>
        </w:rPr>
      </w:pPr>
      <w:r>
        <w:rPr>
          <w:szCs w:val="20"/>
        </w:rPr>
        <w:t xml:space="preserve">Enforcement </w:t>
      </w:r>
      <w:r w:rsidR="00601A33">
        <w:rPr>
          <w:szCs w:val="20"/>
        </w:rPr>
        <w:t xml:space="preserve">and visibility </w:t>
      </w:r>
      <w:r>
        <w:rPr>
          <w:szCs w:val="20"/>
        </w:rPr>
        <w:t>of</w:t>
      </w:r>
      <w:r w:rsidR="00AF25FA">
        <w:rPr>
          <w:szCs w:val="20"/>
        </w:rPr>
        <w:t xml:space="preserve"> unsanctioned</w:t>
      </w:r>
      <w:r>
        <w:rPr>
          <w:szCs w:val="20"/>
        </w:rPr>
        <w:t xml:space="preserve"> </w:t>
      </w:r>
      <w:r w:rsidR="00AB38AB">
        <w:rPr>
          <w:szCs w:val="20"/>
        </w:rPr>
        <w:t>applications, scripts, and libraries</w:t>
      </w:r>
      <w:r w:rsidR="00AF25FA">
        <w:rPr>
          <w:szCs w:val="20"/>
        </w:rPr>
        <w:t xml:space="preserve"> is another area that is critical </w:t>
      </w:r>
      <w:r w:rsidR="00601A33">
        <w:rPr>
          <w:szCs w:val="20"/>
        </w:rPr>
        <w:t>for</w:t>
      </w:r>
      <w:r w:rsidR="00AF25FA">
        <w:rPr>
          <w:szCs w:val="20"/>
        </w:rPr>
        <w:t xml:space="preserve"> ensur</w:t>
      </w:r>
      <w:r w:rsidR="00601A33">
        <w:rPr>
          <w:szCs w:val="20"/>
        </w:rPr>
        <w:t>ing</w:t>
      </w:r>
      <w:r w:rsidR="00AF25FA">
        <w:rPr>
          <w:szCs w:val="20"/>
        </w:rPr>
        <w:t xml:space="preserve"> security is maintained</w:t>
      </w:r>
      <w:r w:rsidR="007149AD">
        <w:rPr>
          <w:szCs w:val="20"/>
        </w:rPr>
        <w:t xml:space="preserve">. Knowing what software is being used </w:t>
      </w:r>
      <w:r w:rsidR="00176C9C">
        <w:rPr>
          <w:szCs w:val="20"/>
        </w:rPr>
        <w:t>will help to identify vulnerabilities in those applications</w:t>
      </w:r>
      <w:r w:rsidR="0092368E">
        <w:rPr>
          <w:szCs w:val="20"/>
        </w:rPr>
        <w:t xml:space="preserve"> and where ‘Shadow IT’ is </w:t>
      </w:r>
      <w:r w:rsidR="00611628">
        <w:rPr>
          <w:szCs w:val="20"/>
        </w:rPr>
        <w:t>being used.</w:t>
      </w:r>
    </w:p>
    <w:p w14:paraId="462BD511" w14:textId="0159C842" w:rsidR="00B04022" w:rsidRPr="00320FE3" w:rsidRDefault="00176C9C" w:rsidP="002E3BED">
      <w:pPr>
        <w:pStyle w:val="BodyTextIndent3"/>
        <w:ind w:left="0"/>
        <w:rPr>
          <w:b/>
          <w:bCs/>
          <w:szCs w:val="20"/>
        </w:rPr>
      </w:pPr>
      <w:r w:rsidRPr="00320FE3">
        <w:rPr>
          <w:b/>
          <w:bCs/>
          <w:szCs w:val="20"/>
        </w:rPr>
        <w:t xml:space="preserve">Technology that can be used to manage or inform </w:t>
      </w:r>
      <w:r w:rsidR="0021141A" w:rsidRPr="00320FE3">
        <w:rPr>
          <w:b/>
          <w:bCs/>
          <w:szCs w:val="20"/>
        </w:rPr>
        <w:t>software assets used:</w:t>
      </w:r>
    </w:p>
    <w:p w14:paraId="494AA76E" w14:textId="695263D0" w:rsidR="0021141A" w:rsidRDefault="00361F4B" w:rsidP="00730B2F">
      <w:pPr>
        <w:pStyle w:val="BodyTextIndent3"/>
        <w:numPr>
          <w:ilvl w:val="0"/>
          <w:numId w:val="40"/>
        </w:numPr>
        <w:spacing w:after="120"/>
        <w:ind w:left="714" w:hanging="357"/>
        <w:rPr>
          <w:szCs w:val="20"/>
        </w:rPr>
      </w:pPr>
      <w:r w:rsidRPr="00893E82">
        <w:rPr>
          <w:b/>
          <w:bCs/>
          <w:szCs w:val="20"/>
        </w:rPr>
        <w:t>Device Management:</w:t>
      </w:r>
      <w:r>
        <w:rPr>
          <w:szCs w:val="20"/>
        </w:rPr>
        <w:t xml:space="preserve"> </w:t>
      </w:r>
      <w:r w:rsidR="00A113A3">
        <w:rPr>
          <w:szCs w:val="20"/>
        </w:rPr>
        <w:t>Solutions such as Intune/SCCM</w:t>
      </w:r>
      <w:r w:rsidR="00C30E8D">
        <w:rPr>
          <w:szCs w:val="20"/>
        </w:rPr>
        <w:t>/JAMF</w:t>
      </w:r>
      <w:r w:rsidR="00A113A3">
        <w:rPr>
          <w:szCs w:val="20"/>
        </w:rPr>
        <w:t xml:space="preserve"> can be used to </w:t>
      </w:r>
      <w:r w:rsidR="001C69B3">
        <w:rPr>
          <w:szCs w:val="20"/>
        </w:rPr>
        <w:t xml:space="preserve">inform of applications that are installed in the environment. </w:t>
      </w:r>
    </w:p>
    <w:p w14:paraId="4F7A6769" w14:textId="7956F22E" w:rsidR="00361F4B" w:rsidRDefault="00361F4B" w:rsidP="00730B2F">
      <w:pPr>
        <w:pStyle w:val="BodyTextIndent3"/>
        <w:numPr>
          <w:ilvl w:val="0"/>
          <w:numId w:val="40"/>
        </w:numPr>
        <w:spacing w:after="120"/>
        <w:ind w:left="714" w:hanging="357"/>
        <w:rPr>
          <w:szCs w:val="20"/>
        </w:rPr>
      </w:pPr>
      <w:r w:rsidRPr="00893E82">
        <w:rPr>
          <w:b/>
          <w:bCs/>
          <w:szCs w:val="20"/>
        </w:rPr>
        <w:t>Endpoint Detection and Response (EDR)</w:t>
      </w:r>
      <w:r w:rsidR="00730B2F" w:rsidRPr="00893E82">
        <w:rPr>
          <w:b/>
          <w:bCs/>
          <w:szCs w:val="20"/>
        </w:rPr>
        <w:t>:</w:t>
      </w:r>
      <w:r w:rsidR="00730B2F">
        <w:rPr>
          <w:szCs w:val="20"/>
        </w:rPr>
        <w:t xml:space="preserve"> </w:t>
      </w:r>
      <w:r w:rsidR="001C69B3">
        <w:rPr>
          <w:szCs w:val="20"/>
        </w:rPr>
        <w:t xml:space="preserve">EDR solutions </w:t>
      </w:r>
      <w:r w:rsidR="007A2C67">
        <w:rPr>
          <w:szCs w:val="20"/>
        </w:rPr>
        <w:t xml:space="preserve">come with the ability to </w:t>
      </w:r>
      <w:r w:rsidR="00EE01D5">
        <w:rPr>
          <w:szCs w:val="20"/>
        </w:rPr>
        <w:t>provide visibility on installed software on devices</w:t>
      </w:r>
      <w:r w:rsidR="00022FB2">
        <w:rPr>
          <w:szCs w:val="20"/>
        </w:rPr>
        <w:t xml:space="preserve"> and vulnerabilities for the applications.</w:t>
      </w:r>
    </w:p>
    <w:p w14:paraId="364036A2" w14:textId="0C1FD118" w:rsidR="00361F4B" w:rsidRDefault="00361F4B" w:rsidP="00730B2F">
      <w:pPr>
        <w:pStyle w:val="BodyTextIndent3"/>
        <w:numPr>
          <w:ilvl w:val="0"/>
          <w:numId w:val="40"/>
        </w:numPr>
        <w:spacing w:after="120"/>
        <w:ind w:left="714" w:hanging="357"/>
        <w:rPr>
          <w:szCs w:val="20"/>
        </w:rPr>
      </w:pPr>
      <w:r w:rsidRPr="004E6529">
        <w:rPr>
          <w:b/>
          <w:bCs/>
          <w:szCs w:val="20"/>
        </w:rPr>
        <w:t>Vulnerability Management</w:t>
      </w:r>
      <w:r w:rsidR="00730B2F" w:rsidRPr="004E6529">
        <w:rPr>
          <w:b/>
          <w:bCs/>
          <w:szCs w:val="20"/>
        </w:rPr>
        <w:t>:</w:t>
      </w:r>
      <w:r w:rsidR="00730B2F">
        <w:rPr>
          <w:szCs w:val="20"/>
        </w:rPr>
        <w:t xml:space="preserve"> </w:t>
      </w:r>
      <w:r w:rsidR="00EE01D5">
        <w:rPr>
          <w:szCs w:val="20"/>
        </w:rPr>
        <w:t xml:space="preserve">Authenticated vulnerability scans </w:t>
      </w:r>
      <w:r w:rsidR="004E6529">
        <w:rPr>
          <w:szCs w:val="20"/>
        </w:rPr>
        <w:t>can</w:t>
      </w:r>
      <w:r w:rsidR="00022FB2">
        <w:rPr>
          <w:szCs w:val="20"/>
        </w:rPr>
        <w:t xml:space="preserve"> </w:t>
      </w:r>
      <w:r w:rsidR="004E6529">
        <w:rPr>
          <w:szCs w:val="20"/>
        </w:rPr>
        <w:t>show installed software and vulnerabilities, this is very similar functionality to EDR.</w:t>
      </w:r>
    </w:p>
    <w:p w14:paraId="73346328" w14:textId="4F1850AC" w:rsidR="00291640" w:rsidRDefault="00291640" w:rsidP="00730B2F">
      <w:pPr>
        <w:pStyle w:val="BodyTextIndent3"/>
        <w:numPr>
          <w:ilvl w:val="0"/>
          <w:numId w:val="40"/>
        </w:numPr>
        <w:spacing w:after="120"/>
        <w:ind w:left="714" w:hanging="357"/>
        <w:rPr>
          <w:szCs w:val="20"/>
        </w:rPr>
      </w:pPr>
      <w:r w:rsidRPr="00E14937">
        <w:rPr>
          <w:b/>
          <w:bCs/>
          <w:szCs w:val="20"/>
        </w:rPr>
        <w:t>Cloud Access Security Broker (CASB):</w:t>
      </w:r>
      <w:r w:rsidR="004E6529">
        <w:rPr>
          <w:szCs w:val="20"/>
        </w:rPr>
        <w:t xml:space="preserve"> A </w:t>
      </w:r>
      <w:r w:rsidR="00E14937">
        <w:rPr>
          <w:szCs w:val="20"/>
        </w:rPr>
        <w:t>CASB solution</w:t>
      </w:r>
      <w:r w:rsidR="004E6529">
        <w:rPr>
          <w:szCs w:val="20"/>
        </w:rPr>
        <w:t xml:space="preserve"> provides visibility </w:t>
      </w:r>
      <w:r w:rsidR="00601A33">
        <w:rPr>
          <w:szCs w:val="20"/>
        </w:rPr>
        <w:t xml:space="preserve">coupled with a risk scoring </w:t>
      </w:r>
      <w:r w:rsidR="00E14937">
        <w:rPr>
          <w:szCs w:val="20"/>
        </w:rPr>
        <w:t xml:space="preserve">of SaaS applications and can be used to build a database of </w:t>
      </w:r>
      <w:r w:rsidR="00601A33">
        <w:rPr>
          <w:szCs w:val="20"/>
        </w:rPr>
        <w:t xml:space="preserve">consumed </w:t>
      </w:r>
      <w:r w:rsidR="00E14937">
        <w:rPr>
          <w:szCs w:val="20"/>
        </w:rPr>
        <w:t xml:space="preserve">SaaS. </w:t>
      </w:r>
    </w:p>
    <w:p w14:paraId="598F3A7A" w14:textId="46532DD8" w:rsidR="1BFA80A5" w:rsidRDefault="1BFA80A5" w:rsidP="1BFA80A5">
      <w:pPr>
        <w:pStyle w:val="BodyTextIndent3"/>
        <w:rPr>
          <w:szCs w:val="20"/>
        </w:rPr>
      </w:pPr>
    </w:p>
    <w:p w14:paraId="60C1C9B3" w14:textId="65A84CEA" w:rsidR="00176C9C" w:rsidRPr="00320FE3" w:rsidRDefault="00176C9C" w:rsidP="00176C9C">
      <w:pPr>
        <w:pStyle w:val="BodyTextIndent3"/>
        <w:ind w:left="0"/>
        <w:rPr>
          <w:b/>
          <w:bCs/>
          <w:szCs w:val="20"/>
        </w:rPr>
      </w:pPr>
      <w:r w:rsidRPr="00320FE3">
        <w:rPr>
          <w:b/>
          <w:bCs/>
          <w:szCs w:val="20"/>
        </w:rPr>
        <w:t xml:space="preserve">Technology that can used to enforce </w:t>
      </w:r>
      <w:r w:rsidR="0021141A" w:rsidRPr="00320FE3">
        <w:rPr>
          <w:b/>
          <w:bCs/>
          <w:szCs w:val="20"/>
        </w:rPr>
        <w:t xml:space="preserve">the use of software: </w:t>
      </w:r>
    </w:p>
    <w:p w14:paraId="609428FC" w14:textId="4D8DF4D1" w:rsidR="00D363A5" w:rsidRDefault="00D363A5" w:rsidP="003B61F8">
      <w:pPr>
        <w:pStyle w:val="BodyTextIndent3"/>
        <w:numPr>
          <w:ilvl w:val="0"/>
          <w:numId w:val="41"/>
        </w:numPr>
        <w:spacing w:after="120"/>
        <w:ind w:left="714" w:hanging="357"/>
        <w:rPr>
          <w:szCs w:val="20"/>
        </w:rPr>
      </w:pPr>
      <w:r w:rsidRPr="005F66DC">
        <w:rPr>
          <w:b/>
          <w:bCs/>
          <w:szCs w:val="20"/>
        </w:rPr>
        <w:t>Groups policy objects (GPO):</w:t>
      </w:r>
      <w:r w:rsidR="005F66DC">
        <w:rPr>
          <w:szCs w:val="20"/>
        </w:rPr>
        <w:t xml:space="preserve"> GPO’s can enforce application controls on Windows devices.</w:t>
      </w:r>
    </w:p>
    <w:p w14:paraId="60265916" w14:textId="7D3EA233" w:rsidR="00D363A5" w:rsidRDefault="00D363A5" w:rsidP="003B61F8">
      <w:pPr>
        <w:pStyle w:val="BodyTextIndent3"/>
        <w:numPr>
          <w:ilvl w:val="0"/>
          <w:numId w:val="41"/>
        </w:numPr>
        <w:spacing w:after="120"/>
        <w:ind w:left="714" w:hanging="357"/>
        <w:rPr>
          <w:szCs w:val="20"/>
        </w:rPr>
      </w:pPr>
      <w:r w:rsidRPr="00671FE2">
        <w:rPr>
          <w:b/>
          <w:bCs/>
          <w:szCs w:val="20"/>
        </w:rPr>
        <w:t>Endpoint Detection and Response (EDR):</w:t>
      </w:r>
      <w:r>
        <w:rPr>
          <w:szCs w:val="20"/>
        </w:rPr>
        <w:t xml:space="preserve"> </w:t>
      </w:r>
      <w:r w:rsidR="005F66DC">
        <w:rPr>
          <w:szCs w:val="20"/>
        </w:rPr>
        <w:t xml:space="preserve">EDR </w:t>
      </w:r>
      <w:r w:rsidR="00622BAC">
        <w:rPr>
          <w:szCs w:val="20"/>
        </w:rPr>
        <w:t>can</w:t>
      </w:r>
      <w:r w:rsidR="005F66DC">
        <w:rPr>
          <w:szCs w:val="20"/>
        </w:rPr>
        <w:t xml:space="preserve"> </w:t>
      </w:r>
      <w:r w:rsidR="00677D7B">
        <w:rPr>
          <w:szCs w:val="20"/>
        </w:rPr>
        <w:t xml:space="preserve">allow or deny applications, </w:t>
      </w:r>
      <w:r w:rsidR="00B70109">
        <w:rPr>
          <w:szCs w:val="20"/>
        </w:rPr>
        <w:t>scripts,</w:t>
      </w:r>
      <w:r w:rsidR="00677D7B">
        <w:rPr>
          <w:szCs w:val="20"/>
        </w:rPr>
        <w:t xml:space="preserve"> and libraries through policies. The policies can be grouped to allow for differing levels of use, depending on the use case.</w:t>
      </w:r>
    </w:p>
    <w:p w14:paraId="55CB1352" w14:textId="7CE87F58" w:rsidR="00D363A5" w:rsidRDefault="00D363A5" w:rsidP="003B61F8">
      <w:pPr>
        <w:pStyle w:val="BodyTextIndent3"/>
        <w:numPr>
          <w:ilvl w:val="0"/>
          <w:numId w:val="41"/>
        </w:numPr>
        <w:spacing w:after="120"/>
        <w:ind w:left="714" w:hanging="357"/>
        <w:rPr>
          <w:szCs w:val="20"/>
        </w:rPr>
      </w:pPr>
      <w:r w:rsidRPr="008B399D">
        <w:rPr>
          <w:b/>
          <w:bCs/>
          <w:szCs w:val="20"/>
        </w:rPr>
        <w:t>Cloud Access Security Broker (CASB):</w:t>
      </w:r>
      <w:r w:rsidR="00622BAC">
        <w:rPr>
          <w:szCs w:val="20"/>
        </w:rPr>
        <w:t xml:space="preserve"> A CASB can allow or deny access to specific SaaS applications </w:t>
      </w:r>
      <w:r w:rsidR="00B70109">
        <w:rPr>
          <w:szCs w:val="20"/>
        </w:rPr>
        <w:t xml:space="preserve">and/or tenants. </w:t>
      </w:r>
    </w:p>
    <w:p w14:paraId="4373434A" w14:textId="1E088549" w:rsidR="00320FE3" w:rsidRDefault="00320FE3" w:rsidP="003B61F8">
      <w:pPr>
        <w:pStyle w:val="BodyTextIndent3"/>
        <w:numPr>
          <w:ilvl w:val="0"/>
          <w:numId w:val="41"/>
        </w:numPr>
        <w:spacing w:after="120"/>
        <w:ind w:left="714" w:hanging="357"/>
        <w:rPr>
          <w:szCs w:val="20"/>
        </w:rPr>
      </w:pPr>
      <w:r w:rsidRPr="00AB2303">
        <w:rPr>
          <w:b/>
          <w:bCs/>
          <w:szCs w:val="20"/>
        </w:rPr>
        <w:t xml:space="preserve">Just in time </w:t>
      </w:r>
      <w:r w:rsidR="00FB071B" w:rsidRPr="00AB2303">
        <w:rPr>
          <w:b/>
          <w:bCs/>
          <w:szCs w:val="20"/>
        </w:rPr>
        <w:t>privileged access management:</w:t>
      </w:r>
      <w:r w:rsidR="00FB071B">
        <w:rPr>
          <w:szCs w:val="20"/>
        </w:rPr>
        <w:t xml:space="preserve"> </w:t>
      </w:r>
      <w:r w:rsidR="008B399D">
        <w:rPr>
          <w:szCs w:val="20"/>
        </w:rPr>
        <w:t xml:space="preserve">Privileged access management can allow only certain people access to install software on the device. </w:t>
      </w:r>
      <w:r w:rsidR="004423FF">
        <w:rPr>
          <w:szCs w:val="20"/>
        </w:rPr>
        <w:t xml:space="preserve">A reason is required and control over permissions to enforce the installation of </w:t>
      </w:r>
      <w:r w:rsidR="00C451CA">
        <w:rPr>
          <w:szCs w:val="20"/>
        </w:rPr>
        <w:t>software.</w:t>
      </w:r>
    </w:p>
    <w:p w14:paraId="09C3B134" w14:textId="77777777" w:rsidR="00D94A47" w:rsidRDefault="00D94A47" w:rsidP="00D94A47">
      <w:pPr>
        <w:pStyle w:val="BodyTextIndent3"/>
        <w:spacing w:after="120"/>
        <w:rPr>
          <w:szCs w:val="20"/>
        </w:rPr>
      </w:pPr>
    </w:p>
    <w:p w14:paraId="6A3A50A4" w14:textId="77777777" w:rsidR="00601A33" w:rsidRDefault="00601A33" w:rsidP="00D94A47">
      <w:pPr>
        <w:pStyle w:val="BodyTextIndent3"/>
        <w:spacing w:after="120"/>
        <w:ind w:left="0"/>
        <w:rPr>
          <w:b/>
          <w:bCs/>
          <w:szCs w:val="20"/>
        </w:rPr>
      </w:pPr>
    </w:p>
    <w:p w14:paraId="3368397B" w14:textId="77777777" w:rsidR="00601A33" w:rsidRDefault="00601A33" w:rsidP="00D94A47">
      <w:pPr>
        <w:pStyle w:val="BodyTextIndent3"/>
        <w:spacing w:after="120"/>
        <w:ind w:left="0"/>
        <w:rPr>
          <w:b/>
          <w:bCs/>
          <w:szCs w:val="20"/>
        </w:rPr>
      </w:pPr>
    </w:p>
    <w:p w14:paraId="0A4DE71C" w14:textId="52C6EC08" w:rsidR="00D94A47" w:rsidRDefault="00D94A47" w:rsidP="00D94A47">
      <w:pPr>
        <w:pStyle w:val="BodyTextIndent3"/>
        <w:spacing w:after="120"/>
        <w:ind w:left="0"/>
        <w:rPr>
          <w:b/>
          <w:bCs/>
          <w:szCs w:val="20"/>
        </w:rPr>
      </w:pPr>
      <w:r w:rsidRPr="00320FE3">
        <w:rPr>
          <w:b/>
          <w:bCs/>
          <w:szCs w:val="20"/>
        </w:rPr>
        <w:lastRenderedPageBreak/>
        <w:t>Governance around software asset management:</w:t>
      </w:r>
    </w:p>
    <w:p w14:paraId="1778CC05" w14:textId="77777777" w:rsidR="00320FE3" w:rsidRDefault="00320FE3" w:rsidP="00D94A47">
      <w:pPr>
        <w:pStyle w:val="BodyTextIndent3"/>
        <w:spacing w:after="120"/>
        <w:ind w:left="0"/>
        <w:rPr>
          <w:b/>
          <w:bCs/>
          <w:szCs w:val="20"/>
        </w:rPr>
      </w:pPr>
    </w:p>
    <w:p w14:paraId="58874046" w14:textId="09F744F1" w:rsidR="006B0142" w:rsidRDefault="006B0142" w:rsidP="00662FAB">
      <w:pPr>
        <w:pStyle w:val="BodyTextIndent3"/>
        <w:numPr>
          <w:ilvl w:val="0"/>
          <w:numId w:val="42"/>
        </w:numPr>
        <w:spacing w:after="120"/>
        <w:ind w:left="714" w:hanging="357"/>
        <w:rPr>
          <w:szCs w:val="20"/>
        </w:rPr>
      </w:pPr>
      <w:r>
        <w:rPr>
          <w:szCs w:val="20"/>
        </w:rPr>
        <w:t xml:space="preserve">Review </w:t>
      </w:r>
      <w:r w:rsidR="003865A8">
        <w:rPr>
          <w:szCs w:val="20"/>
        </w:rPr>
        <w:t xml:space="preserve">asset management </w:t>
      </w:r>
      <w:r>
        <w:rPr>
          <w:szCs w:val="20"/>
        </w:rPr>
        <w:t>technology and operating model on a regular basis</w:t>
      </w:r>
    </w:p>
    <w:p w14:paraId="7D08CE4A" w14:textId="2C6A90DA" w:rsidR="00544477" w:rsidRPr="00662FAB" w:rsidRDefault="003865A8" w:rsidP="00662FAB">
      <w:pPr>
        <w:pStyle w:val="BodyTextIndent3"/>
        <w:numPr>
          <w:ilvl w:val="0"/>
          <w:numId w:val="42"/>
        </w:numPr>
        <w:spacing w:after="120"/>
        <w:ind w:left="714" w:hanging="357"/>
        <w:rPr>
          <w:szCs w:val="20"/>
        </w:rPr>
      </w:pPr>
      <w:r>
        <w:rPr>
          <w:szCs w:val="20"/>
        </w:rPr>
        <w:t xml:space="preserve">Review controls that are in place </w:t>
      </w:r>
      <w:r w:rsidR="00662FAB">
        <w:rPr>
          <w:szCs w:val="20"/>
        </w:rPr>
        <w:t>for software asset management</w:t>
      </w:r>
    </w:p>
    <w:p w14:paraId="10E64AD4" w14:textId="77777777" w:rsidR="00291D09" w:rsidRDefault="00291D09" w:rsidP="00D547EA">
      <w:pPr>
        <w:pStyle w:val="BodyTextIndent2"/>
        <w:ind w:left="0"/>
      </w:pPr>
    </w:p>
    <w:p w14:paraId="005C6C25" w14:textId="24573FFB" w:rsidR="00544477" w:rsidRDefault="00544477" w:rsidP="00544477">
      <w:pPr>
        <w:pStyle w:val="Heading3Numbered"/>
      </w:pPr>
      <w:bookmarkStart w:id="18" w:name="_Toc97215479"/>
      <w:r>
        <w:t xml:space="preserve">Vulnerability </w:t>
      </w:r>
      <w:r w:rsidR="002E5ED6">
        <w:t>Management</w:t>
      </w:r>
      <w:r>
        <w:t xml:space="preserve"> and Patching</w:t>
      </w:r>
      <w:bookmarkEnd w:id="18"/>
    </w:p>
    <w:p w14:paraId="09CC6404" w14:textId="7567A34F" w:rsidR="22969AB5" w:rsidRDefault="22969AB5" w:rsidP="005D4027">
      <w:pPr>
        <w:pStyle w:val="BodyTextIndent2"/>
        <w:ind w:left="0"/>
        <w:rPr>
          <w:szCs w:val="20"/>
        </w:rPr>
      </w:pPr>
    </w:p>
    <w:p w14:paraId="6335B2A8" w14:textId="68B8E011" w:rsidR="608F9BF7" w:rsidRDefault="608F9BF7" w:rsidP="22969AB5">
      <w:pPr>
        <w:pStyle w:val="Heading4Numbered"/>
        <w:rPr>
          <w:rFonts w:ascii="Trebuchet MS" w:hAnsi="Trebuchet MS"/>
          <w:szCs w:val="24"/>
        </w:rPr>
      </w:pPr>
      <w:bookmarkStart w:id="19" w:name="_Toc97215480"/>
      <w:r w:rsidRPr="22969AB5">
        <w:rPr>
          <w:rFonts w:ascii="Trebuchet MS" w:hAnsi="Trebuchet MS"/>
          <w:szCs w:val="24"/>
        </w:rPr>
        <w:t>CIS v7 Sections</w:t>
      </w:r>
      <w:bookmarkEnd w:id="19"/>
    </w:p>
    <w:p w14:paraId="272A085F" w14:textId="77777777" w:rsidR="00483C57" w:rsidRDefault="00483C57" w:rsidP="00483C57">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66B53BA4" w14:textId="77777777" w:rsidTr="00CF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BF2061A" w14:textId="77777777" w:rsidR="00483C57" w:rsidRPr="002763A8" w:rsidRDefault="00483C57" w:rsidP="0022415B">
            <w:pPr>
              <w:pStyle w:val="BodyText"/>
              <w:rPr>
                <w:color w:val="FFFFFF" w:themeColor="background1"/>
              </w:rPr>
            </w:pPr>
            <w:r w:rsidRPr="002763A8">
              <w:rPr>
                <w:color w:val="FFFFFF" w:themeColor="background1"/>
              </w:rPr>
              <w:t>CIS Control</w:t>
            </w:r>
          </w:p>
        </w:tc>
        <w:tc>
          <w:tcPr>
            <w:tcW w:w="2837" w:type="dxa"/>
          </w:tcPr>
          <w:p w14:paraId="5EE0CCC4" w14:textId="77777777" w:rsidR="00483C57" w:rsidRPr="002763A8" w:rsidRDefault="00483C57"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711C5351" w14:textId="77777777" w:rsidR="00483C57" w:rsidRPr="002763A8" w:rsidRDefault="00483C57"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272DBA02"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1BDEE19" w14:textId="2135689B" w:rsidR="00483C57" w:rsidRPr="001A0335" w:rsidRDefault="00CA0794" w:rsidP="0022415B">
            <w:pPr>
              <w:pStyle w:val="BodyText"/>
            </w:pPr>
            <w:r>
              <w:t>3</w:t>
            </w:r>
          </w:p>
        </w:tc>
        <w:tc>
          <w:tcPr>
            <w:tcW w:w="2837" w:type="dxa"/>
          </w:tcPr>
          <w:p w14:paraId="7E642805" w14:textId="1F61DFB9" w:rsidR="00483C57" w:rsidRDefault="00CA0794" w:rsidP="0022415B">
            <w:pPr>
              <w:pStyle w:val="BodyText"/>
              <w:cnfStyle w:val="000000100000" w:firstRow="0" w:lastRow="0" w:firstColumn="0" w:lastColumn="0" w:oddVBand="0" w:evenVBand="0" w:oddHBand="1" w:evenHBand="0" w:firstRowFirstColumn="0" w:firstRowLastColumn="0" w:lastRowFirstColumn="0" w:lastRowLastColumn="0"/>
            </w:pPr>
            <w:r w:rsidRPr="00CA0794">
              <w:rPr>
                <w:rFonts w:ascii="Calibri" w:hAnsi="Calibri" w:cs="Calibri"/>
                <w:b/>
                <w:bCs/>
                <w:color w:val="000000"/>
                <w:szCs w:val="20"/>
              </w:rPr>
              <w:t>Continuous Vulnerability Management</w:t>
            </w:r>
          </w:p>
        </w:tc>
        <w:tc>
          <w:tcPr>
            <w:tcW w:w="4656" w:type="dxa"/>
          </w:tcPr>
          <w:p w14:paraId="7DA1119D" w14:textId="472112A5" w:rsidR="00483C57" w:rsidRDefault="00CA0794" w:rsidP="0022415B">
            <w:pPr>
              <w:pStyle w:val="BodyText"/>
              <w:cnfStyle w:val="000000100000" w:firstRow="0" w:lastRow="0" w:firstColumn="0" w:lastColumn="0" w:oddVBand="0" w:evenVBand="0" w:oddHBand="1" w:evenHBand="0" w:firstRowFirstColumn="0" w:firstRowLastColumn="0" w:lastRowFirstColumn="0" w:lastRowLastColumn="0"/>
            </w:pPr>
            <w:r w:rsidRPr="00CA0794">
              <w:rPr>
                <w:rFonts w:ascii="Calibri" w:hAnsi="Calibri" w:cs="Calibri"/>
                <w:color w:val="000000"/>
                <w:szCs w:val="20"/>
              </w:rPr>
              <w:t>Continuously acquire, assess, and take action on new information in order to identify vulnerabilities, remediate, and minimize the window of opportunity for attackers.</w:t>
            </w:r>
          </w:p>
        </w:tc>
      </w:tr>
    </w:tbl>
    <w:p w14:paraId="63A5A9EB" w14:textId="4B143FF6" w:rsidR="22969AB5" w:rsidRDefault="22969AB5" w:rsidP="00CA0794">
      <w:pPr>
        <w:pStyle w:val="BodyTextIndent3"/>
        <w:ind w:left="0"/>
        <w:rPr>
          <w:szCs w:val="20"/>
        </w:rPr>
      </w:pPr>
    </w:p>
    <w:p w14:paraId="65244FA4" w14:textId="5CE48EBB" w:rsidR="250630BB" w:rsidRDefault="250630BB" w:rsidP="22969AB5">
      <w:pPr>
        <w:pStyle w:val="Heading4Numbered"/>
        <w:rPr>
          <w:rFonts w:ascii="Trebuchet MS" w:hAnsi="Trebuchet MS"/>
          <w:szCs w:val="24"/>
        </w:rPr>
      </w:pPr>
      <w:bookmarkStart w:id="20" w:name="_Toc97215481"/>
      <w:r w:rsidRPr="22969AB5">
        <w:rPr>
          <w:rFonts w:ascii="Trebuchet MS" w:hAnsi="Trebuchet MS"/>
          <w:szCs w:val="24"/>
        </w:rPr>
        <w:t xml:space="preserve">Vulnerability Management </w:t>
      </w:r>
      <w:r w:rsidR="00E65CBD">
        <w:rPr>
          <w:rFonts w:ascii="Trebuchet MS" w:hAnsi="Trebuchet MS"/>
          <w:szCs w:val="24"/>
        </w:rPr>
        <w:t xml:space="preserve">and Patching </w:t>
      </w:r>
      <w:r w:rsidR="005D4027">
        <w:rPr>
          <w:rFonts w:ascii="Trebuchet MS" w:hAnsi="Trebuchet MS"/>
          <w:szCs w:val="24"/>
        </w:rPr>
        <w:t>Overview</w:t>
      </w:r>
      <w:bookmarkEnd w:id="20"/>
    </w:p>
    <w:p w14:paraId="7E4A73E4" w14:textId="77777777" w:rsidR="00D72D23" w:rsidRDefault="00D72D23" w:rsidP="00116A7C">
      <w:pPr>
        <w:pStyle w:val="BodyText"/>
      </w:pPr>
    </w:p>
    <w:p w14:paraId="3C9423AC" w14:textId="736B6A98" w:rsidR="00116A7C" w:rsidRDefault="00116A7C" w:rsidP="00116A7C">
      <w:pPr>
        <w:pStyle w:val="BodyText"/>
      </w:pPr>
      <w:r>
        <w:t>Vulnerability management</w:t>
      </w:r>
      <w:r w:rsidR="002D77D3">
        <w:t xml:space="preserve"> (VM)</w:t>
      </w:r>
      <w:r>
        <w:t xml:space="preserve"> </w:t>
      </w:r>
      <w:r w:rsidR="003F6C29">
        <w:t xml:space="preserve">is one of the most important areas that the business </w:t>
      </w:r>
      <w:r w:rsidR="00931A39">
        <w:t>needs</w:t>
      </w:r>
      <w:r w:rsidR="003F6C29">
        <w:t xml:space="preserve"> to address </w:t>
      </w:r>
      <w:r w:rsidR="00601A33">
        <w:t>for</w:t>
      </w:r>
      <w:r w:rsidR="003F6C29">
        <w:t xml:space="preserve"> </w:t>
      </w:r>
      <w:r w:rsidR="00601A33">
        <w:t>reassurance</w:t>
      </w:r>
      <w:r w:rsidR="004624CD">
        <w:t xml:space="preserve"> that vulnerabilities are detected and mitigated </w:t>
      </w:r>
      <w:r w:rsidR="00601A33">
        <w:t xml:space="preserve">against </w:t>
      </w:r>
      <w:r w:rsidR="004624CD">
        <w:t xml:space="preserve">in a timely fashion. </w:t>
      </w:r>
      <w:r w:rsidR="00931A39">
        <w:t xml:space="preserve">If critical and high CVSS scored </w:t>
      </w:r>
      <w:r w:rsidR="001A6754">
        <w:t>vulnerabilities</w:t>
      </w:r>
      <w:r w:rsidR="00931A39">
        <w:t xml:space="preserve"> exist, hackers will find</w:t>
      </w:r>
      <w:r w:rsidR="001A6754">
        <w:t>,</w:t>
      </w:r>
      <w:r w:rsidR="00931A39">
        <w:t xml:space="preserve"> </w:t>
      </w:r>
      <w:r w:rsidR="001A6754">
        <w:t xml:space="preserve">target, and exploit </w:t>
      </w:r>
      <w:r w:rsidR="004A4A74">
        <w:t xml:space="preserve">these known vulnerabilities. </w:t>
      </w:r>
    </w:p>
    <w:p w14:paraId="083CE6A0" w14:textId="0C26D935" w:rsidR="004A4A74" w:rsidRDefault="004A4A74" w:rsidP="00116A7C">
      <w:pPr>
        <w:pStyle w:val="BodyText"/>
      </w:pPr>
      <w:r>
        <w:t>Having robust vulnerability management</w:t>
      </w:r>
      <w:r w:rsidR="007D14E3">
        <w:t xml:space="preserve"> and pathing</w:t>
      </w:r>
      <w:r>
        <w:t xml:space="preserve"> </w:t>
      </w:r>
      <w:r w:rsidR="00FA7FB1">
        <w:t>process will greatly reduce the attack surface of the organisation</w:t>
      </w:r>
      <w:r w:rsidR="007D14E3">
        <w:t xml:space="preserve">. The process </w:t>
      </w:r>
      <w:r w:rsidR="005C5567">
        <w:t xml:space="preserve">consists of: </w:t>
      </w:r>
    </w:p>
    <w:p w14:paraId="6AE254EE" w14:textId="636E0BC8" w:rsidR="00AF2B08" w:rsidRDefault="00AF2B08" w:rsidP="003B61F8">
      <w:pPr>
        <w:pStyle w:val="BodyText"/>
        <w:numPr>
          <w:ilvl w:val="0"/>
          <w:numId w:val="24"/>
        </w:numPr>
        <w:spacing w:after="120"/>
        <w:ind w:left="714" w:hanging="357"/>
      </w:pPr>
      <w:r>
        <w:t xml:space="preserve">Roles and responsibilities should be clearly defined </w:t>
      </w:r>
      <w:r w:rsidR="002D77D3">
        <w:t>for all aspects of the VM and patching process.</w:t>
      </w:r>
      <w:r w:rsidR="00547920">
        <w:t xml:space="preserve"> Timescales for </w:t>
      </w:r>
      <w:r w:rsidR="00C646B2">
        <w:t>patching vulnerabilities based on criticality should be defined along with the timescales for review of patching.</w:t>
      </w:r>
    </w:p>
    <w:p w14:paraId="3D270F10" w14:textId="07AF4B24" w:rsidR="005C5567" w:rsidRDefault="005C5567" w:rsidP="003B61F8">
      <w:pPr>
        <w:pStyle w:val="BodyText"/>
        <w:numPr>
          <w:ilvl w:val="0"/>
          <w:numId w:val="24"/>
        </w:numPr>
        <w:spacing w:after="120"/>
        <w:ind w:left="714" w:hanging="357"/>
      </w:pPr>
      <w:r>
        <w:t>Determine all hardware and software assets</w:t>
      </w:r>
      <w:r w:rsidR="007373B6">
        <w:t xml:space="preserve"> and utilise all technology solutions that are available. </w:t>
      </w:r>
      <w:r w:rsidR="004F282B">
        <w:t xml:space="preserve">If </w:t>
      </w:r>
      <w:r w:rsidR="00E341D6">
        <w:t>possible,</w:t>
      </w:r>
      <w:r w:rsidR="004F282B">
        <w:t xml:space="preserve"> centralise all vulnerability management data</w:t>
      </w:r>
      <w:r w:rsidR="00725F97">
        <w:t xml:space="preserve"> for review.</w:t>
      </w:r>
    </w:p>
    <w:p w14:paraId="6702AB93" w14:textId="102B8B44" w:rsidR="005C5567" w:rsidRDefault="00097BD3" w:rsidP="003B61F8">
      <w:pPr>
        <w:pStyle w:val="BodyText"/>
        <w:numPr>
          <w:ilvl w:val="0"/>
          <w:numId w:val="24"/>
        </w:numPr>
        <w:spacing w:after="120"/>
        <w:ind w:left="714" w:hanging="357"/>
      </w:pPr>
      <w:r>
        <w:t xml:space="preserve">Perform regular vulnerability scanning on all assets, where automation is not available </w:t>
      </w:r>
      <w:r w:rsidR="00A42E05">
        <w:t xml:space="preserve">a </w:t>
      </w:r>
      <w:r w:rsidR="00A84750">
        <w:t>periodic manual</w:t>
      </w:r>
      <w:r w:rsidR="00A42E05">
        <w:t xml:space="preserve"> assessment should take place.</w:t>
      </w:r>
    </w:p>
    <w:p w14:paraId="55F449AA" w14:textId="037D3DE3" w:rsidR="00A42E05" w:rsidRDefault="00A42E05" w:rsidP="003B61F8">
      <w:pPr>
        <w:pStyle w:val="BodyText"/>
        <w:numPr>
          <w:ilvl w:val="0"/>
          <w:numId w:val="24"/>
        </w:numPr>
        <w:spacing w:after="120"/>
        <w:ind w:left="714" w:hanging="357"/>
      </w:pPr>
      <w:r>
        <w:t>Prioritise</w:t>
      </w:r>
      <w:r w:rsidR="00E341D6">
        <w:t xml:space="preserve"> patching for</w:t>
      </w:r>
      <w:r>
        <w:t xml:space="preserve"> </w:t>
      </w:r>
      <w:r w:rsidR="00A84750">
        <w:t xml:space="preserve">vulnerabilities that </w:t>
      </w:r>
      <w:r w:rsidR="00566125">
        <w:t>are detected</w:t>
      </w:r>
      <w:r w:rsidR="00E341D6">
        <w:t xml:space="preserve">, high and critical CVSS scores should </w:t>
      </w:r>
      <w:r w:rsidR="00204ADE">
        <w:t xml:space="preserve">be patched at the earliest opportunity. Lower CVSS scores should be address by the usual patching </w:t>
      </w:r>
      <w:r w:rsidR="008223D3">
        <w:t xml:space="preserve">period. </w:t>
      </w:r>
    </w:p>
    <w:p w14:paraId="6338E2A0" w14:textId="14336732" w:rsidR="008223D3" w:rsidRDefault="008223D3" w:rsidP="003B61F8">
      <w:pPr>
        <w:pStyle w:val="BodyText"/>
        <w:numPr>
          <w:ilvl w:val="0"/>
          <w:numId w:val="24"/>
        </w:numPr>
        <w:spacing w:after="120"/>
        <w:ind w:left="714" w:hanging="357"/>
      </w:pPr>
      <w:r>
        <w:t xml:space="preserve">Review the patching of vulnerabilities in a timely fashion to ensure all patching has been actioned. If there are system that cannot be patched in a timely fashion due to </w:t>
      </w:r>
      <w:r w:rsidR="00D72D23">
        <w:t>operations or other factors</w:t>
      </w:r>
      <w:r w:rsidR="00053B56">
        <w:t>. Other compensating security controls should be put into place.</w:t>
      </w:r>
    </w:p>
    <w:p w14:paraId="5E442263" w14:textId="7847012C" w:rsidR="00053B56" w:rsidRPr="00116A7C" w:rsidRDefault="00053B56" w:rsidP="003B61F8">
      <w:pPr>
        <w:pStyle w:val="BodyText"/>
        <w:numPr>
          <w:ilvl w:val="0"/>
          <w:numId w:val="24"/>
        </w:numPr>
        <w:spacing w:after="120"/>
        <w:ind w:left="714" w:hanging="357"/>
      </w:pPr>
      <w:r>
        <w:t xml:space="preserve">Review the entire </w:t>
      </w:r>
      <w:r w:rsidR="00866A71">
        <w:t>vulnerability and patching process in a regular basis to make improvements where required.</w:t>
      </w:r>
      <w:r w:rsidR="00AF2B08">
        <w:t xml:space="preserve"> </w:t>
      </w:r>
    </w:p>
    <w:p w14:paraId="4D891A21" w14:textId="593B763C" w:rsidR="00CA0794" w:rsidRDefault="00E65CBD" w:rsidP="00E65CBD">
      <w:pPr>
        <w:pStyle w:val="BodyText"/>
      </w:pPr>
      <w:r>
        <w:t>Ensure that all assets are covered in the vulnerability detection and patching process.</w:t>
      </w:r>
      <w:r w:rsidR="007C283F">
        <w:t xml:space="preserve"> For areas that do not have an automated scanning process, a periodic manual assessment should take place with audit and review measures in place. This is usually true for </w:t>
      </w:r>
      <w:r w:rsidR="0063637B">
        <w:t>OT/IoT and network devices where there may</w:t>
      </w:r>
      <w:r w:rsidR="002973E0">
        <w:t xml:space="preserve"> not be </w:t>
      </w:r>
      <w:r w:rsidR="007D14E3">
        <w:t>vulnerability</w:t>
      </w:r>
      <w:r w:rsidR="002973E0">
        <w:t xml:space="preserve"> management automation tooling in place. </w:t>
      </w:r>
    </w:p>
    <w:p w14:paraId="3FD6BD07" w14:textId="66A451FA" w:rsidR="00555DAF" w:rsidRDefault="00555DAF" w:rsidP="00555DAF">
      <w:pPr>
        <w:pStyle w:val="BodyText"/>
      </w:pPr>
      <w:r>
        <w:t xml:space="preserve">Technology </w:t>
      </w:r>
      <w:r w:rsidR="005709ED">
        <w:t xml:space="preserve">and sources </w:t>
      </w:r>
      <w:r>
        <w:t>for detecting and managing vulnerabilities:</w:t>
      </w:r>
    </w:p>
    <w:p w14:paraId="2E3C1B91" w14:textId="2146C6BB" w:rsidR="00CA0794" w:rsidRPr="005709ED" w:rsidRDefault="00CA0794" w:rsidP="00730B2F">
      <w:pPr>
        <w:pStyle w:val="BodyText"/>
        <w:numPr>
          <w:ilvl w:val="0"/>
          <w:numId w:val="25"/>
        </w:numPr>
        <w:rPr>
          <w:b/>
          <w:bCs/>
        </w:rPr>
      </w:pPr>
      <w:r w:rsidRPr="005709ED">
        <w:rPr>
          <w:b/>
          <w:bCs/>
        </w:rPr>
        <w:t xml:space="preserve">Remote </w:t>
      </w:r>
      <w:r w:rsidR="00EC38F3">
        <w:rPr>
          <w:b/>
          <w:bCs/>
        </w:rPr>
        <w:t xml:space="preserve">Vulnerability </w:t>
      </w:r>
      <w:r w:rsidRPr="005709ED">
        <w:rPr>
          <w:b/>
          <w:bCs/>
        </w:rPr>
        <w:t>Scan</w:t>
      </w:r>
      <w:r w:rsidR="005F1A23" w:rsidRPr="005709ED">
        <w:rPr>
          <w:b/>
          <w:bCs/>
        </w:rPr>
        <w:t>ning</w:t>
      </w:r>
      <w:r w:rsidR="005709ED" w:rsidRPr="005709ED">
        <w:rPr>
          <w:b/>
          <w:bCs/>
        </w:rPr>
        <w:t>:</w:t>
      </w:r>
      <w:r w:rsidR="000E4EE3">
        <w:rPr>
          <w:b/>
          <w:bCs/>
        </w:rPr>
        <w:t xml:space="preserve"> </w:t>
      </w:r>
      <w:r w:rsidR="000E4EE3">
        <w:t xml:space="preserve">Remote vulnerability scanning </w:t>
      </w:r>
      <w:r w:rsidR="00F42AD9">
        <w:t xml:space="preserve">is useful for discovery and devices that are not able to accommodate local authenticated scans. </w:t>
      </w:r>
      <w:r w:rsidR="008126E3">
        <w:t>It is advised that authenticated scans are performed over remote scanning.</w:t>
      </w:r>
    </w:p>
    <w:p w14:paraId="21FD38AD" w14:textId="634761EB" w:rsidR="00CA0794" w:rsidRPr="00EC38F3" w:rsidRDefault="00CA0794" w:rsidP="00730B2F">
      <w:pPr>
        <w:pStyle w:val="BodyText"/>
        <w:numPr>
          <w:ilvl w:val="0"/>
          <w:numId w:val="25"/>
        </w:numPr>
        <w:rPr>
          <w:b/>
          <w:bCs/>
        </w:rPr>
      </w:pPr>
      <w:r w:rsidRPr="00EC38F3">
        <w:rPr>
          <w:b/>
          <w:bCs/>
        </w:rPr>
        <w:t>Authenticated</w:t>
      </w:r>
      <w:r w:rsidR="00EC38F3" w:rsidRPr="00EC38F3">
        <w:rPr>
          <w:b/>
          <w:bCs/>
        </w:rPr>
        <w:t xml:space="preserve"> Vulnerability</w:t>
      </w:r>
      <w:r w:rsidR="005F1A23" w:rsidRPr="00EC38F3">
        <w:rPr>
          <w:b/>
          <w:bCs/>
        </w:rPr>
        <w:t xml:space="preserve"> Scanning</w:t>
      </w:r>
      <w:r w:rsidR="00EC38F3">
        <w:rPr>
          <w:b/>
          <w:bCs/>
        </w:rPr>
        <w:t>:</w:t>
      </w:r>
      <w:r w:rsidR="002978BD">
        <w:rPr>
          <w:b/>
          <w:bCs/>
        </w:rPr>
        <w:t xml:space="preserve"> </w:t>
      </w:r>
      <w:r w:rsidR="002978BD">
        <w:t xml:space="preserve">Authenticated vulnerability scanning will produce more information on the system, </w:t>
      </w:r>
      <w:r w:rsidR="00115E6B">
        <w:t>services,</w:t>
      </w:r>
      <w:r w:rsidR="002978BD">
        <w:t xml:space="preserve"> and applications</w:t>
      </w:r>
      <w:r w:rsidR="00115E6B">
        <w:t xml:space="preserve"> as direct access to the system is available. </w:t>
      </w:r>
    </w:p>
    <w:p w14:paraId="1E15281F" w14:textId="698AC502" w:rsidR="00CA0794" w:rsidRPr="000C0D09" w:rsidRDefault="00EC38F3" w:rsidP="00730B2F">
      <w:pPr>
        <w:pStyle w:val="BodyText"/>
        <w:numPr>
          <w:ilvl w:val="0"/>
          <w:numId w:val="25"/>
        </w:numPr>
        <w:rPr>
          <w:b/>
          <w:bCs/>
        </w:rPr>
      </w:pPr>
      <w:r w:rsidRPr="000C0D09">
        <w:rPr>
          <w:b/>
          <w:bCs/>
        </w:rPr>
        <w:lastRenderedPageBreak/>
        <w:t>Endpoint Detection and Response</w:t>
      </w:r>
      <w:r w:rsidR="00115E6B">
        <w:rPr>
          <w:b/>
          <w:bCs/>
        </w:rPr>
        <w:t xml:space="preserve"> (EDR)</w:t>
      </w:r>
      <w:r w:rsidRPr="000C0D09">
        <w:rPr>
          <w:b/>
          <w:bCs/>
        </w:rPr>
        <w:t>:</w:t>
      </w:r>
      <w:r w:rsidR="00115E6B">
        <w:rPr>
          <w:b/>
          <w:bCs/>
        </w:rPr>
        <w:t xml:space="preserve"> </w:t>
      </w:r>
      <w:r w:rsidR="00115E6B">
        <w:t xml:space="preserve">Many EDR vendors provide </w:t>
      </w:r>
      <w:r w:rsidR="00005539">
        <w:t>a packaged vulnerability management solution within their product set</w:t>
      </w:r>
      <w:r w:rsidRPr="000C0D09">
        <w:rPr>
          <w:b/>
          <w:bCs/>
        </w:rPr>
        <w:t xml:space="preserve"> </w:t>
      </w:r>
      <w:r w:rsidR="00F57234">
        <w:t xml:space="preserve">that can </w:t>
      </w:r>
      <w:r w:rsidR="00601A33">
        <w:t xml:space="preserve">be </w:t>
      </w:r>
      <w:r w:rsidR="00F57234">
        <w:t xml:space="preserve">used instead of a </w:t>
      </w:r>
      <w:r w:rsidR="00973F97">
        <w:t>‘pure’ vulnerability management solution. With good management and integration</w:t>
      </w:r>
      <w:r w:rsidR="005B406F">
        <w:t xml:space="preserve">, EDR can be a good VM </w:t>
      </w:r>
      <w:r w:rsidR="003B61F8">
        <w:t>solution</w:t>
      </w:r>
      <w:r w:rsidR="00601A33">
        <w:t>.</w:t>
      </w:r>
    </w:p>
    <w:p w14:paraId="2915E9BE" w14:textId="22BB21EB" w:rsidR="000C0D09" w:rsidRPr="000C0D09" w:rsidRDefault="00D41224" w:rsidP="00730B2F">
      <w:pPr>
        <w:pStyle w:val="BodyText"/>
        <w:numPr>
          <w:ilvl w:val="0"/>
          <w:numId w:val="25"/>
        </w:numPr>
      </w:pPr>
      <w:r w:rsidRPr="000F55EB">
        <w:rPr>
          <w:b/>
          <w:bCs/>
        </w:rPr>
        <w:t>Security Content Automation Protocol (SCAP)</w:t>
      </w:r>
      <w:r w:rsidR="000C0D09">
        <w:rPr>
          <w:b/>
          <w:bCs/>
        </w:rPr>
        <w:t>:</w:t>
      </w:r>
      <w:r w:rsidR="00145DFA">
        <w:rPr>
          <w:b/>
          <w:bCs/>
        </w:rPr>
        <w:t xml:space="preserve"> </w:t>
      </w:r>
      <w:r w:rsidR="00145DFA">
        <w:t xml:space="preserve">SCAP </w:t>
      </w:r>
      <w:r w:rsidR="000371ED">
        <w:t xml:space="preserve">has the ability to scan the system for vulnerabilities </w:t>
      </w:r>
      <w:r w:rsidR="00601A33">
        <w:t>of</w:t>
      </w:r>
      <w:r w:rsidR="000371ED">
        <w:t xml:space="preserve"> the system and installed software</w:t>
      </w:r>
      <w:r w:rsidR="00601A33">
        <w:t>.</w:t>
      </w:r>
    </w:p>
    <w:p w14:paraId="2E2D5D5A" w14:textId="41CDCBD8" w:rsidR="00931A39" w:rsidRDefault="00555DAF" w:rsidP="00730B2F">
      <w:pPr>
        <w:pStyle w:val="BodyText"/>
        <w:numPr>
          <w:ilvl w:val="0"/>
          <w:numId w:val="25"/>
        </w:numPr>
        <w:rPr>
          <w:b/>
          <w:bCs/>
        </w:rPr>
      </w:pPr>
      <w:r w:rsidRPr="000C0D09">
        <w:rPr>
          <w:b/>
          <w:bCs/>
        </w:rPr>
        <w:t>Ven</w:t>
      </w:r>
      <w:r w:rsidR="00FE5168">
        <w:rPr>
          <w:b/>
          <w:bCs/>
        </w:rPr>
        <w:t>d</w:t>
      </w:r>
      <w:r w:rsidRPr="000C0D09">
        <w:rPr>
          <w:b/>
          <w:bCs/>
        </w:rPr>
        <w:t>o</w:t>
      </w:r>
      <w:r w:rsidR="005709ED" w:rsidRPr="000C0D09">
        <w:rPr>
          <w:b/>
          <w:bCs/>
        </w:rPr>
        <w:t>r</w:t>
      </w:r>
      <w:r w:rsidRPr="000C0D09">
        <w:rPr>
          <w:b/>
          <w:bCs/>
        </w:rPr>
        <w:t xml:space="preserve"> </w:t>
      </w:r>
      <w:r w:rsidR="00931A39" w:rsidRPr="000C0D09">
        <w:rPr>
          <w:b/>
          <w:bCs/>
        </w:rPr>
        <w:t>News feeds</w:t>
      </w:r>
      <w:r w:rsidR="002229C3">
        <w:rPr>
          <w:b/>
          <w:bCs/>
        </w:rPr>
        <w:t xml:space="preserve">: </w:t>
      </w:r>
      <w:r w:rsidR="006D5274">
        <w:t>Vendors provide up to date vulnerability information for their products</w:t>
      </w:r>
      <w:r w:rsidR="00C140D0">
        <w:t xml:space="preserve">. </w:t>
      </w:r>
      <w:r w:rsidR="00A07941">
        <w:t>Subscription to vendor vulnerability feeds is recommended</w:t>
      </w:r>
      <w:r w:rsidR="00601A33">
        <w:t>.</w:t>
      </w:r>
    </w:p>
    <w:p w14:paraId="39D41290" w14:textId="0B0CB71A" w:rsidR="003B465F" w:rsidRPr="003A4CE5" w:rsidRDefault="000C0D09" w:rsidP="00173ADA">
      <w:pPr>
        <w:pStyle w:val="BodyText"/>
        <w:numPr>
          <w:ilvl w:val="0"/>
          <w:numId w:val="25"/>
        </w:numPr>
        <w:rPr>
          <w:b/>
          <w:bCs/>
        </w:rPr>
      </w:pPr>
      <w:r>
        <w:rPr>
          <w:b/>
          <w:bCs/>
        </w:rPr>
        <w:t xml:space="preserve">Industry </w:t>
      </w:r>
      <w:r w:rsidR="00C135A8">
        <w:rPr>
          <w:b/>
          <w:bCs/>
        </w:rPr>
        <w:t>Vulnerability</w:t>
      </w:r>
      <w:r w:rsidR="009A58AA">
        <w:rPr>
          <w:b/>
          <w:bCs/>
        </w:rPr>
        <w:t xml:space="preserve"> Management Data: </w:t>
      </w:r>
      <w:r w:rsidR="00EA0A15">
        <w:t>NVD</w:t>
      </w:r>
      <w:r w:rsidR="00737959">
        <w:t xml:space="preserve">, CERT </w:t>
      </w:r>
      <w:r w:rsidR="00EA0A15">
        <w:t xml:space="preserve">and CVE data is freely available </w:t>
      </w:r>
      <w:r w:rsidR="00C140D0">
        <w:t>to review for specific systems and software in the business</w:t>
      </w:r>
      <w:r w:rsidR="00601A33">
        <w:t>.</w:t>
      </w:r>
    </w:p>
    <w:p w14:paraId="0E338A56" w14:textId="372F66F4" w:rsidR="003676D4" w:rsidRPr="003B61F8" w:rsidRDefault="00606F6B" w:rsidP="00606F6B">
      <w:pPr>
        <w:pStyle w:val="BodyText"/>
        <w:rPr>
          <w:b/>
          <w:bCs/>
        </w:rPr>
      </w:pPr>
      <w:r w:rsidRPr="003B61F8">
        <w:rPr>
          <w:b/>
          <w:bCs/>
        </w:rPr>
        <w:t>For the governance area the following are recommended:</w:t>
      </w:r>
    </w:p>
    <w:p w14:paraId="7F0806CC" w14:textId="663607E1" w:rsidR="00555DAF" w:rsidRDefault="00E65CBD" w:rsidP="003B61F8">
      <w:pPr>
        <w:pStyle w:val="BodyText"/>
        <w:numPr>
          <w:ilvl w:val="0"/>
          <w:numId w:val="43"/>
        </w:numPr>
        <w:spacing w:after="120"/>
        <w:ind w:left="714" w:hanging="357"/>
      </w:pPr>
      <w:r>
        <w:t>Prioritise vulnerability patching</w:t>
      </w:r>
      <w:r w:rsidR="00601A33">
        <w:t>.</w:t>
      </w:r>
    </w:p>
    <w:p w14:paraId="48F242D2" w14:textId="3B13CAD4" w:rsidR="22969AB5" w:rsidRPr="000734FD" w:rsidRDefault="00E65CBD" w:rsidP="003B61F8">
      <w:pPr>
        <w:pStyle w:val="BodyText"/>
        <w:numPr>
          <w:ilvl w:val="0"/>
          <w:numId w:val="43"/>
        </w:numPr>
        <w:spacing w:after="120"/>
        <w:ind w:left="714" w:hanging="357"/>
      </w:pPr>
      <w:r>
        <w:t>Review patching</w:t>
      </w:r>
      <w:r w:rsidR="008D3163">
        <w:t xml:space="preserve"> process on regular basi</w:t>
      </w:r>
      <w:r w:rsidR="00060314">
        <w:t>s</w:t>
      </w:r>
      <w:r w:rsidR="00601A33">
        <w:t>.</w:t>
      </w:r>
    </w:p>
    <w:p w14:paraId="6A32D36C" w14:textId="77777777" w:rsidR="00D9186B" w:rsidRDefault="00D9186B" w:rsidP="00D9186B">
      <w:pPr>
        <w:pStyle w:val="BodyTextIndent2"/>
      </w:pPr>
    </w:p>
    <w:p w14:paraId="1FB7757C" w14:textId="40425B12" w:rsidR="00D9186B" w:rsidRDefault="00D9186B" w:rsidP="00D9186B">
      <w:pPr>
        <w:pStyle w:val="Heading3Numbered"/>
      </w:pPr>
      <w:bookmarkStart w:id="21" w:name="_Toc97215482"/>
      <w:r>
        <w:t>Secure Configuration</w:t>
      </w:r>
      <w:bookmarkEnd w:id="21"/>
    </w:p>
    <w:p w14:paraId="693789A8" w14:textId="77777777" w:rsidR="00A9605F" w:rsidRPr="00A9605F" w:rsidRDefault="00A9605F" w:rsidP="00A9605F">
      <w:pPr>
        <w:pStyle w:val="BodyTextIndent2"/>
      </w:pPr>
    </w:p>
    <w:p w14:paraId="01BB5F5A" w14:textId="7A81AB92" w:rsidR="00D9186B" w:rsidRDefault="5FC096BE" w:rsidP="22969AB5">
      <w:pPr>
        <w:pStyle w:val="Heading4Numbered"/>
        <w:rPr>
          <w:rFonts w:ascii="Trebuchet MS" w:hAnsi="Trebuchet MS"/>
          <w:szCs w:val="24"/>
        </w:rPr>
      </w:pPr>
      <w:bookmarkStart w:id="22" w:name="_Toc97215483"/>
      <w:r w:rsidRPr="22969AB5">
        <w:rPr>
          <w:rFonts w:ascii="Trebuchet MS" w:hAnsi="Trebuchet MS"/>
          <w:szCs w:val="24"/>
        </w:rPr>
        <w:t>CIS v7 Sections</w:t>
      </w:r>
      <w:bookmarkEnd w:id="22"/>
    </w:p>
    <w:p w14:paraId="02585150" w14:textId="14DC292B" w:rsidR="004B128F" w:rsidRPr="00B01EC0" w:rsidRDefault="004B128F" w:rsidP="00A9605F">
      <w:pPr>
        <w:pStyle w:val="BodyText"/>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1A0DCF9C" w14:textId="77777777" w:rsidTr="00CF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3FE3F4B2" w14:textId="77777777" w:rsidR="00C12448" w:rsidRPr="002763A8" w:rsidRDefault="00C12448" w:rsidP="0022415B">
            <w:pPr>
              <w:pStyle w:val="BodyText"/>
              <w:rPr>
                <w:color w:val="FFFFFF" w:themeColor="background1"/>
              </w:rPr>
            </w:pPr>
            <w:r w:rsidRPr="002763A8">
              <w:rPr>
                <w:color w:val="FFFFFF" w:themeColor="background1"/>
              </w:rPr>
              <w:t>CIS Control</w:t>
            </w:r>
          </w:p>
        </w:tc>
        <w:tc>
          <w:tcPr>
            <w:tcW w:w="2837" w:type="dxa"/>
          </w:tcPr>
          <w:p w14:paraId="272F1C7E" w14:textId="77777777" w:rsidR="00C12448" w:rsidRPr="002763A8" w:rsidRDefault="00C12448"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5564E0B8" w14:textId="77777777" w:rsidR="00C12448" w:rsidRPr="002763A8" w:rsidRDefault="00C12448"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4AD3A1F6"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EE24234" w14:textId="6C3DECB0" w:rsidR="00C12448" w:rsidRPr="001A0335" w:rsidRDefault="00C12448" w:rsidP="0022415B">
            <w:pPr>
              <w:pStyle w:val="BodyText"/>
            </w:pPr>
            <w:r>
              <w:t>5</w:t>
            </w:r>
          </w:p>
        </w:tc>
        <w:tc>
          <w:tcPr>
            <w:tcW w:w="2837" w:type="dxa"/>
          </w:tcPr>
          <w:p w14:paraId="570E3A69" w14:textId="77777777" w:rsidR="00C12448" w:rsidRPr="004B128F" w:rsidRDefault="00C12448" w:rsidP="00C12448">
            <w:pPr>
              <w:pStyle w:val="BodyText"/>
              <w:cnfStyle w:val="000000100000" w:firstRow="0" w:lastRow="0" w:firstColumn="0" w:lastColumn="0" w:oddVBand="0" w:evenVBand="0" w:oddHBand="1" w:evenHBand="0" w:firstRowFirstColumn="0" w:firstRowLastColumn="0" w:lastRowFirstColumn="0" w:lastRowLastColumn="0"/>
            </w:pPr>
            <w:r>
              <w:rPr>
                <w:rFonts w:ascii="Calibri" w:hAnsi="Calibri" w:cs="Calibri"/>
                <w:b/>
                <w:bCs/>
                <w:color w:val="000000"/>
                <w:szCs w:val="20"/>
              </w:rPr>
              <w:t>Secure Configuration for Hardware and Software on Mobile Devices, Laptops, Workstations and Servers</w:t>
            </w:r>
          </w:p>
          <w:p w14:paraId="69129703" w14:textId="1D0B56D0" w:rsidR="00C12448" w:rsidRDefault="00C12448" w:rsidP="0022415B">
            <w:pPr>
              <w:pStyle w:val="BodyText"/>
              <w:cnfStyle w:val="000000100000" w:firstRow="0" w:lastRow="0" w:firstColumn="0" w:lastColumn="0" w:oddVBand="0" w:evenVBand="0" w:oddHBand="1" w:evenHBand="0" w:firstRowFirstColumn="0" w:firstRowLastColumn="0" w:lastRowFirstColumn="0" w:lastRowLastColumn="0"/>
            </w:pPr>
          </w:p>
        </w:tc>
        <w:tc>
          <w:tcPr>
            <w:tcW w:w="4656" w:type="dxa"/>
          </w:tcPr>
          <w:p w14:paraId="09382AEE" w14:textId="46403945" w:rsidR="00C12448" w:rsidRDefault="00FE5768" w:rsidP="0022415B">
            <w:pPr>
              <w:pStyle w:val="BodyText"/>
              <w:cnfStyle w:val="000000100000" w:firstRow="0" w:lastRow="0" w:firstColumn="0" w:lastColumn="0" w:oddVBand="0" w:evenVBand="0" w:oddHBand="1" w:evenHBand="0" w:firstRowFirstColumn="0" w:firstRowLastColumn="0" w:lastRowFirstColumn="0" w:lastRowLastColumn="0"/>
            </w:pPr>
            <w:r w:rsidRPr="00FE5768">
              <w:rPr>
                <w:rFonts w:ascii="Calibri" w:hAnsi="Calibri" w:cs="Calibri"/>
                <w:color w:val="000000"/>
                <w:szCs w:val="20"/>
              </w:rPr>
              <w:t>Establish, implement, and actively manage (track, report on, correct) the security configuration of mobile devices, laptops, servers, and workstations using a rigorous configuration management and change control process in order to prevent attackers from exploiting vulnerable services and settings.</w:t>
            </w:r>
          </w:p>
        </w:tc>
      </w:tr>
      <w:tr w:rsidR="00C12448" w14:paraId="76D23B10" w14:textId="77777777" w:rsidTr="00CF4215">
        <w:tc>
          <w:tcPr>
            <w:cnfStyle w:val="001000000000" w:firstRow="0" w:lastRow="0" w:firstColumn="1" w:lastColumn="0" w:oddVBand="0" w:evenVBand="0" w:oddHBand="0" w:evenHBand="0" w:firstRowFirstColumn="0" w:firstRowLastColumn="0" w:lastRowFirstColumn="0" w:lastRowLastColumn="0"/>
            <w:tcW w:w="2855" w:type="dxa"/>
          </w:tcPr>
          <w:p w14:paraId="70F8ECCA" w14:textId="566BDC3D" w:rsidR="00C12448" w:rsidRDefault="00C12448" w:rsidP="0022415B">
            <w:pPr>
              <w:pStyle w:val="BodyText"/>
            </w:pPr>
            <w:r>
              <w:t>11</w:t>
            </w:r>
          </w:p>
        </w:tc>
        <w:tc>
          <w:tcPr>
            <w:tcW w:w="2837" w:type="dxa"/>
          </w:tcPr>
          <w:p w14:paraId="18A0E51D" w14:textId="621F714D" w:rsidR="00C12448" w:rsidRDefault="00FE5768" w:rsidP="00C12448">
            <w:pPr>
              <w:pStyle w:val="BodyTex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0"/>
              </w:rPr>
            </w:pPr>
            <w:r w:rsidRPr="00FE5768">
              <w:rPr>
                <w:rFonts w:ascii="Calibri" w:hAnsi="Calibri" w:cs="Calibri"/>
                <w:b/>
                <w:bCs/>
                <w:color w:val="000000"/>
                <w:szCs w:val="20"/>
              </w:rPr>
              <w:t>Secure Configuration for Network Devices, such as Firewalls, Routers and Switches</w:t>
            </w:r>
          </w:p>
        </w:tc>
        <w:tc>
          <w:tcPr>
            <w:tcW w:w="4656" w:type="dxa"/>
          </w:tcPr>
          <w:p w14:paraId="6F825A61" w14:textId="1CA322C4" w:rsidR="00C12448" w:rsidRPr="00CA0794" w:rsidRDefault="00FE5768" w:rsidP="0022415B">
            <w:pPr>
              <w:pStyle w:val="BodyT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FE5768">
              <w:rPr>
                <w:rFonts w:ascii="Calibri" w:hAnsi="Calibri" w:cs="Calibri"/>
                <w:color w:val="000000"/>
                <w:szCs w:val="20"/>
              </w:rPr>
              <w:t>Establish, implement, and actively manage (track, report on, correct) the security configuration of network infrastructure devices using a rigorous configuration management and change control process in order to prevent attackers from exploiting vulnerable services and settings.</w:t>
            </w:r>
          </w:p>
        </w:tc>
      </w:tr>
    </w:tbl>
    <w:p w14:paraId="74095217" w14:textId="77777777" w:rsidR="00B01EC0" w:rsidRDefault="00B01EC0" w:rsidP="007D46A7">
      <w:pPr>
        <w:pStyle w:val="BodyTextIndent3"/>
        <w:ind w:left="0"/>
        <w:rPr>
          <w:szCs w:val="20"/>
        </w:rPr>
      </w:pPr>
    </w:p>
    <w:p w14:paraId="2A9DC874" w14:textId="5ED6810D" w:rsidR="00D9186B" w:rsidRDefault="007D46A7" w:rsidP="22969AB5">
      <w:pPr>
        <w:pStyle w:val="Heading4Numbered"/>
        <w:rPr>
          <w:rFonts w:ascii="Trebuchet MS" w:hAnsi="Trebuchet MS"/>
          <w:szCs w:val="24"/>
        </w:rPr>
      </w:pPr>
      <w:bookmarkStart w:id="23" w:name="_Toc97215484"/>
      <w:r>
        <w:rPr>
          <w:rFonts w:ascii="Trebuchet MS" w:hAnsi="Trebuchet MS"/>
          <w:szCs w:val="24"/>
        </w:rPr>
        <w:t xml:space="preserve">Hardware, </w:t>
      </w:r>
      <w:r w:rsidR="00F70E5A">
        <w:rPr>
          <w:rFonts w:ascii="Trebuchet MS" w:hAnsi="Trebuchet MS"/>
          <w:szCs w:val="24"/>
        </w:rPr>
        <w:t xml:space="preserve">System, </w:t>
      </w:r>
      <w:r>
        <w:rPr>
          <w:rFonts w:ascii="Trebuchet MS" w:hAnsi="Trebuchet MS"/>
          <w:szCs w:val="24"/>
        </w:rPr>
        <w:t>Software</w:t>
      </w:r>
      <w:r w:rsidR="00545B1B">
        <w:rPr>
          <w:rFonts w:ascii="Trebuchet MS" w:hAnsi="Trebuchet MS"/>
          <w:szCs w:val="24"/>
        </w:rPr>
        <w:t xml:space="preserve"> (Application)</w:t>
      </w:r>
      <w:r w:rsidR="00450EFC">
        <w:rPr>
          <w:rFonts w:ascii="Trebuchet MS" w:hAnsi="Trebuchet MS"/>
          <w:szCs w:val="24"/>
        </w:rPr>
        <w:t>,</w:t>
      </w:r>
      <w:r>
        <w:rPr>
          <w:rFonts w:ascii="Trebuchet MS" w:hAnsi="Trebuchet MS"/>
          <w:szCs w:val="24"/>
        </w:rPr>
        <w:t xml:space="preserve"> and Network</w:t>
      </w:r>
      <w:r w:rsidR="00776E53">
        <w:rPr>
          <w:rFonts w:ascii="Trebuchet MS" w:hAnsi="Trebuchet MS"/>
          <w:szCs w:val="24"/>
        </w:rPr>
        <w:t xml:space="preserve"> Hardening</w:t>
      </w:r>
      <w:bookmarkEnd w:id="23"/>
    </w:p>
    <w:p w14:paraId="74C88EBE" w14:textId="77777777" w:rsidR="00776E53" w:rsidRDefault="00776E53" w:rsidP="00776E53">
      <w:pPr>
        <w:pStyle w:val="BodyTextIndent3"/>
      </w:pPr>
    </w:p>
    <w:p w14:paraId="58CA4667" w14:textId="77777777" w:rsidR="00A16108" w:rsidRDefault="00776E53" w:rsidP="00776E53">
      <w:pPr>
        <w:pStyle w:val="BodyText"/>
      </w:pPr>
      <w:r>
        <w:t xml:space="preserve">System and service hardening </w:t>
      </w:r>
      <w:r w:rsidR="00492B7B">
        <w:t xml:space="preserve">for all types of infrastructure components </w:t>
      </w:r>
      <w:r w:rsidR="004F3258">
        <w:t xml:space="preserve">is essential </w:t>
      </w:r>
      <w:r w:rsidR="002F0FE9">
        <w:t xml:space="preserve">to ensuring that the attack surface is reduced as much as possible. </w:t>
      </w:r>
      <w:r w:rsidR="006A37F0">
        <w:t>All</w:t>
      </w:r>
      <w:r w:rsidR="00D046E0">
        <w:t xml:space="preserve"> hardware, systems, software applications, services, and network </w:t>
      </w:r>
      <w:r w:rsidR="006A37F0">
        <w:t>devices should use security baseline templates</w:t>
      </w:r>
      <w:r w:rsidR="00171CB8">
        <w:t xml:space="preserve">. </w:t>
      </w:r>
    </w:p>
    <w:p w14:paraId="520C8938" w14:textId="14641293" w:rsidR="00A16108" w:rsidRDefault="00171CB8" w:rsidP="00776E53">
      <w:pPr>
        <w:pStyle w:val="BodyText"/>
      </w:pPr>
      <w:r>
        <w:t xml:space="preserve">Baseline templates and tooling can be obtained </w:t>
      </w:r>
      <w:r w:rsidR="00436D11">
        <w:t>for a variety of places</w:t>
      </w:r>
      <w:r w:rsidR="00CB301E">
        <w:t xml:space="preserve"> and technologies</w:t>
      </w:r>
      <w:r w:rsidR="00A16108">
        <w:t>:</w:t>
      </w:r>
    </w:p>
    <w:p w14:paraId="08465C1F" w14:textId="25B6125A" w:rsidR="00A16108" w:rsidRDefault="00B31F38" w:rsidP="00730B2F">
      <w:pPr>
        <w:pStyle w:val="BodyText"/>
        <w:numPr>
          <w:ilvl w:val="0"/>
          <w:numId w:val="22"/>
        </w:numPr>
      </w:pPr>
      <w:r w:rsidRPr="00A16108">
        <w:rPr>
          <w:b/>
          <w:bCs/>
        </w:rPr>
        <w:t xml:space="preserve">The </w:t>
      </w:r>
      <w:r w:rsidR="00574644" w:rsidRPr="00A16108">
        <w:rPr>
          <w:b/>
          <w:bCs/>
        </w:rPr>
        <w:t>C</w:t>
      </w:r>
      <w:r w:rsidR="00436D11" w:rsidRPr="00A16108">
        <w:rPr>
          <w:b/>
          <w:bCs/>
        </w:rPr>
        <w:t>entre for Internet Security (CIS)</w:t>
      </w:r>
      <w:r w:rsidR="00574644" w:rsidRPr="00A16108">
        <w:rPr>
          <w:b/>
          <w:bCs/>
        </w:rPr>
        <w:t xml:space="preserve"> benchmarks</w:t>
      </w:r>
      <w:r w:rsidR="00436D11">
        <w:t xml:space="preserve">: </w:t>
      </w:r>
      <w:r w:rsidR="00151FA4">
        <w:t>The CIS benchmarks are the industry standard for securing systems and applications. The bench</w:t>
      </w:r>
      <w:r w:rsidR="00B875C7">
        <w:t xml:space="preserve">marks go through rigorous testing and peer review </w:t>
      </w:r>
      <w:r w:rsidR="00876569">
        <w:t>to ensure the best security hardening</w:t>
      </w:r>
      <w:r>
        <w:t xml:space="preserve">. </w:t>
      </w:r>
      <w:r w:rsidR="00A16108">
        <w:t xml:space="preserve">More information can be found here: </w:t>
      </w:r>
      <w:hyperlink r:id="rId24" w:history="1">
        <w:r w:rsidR="00A16108" w:rsidRPr="00A16108">
          <w:rPr>
            <w:rStyle w:val="Hyperlink"/>
          </w:rPr>
          <w:t>https://www.cisecurity.org/cis-benchmarks/</w:t>
        </w:r>
      </w:hyperlink>
      <w:r w:rsidR="00601A33">
        <w:rPr>
          <w:rStyle w:val="Hyperlink"/>
        </w:rPr>
        <w:t xml:space="preserve"> </w:t>
      </w:r>
    </w:p>
    <w:p w14:paraId="1F459C59" w14:textId="01902F5C" w:rsidR="00440BEF" w:rsidRDefault="00440BEF" w:rsidP="00730B2F">
      <w:pPr>
        <w:pStyle w:val="BodyText"/>
        <w:numPr>
          <w:ilvl w:val="0"/>
          <w:numId w:val="22"/>
        </w:numPr>
      </w:pPr>
      <w:r w:rsidRPr="00DF67F4">
        <w:rPr>
          <w:b/>
          <w:bCs/>
        </w:rPr>
        <w:t>Vendor recommendations</w:t>
      </w:r>
      <w:r w:rsidR="00A16108">
        <w:t xml:space="preserve">: </w:t>
      </w:r>
      <w:r w:rsidR="009213E1">
        <w:t>Vendors publish hardening documentation and</w:t>
      </w:r>
      <w:r w:rsidR="00DF67F4">
        <w:t xml:space="preserve"> security recommendations</w:t>
      </w:r>
      <w:r w:rsidR="009213E1">
        <w:t xml:space="preserve"> </w:t>
      </w:r>
      <w:r w:rsidR="00DF67F4">
        <w:t>that should be considered</w:t>
      </w:r>
      <w:r w:rsidR="00601A33">
        <w:t>.</w:t>
      </w:r>
    </w:p>
    <w:p w14:paraId="26672F31" w14:textId="448C6FB8" w:rsidR="00DF67F4" w:rsidRPr="003B62F4" w:rsidRDefault="000F55EB" w:rsidP="00730B2F">
      <w:pPr>
        <w:pStyle w:val="BodyText"/>
        <w:numPr>
          <w:ilvl w:val="0"/>
          <w:numId w:val="22"/>
        </w:numPr>
      </w:pPr>
      <w:r w:rsidRPr="000F55EB">
        <w:rPr>
          <w:b/>
          <w:bCs/>
        </w:rPr>
        <w:lastRenderedPageBreak/>
        <w:t xml:space="preserve">Security Content Automation Protocol (SCAP): </w:t>
      </w:r>
      <w:r w:rsidR="003B62F4" w:rsidRPr="003B62F4">
        <w:t xml:space="preserve">To guard against security threats, organizations need to continuously monitor computer systems and applications they have </w:t>
      </w:r>
      <w:r w:rsidR="00601A33">
        <w:t xml:space="preserve">been </w:t>
      </w:r>
      <w:r w:rsidR="003B62F4" w:rsidRPr="003B62F4">
        <w:t xml:space="preserve">deployed, incorporate security upgrades to software and deploy updates to configurations. </w:t>
      </w:r>
      <w:r w:rsidR="00F50C73" w:rsidRPr="003B62F4">
        <w:t>The Security Content Automation Protocol (SCAP)</w:t>
      </w:r>
      <w:r w:rsidR="003B62F4" w:rsidRPr="003B62F4">
        <w:t xml:space="preserve"> pronounced "ess-cap", but most commonly as "skap" comprises </w:t>
      </w:r>
      <w:r w:rsidR="00F50C73" w:rsidRPr="003B62F4">
        <w:t>several</w:t>
      </w:r>
      <w:r w:rsidR="003B62F4" w:rsidRPr="003B62F4">
        <w:t xml:space="preserve"> open standards that are widely used to enumerate software flaws and configuration issues related to security. Applications which conduct security monitoring use the standards when measuring systems to find </w:t>
      </w:r>
      <w:r w:rsidR="00F50C73" w:rsidRPr="003B62F4">
        <w:t>vulnerabilities and</w:t>
      </w:r>
      <w:r w:rsidR="003B62F4" w:rsidRPr="003B62F4">
        <w:t xml:space="preserve"> offer methods to score those findings </w:t>
      </w:r>
      <w:r w:rsidR="00F50C73" w:rsidRPr="003B62F4">
        <w:t>to</w:t>
      </w:r>
      <w:r w:rsidR="003B62F4" w:rsidRPr="003B62F4">
        <w:t xml:space="preserve"> evaluate the possible impact. </w:t>
      </w:r>
      <w:r w:rsidR="005A24A0">
        <w:t xml:space="preserve">Most larger vendors </w:t>
      </w:r>
      <w:r w:rsidR="00152B28">
        <w:t xml:space="preserve">do provide SCAP capable scanning and remediation software, another </w:t>
      </w:r>
      <w:r w:rsidR="002C20C1">
        <w:t xml:space="preserve">useful source is OpenSCAP: </w:t>
      </w:r>
      <w:hyperlink r:id="rId25" w:history="1">
        <w:r w:rsidR="002C20C1" w:rsidRPr="002C20C1">
          <w:rPr>
            <w:rStyle w:val="Hyperlink"/>
          </w:rPr>
          <w:t>https://www.open-scap.org/</w:t>
        </w:r>
      </w:hyperlink>
    </w:p>
    <w:p w14:paraId="1B8EF3C1" w14:textId="543C5201" w:rsidR="000F55EB" w:rsidRPr="009403AD" w:rsidRDefault="000F55EB" w:rsidP="00730B2F">
      <w:pPr>
        <w:pStyle w:val="BodyText"/>
        <w:numPr>
          <w:ilvl w:val="0"/>
          <w:numId w:val="22"/>
        </w:numPr>
        <w:rPr>
          <w:rStyle w:val="Hyperlink"/>
          <w:b/>
          <w:bCs/>
          <w:color w:val="585858" w:themeColor="text1"/>
          <w:u w:val="none"/>
        </w:rPr>
      </w:pPr>
      <w:r w:rsidRPr="000F55EB">
        <w:rPr>
          <w:b/>
          <w:bCs/>
        </w:rPr>
        <w:t>Security Tooling:</w:t>
      </w:r>
      <w:r w:rsidR="00BA2EBB">
        <w:t xml:space="preserve"> There are some specialised </w:t>
      </w:r>
      <w:r w:rsidR="003147C5">
        <w:t>tooling that can be used to continuously monitor and remediate secure configurations</w:t>
      </w:r>
      <w:r w:rsidR="00614D73">
        <w:t xml:space="preserve">. An example of this type of solution is Gytpol: </w:t>
      </w:r>
      <w:hyperlink r:id="rId26" w:history="1">
        <w:r w:rsidR="00061309" w:rsidRPr="00061309">
          <w:rPr>
            <w:rStyle w:val="Hyperlink"/>
          </w:rPr>
          <w:t>https://gytpol.com/</w:t>
        </w:r>
      </w:hyperlink>
    </w:p>
    <w:p w14:paraId="03C1AF04" w14:textId="59381529" w:rsidR="009403AD" w:rsidRPr="00061309" w:rsidRDefault="009403AD" w:rsidP="00730B2F">
      <w:pPr>
        <w:pStyle w:val="BodyText"/>
        <w:numPr>
          <w:ilvl w:val="0"/>
          <w:numId w:val="22"/>
        </w:numPr>
        <w:rPr>
          <w:b/>
          <w:bCs/>
        </w:rPr>
      </w:pPr>
      <w:r>
        <w:rPr>
          <w:b/>
          <w:bCs/>
        </w:rPr>
        <w:t>Clou</w:t>
      </w:r>
      <w:r w:rsidR="00861794">
        <w:rPr>
          <w:b/>
          <w:bCs/>
        </w:rPr>
        <w:t>d</w:t>
      </w:r>
      <w:r>
        <w:rPr>
          <w:b/>
          <w:bCs/>
        </w:rPr>
        <w:t xml:space="preserve"> Security Posture Management (CSPM):  </w:t>
      </w:r>
      <w:r w:rsidR="007025FC">
        <w:t xml:space="preserve">A CSPM </w:t>
      </w:r>
      <w:r w:rsidR="00FE3336">
        <w:t xml:space="preserve">provides posture assessments </w:t>
      </w:r>
      <w:r w:rsidR="00A14BE5">
        <w:t>in IaaS, PaaS environments</w:t>
      </w:r>
      <w:r w:rsidR="00DB765B">
        <w:t>.</w:t>
      </w:r>
      <w:r w:rsidR="00A14BE5">
        <w:t xml:space="preserve"> </w:t>
      </w:r>
    </w:p>
    <w:p w14:paraId="097BF81A" w14:textId="4ED17272" w:rsidR="000F55EB" w:rsidRPr="003C17BA" w:rsidRDefault="000F55EB" w:rsidP="00776E53">
      <w:pPr>
        <w:pStyle w:val="BodyText"/>
        <w:rPr>
          <w:b/>
          <w:bCs/>
        </w:rPr>
      </w:pPr>
      <w:r w:rsidRPr="003C17BA">
        <w:rPr>
          <w:b/>
          <w:bCs/>
        </w:rPr>
        <w:t>With regards to governance the following actions are recommended:</w:t>
      </w:r>
    </w:p>
    <w:p w14:paraId="0DE8B57C" w14:textId="49BA1E77" w:rsidR="00AB4786" w:rsidRPr="006C0AC6" w:rsidRDefault="00AB4786" w:rsidP="00776E53">
      <w:pPr>
        <w:pStyle w:val="BodyText"/>
      </w:pPr>
      <w:r w:rsidRPr="006C0AC6">
        <w:rPr>
          <w:b/>
          <w:bCs/>
        </w:rPr>
        <w:t>Audit</w:t>
      </w:r>
      <w:r w:rsidR="00E4620B" w:rsidRPr="006C0AC6">
        <w:rPr>
          <w:b/>
          <w:bCs/>
        </w:rPr>
        <w:t>:</w:t>
      </w:r>
      <w:r w:rsidR="006C0AC6">
        <w:rPr>
          <w:b/>
          <w:bCs/>
        </w:rPr>
        <w:t xml:space="preserve"> </w:t>
      </w:r>
      <w:r w:rsidR="006C0AC6">
        <w:t xml:space="preserve">Audit all </w:t>
      </w:r>
      <w:r w:rsidR="00E56A0D">
        <w:t>elements</w:t>
      </w:r>
      <w:r w:rsidR="006C0AC6">
        <w:t xml:space="preserve"> in the business </w:t>
      </w:r>
      <w:r w:rsidR="00E56A0D">
        <w:t>that will require hardening. A hardware and software inventory can be used to inform of assets.</w:t>
      </w:r>
      <w:r w:rsidR="00D408CE">
        <w:t xml:space="preserve"> This would include all network devices, operating systems, IOT/OT devices, </w:t>
      </w:r>
      <w:r w:rsidR="00D9599B">
        <w:t>services,</w:t>
      </w:r>
      <w:r w:rsidR="009C4D58">
        <w:t xml:space="preserve"> </w:t>
      </w:r>
      <w:r w:rsidR="00D9599B">
        <w:t xml:space="preserve">applications, </w:t>
      </w:r>
      <w:r w:rsidR="009C4D58">
        <w:t>and service accounts.</w:t>
      </w:r>
    </w:p>
    <w:p w14:paraId="02508B1E" w14:textId="149C56B1" w:rsidR="004F3258" w:rsidRPr="00E56A0D" w:rsidRDefault="009513CD" w:rsidP="00776E53">
      <w:pPr>
        <w:pStyle w:val="BodyText"/>
      </w:pPr>
      <w:r w:rsidRPr="00E56A0D">
        <w:rPr>
          <w:b/>
          <w:bCs/>
        </w:rPr>
        <w:t xml:space="preserve">Establish a written standard </w:t>
      </w:r>
      <w:r w:rsidR="00E4620B" w:rsidRPr="00E56A0D">
        <w:rPr>
          <w:b/>
          <w:bCs/>
        </w:rPr>
        <w:t xml:space="preserve">and formalise: </w:t>
      </w:r>
      <w:r w:rsidR="00E56A0D">
        <w:t>Esta</w:t>
      </w:r>
      <w:r w:rsidR="001E1A6E">
        <w:t>blish a written standard for all</w:t>
      </w:r>
      <w:r w:rsidR="00D07FDB">
        <w:t xml:space="preserve"> assets that require hardening and formalise the process to implement, test, and deploy.</w:t>
      </w:r>
    </w:p>
    <w:p w14:paraId="429907D9" w14:textId="1CB94416" w:rsidR="002A0322" w:rsidRPr="00D07FDB" w:rsidRDefault="00F60AA0" w:rsidP="00776E53">
      <w:pPr>
        <w:pStyle w:val="BodyText"/>
      </w:pPr>
      <w:r w:rsidRPr="00D07FDB">
        <w:rPr>
          <w:b/>
          <w:bCs/>
        </w:rPr>
        <w:t>Review 3</w:t>
      </w:r>
      <w:r w:rsidRPr="00D07FDB">
        <w:rPr>
          <w:b/>
          <w:bCs/>
          <w:vertAlign w:val="superscript"/>
        </w:rPr>
        <w:t>rd</w:t>
      </w:r>
      <w:r w:rsidRPr="00D07FDB">
        <w:rPr>
          <w:b/>
          <w:bCs/>
        </w:rPr>
        <w:t xml:space="preserve"> party templates</w:t>
      </w:r>
      <w:r w:rsidR="006C0AC6" w:rsidRPr="00D07FDB">
        <w:rPr>
          <w:b/>
          <w:bCs/>
        </w:rPr>
        <w:t>:</w:t>
      </w:r>
      <w:r w:rsidR="00D07FDB">
        <w:rPr>
          <w:b/>
          <w:bCs/>
        </w:rPr>
        <w:t xml:space="preserve"> </w:t>
      </w:r>
      <w:r w:rsidR="00D07FDB">
        <w:t>Where required review any 3</w:t>
      </w:r>
      <w:r w:rsidR="00D07FDB" w:rsidRPr="00D07FDB">
        <w:rPr>
          <w:vertAlign w:val="superscript"/>
        </w:rPr>
        <w:t>rd</w:t>
      </w:r>
      <w:r w:rsidR="00D07FDB">
        <w:t xml:space="preserve"> party hardening templates </w:t>
      </w:r>
      <w:r w:rsidR="00792DF0">
        <w:t>to ensure best security practice</w:t>
      </w:r>
      <w:r w:rsidR="00DB765B">
        <w:t>s</w:t>
      </w:r>
      <w:r w:rsidR="00792DF0">
        <w:t xml:space="preserve"> </w:t>
      </w:r>
      <w:r w:rsidR="00DB765B">
        <w:t>are</w:t>
      </w:r>
      <w:r w:rsidR="00792DF0">
        <w:t xml:space="preserve"> being observed. Consider using </w:t>
      </w:r>
      <w:r w:rsidR="00531B01">
        <w:t>baseline security technology to audit 3</w:t>
      </w:r>
      <w:r w:rsidR="00531B01" w:rsidRPr="00531B01">
        <w:rPr>
          <w:vertAlign w:val="superscript"/>
        </w:rPr>
        <w:t>rd</w:t>
      </w:r>
      <w:r w:rsidR="00531B01">
        <w:t xml:space="preserve"> party managed devices.</w:t>
      </w:r>
    </w:p>
    <w:p w14:paraId="3EA9CC03" w14:textId="7111038B" w:rsidR="00AD00FB" w:rsidRDefault="00BB16DC" w:rsidP="009403AD">
      <w:pPr>
        <w:pStyle w:val="BodyText"/>
      </w:pPr>
      <w:r w:rsidRPr="004010C6">
        <w:rPr>
          <w:b/>
          <w:bCs/>
        </w:rPr>
        <w:t>Periodic Review</w:t>
      </w:r>
      <w:r w:rsidR="006C0AC6" w:rsidRPr="004010C6">
        <w:rPr>
          <w:b/>
          <w:bCs/>
        </w:rPr>
        <w:t>:</w:t>
      </w:r>
      <w:r w:rsidR="004010C6">
        <w:rPr>
          <w:b/>
          <w:bCs/>
        </w:rPr>
        <w:t xml:space="preserve"> </w:t>
      </w:r>
      <w:r w:rsidR="006E4E72">
        <w:t>A periodic review annually or bi-annually t</w:t>
      </w:r>
      <w:r w:rsidR="00677ECD">
        <w:t>o make any changed required to hardening and/or business processes.</w:t>
      </w:r>
    </w:p>
    <w:p w14:paraId="15390937" w14:textId="77777777" w:rsidR="00CB586A" w:rsidRDefault="00CB586A" w:rsidP="00D9186B">
      <w:pPr>
        <w:pStyle w:val="BodyTextIndent2"/>
      </w:pPr>
    </w:p>
    <w:p w14:paraId="6123A265" w14:textId="217F7B9E" w:rsidR="00D9186B" w:rsidRDefault="00D9186B" w:rsidP="00D9186B">
      <w:pPr>
        <w:pStyle w:val="Heading3Numbered"/>
      </w:pPr>
      <w:bookmarkStart w:id="24" w:name="_Toc97215485"/>
      <w:r>
        <w:t>Logging</w:t>
      </w:r>
      <w:bookmarkEnd w:id="24"/>
      <w:r w:rsidR="00F91ED4">
        <w:t xml:space="preserve"> </w:t>
      </w:r>
    </w:p>
    <w:p w14:paraId="6CCA5471" w14:textId="77777777" w:rsidR="00A030EF" w:rsidRDefault="00A030EF" w:rsidP="00A030EF">
      <w:pPr>
        <w:pStyle w:val="BodyTextIndent2"/>
      </w:pPr>
    </w:p>
    <w:p w14:paraId="2FF2CC8A" w14:textId="77777777" w:rsidR="00A030EF" w:rsidRDefault="00A030EF" w:rsidP="00A030EF">
      <w:pPr>
        <w:pStyle w:val="Heading4Numbered"/>
      </w:pPr>
      <w:bookmarkStart w:id="25" w:name="_Toc97215486"/>
      <w:r w:rsidRPr="1BFA80A5">
        <w:rPr>
          <w:rFonts w:ascii="Trebuchet MS" w:hAnsi="Trebuchet MS"/>
          <w:szCs w:val="24"/>
        </w:rPr>
        <w:t>CIS v7 Sections</w:t>
      </w:r>
      <w:bookmarkEnd w:id="25"/>
    </w:p>
    <w:p w14:paraId="109D90DE" w14:textId="77777777" w:rsidR="00A030EF" w:rsidRDefault="00A030EF" w:rsidP="00A030EF">
      <w:pPr>
        <w:pStyle w:val="BodyTextIndent2"/>
        <w:rPr>
          <w:szCs w:val="20"/>
        </w:rPr>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5769D4E3" w14:textId="77777777" w:rsidTr="00A92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7CB5A1C" w14:textId="77777777" w:rsidR="00A030EF" w:rsidRPr="002763A8" w:rsidRDefault="00A030EF" w:rsidP="00F83D3A">
            <w:pPr>
              <w:pStyle w:val="BodyText"/>
              <w:rPr>
                <w:color w:val="FFFFFF" w:themeColor="background1"/>
              </w:rPr>
            </w:pPr>
            <w:r w:rsidRPr="002763A8">
              <w:rPr>
                <w:color w:val="FFFFFF" w:themeColor="background1"/>
              </w:rPr>
              <w:t>CIS Control</w:t>
            </w:r>
          </w:p>
        </w:tc>
        <w:tc>
          <w:tcPr>
            <w:tcW w:w="2837" w:type="dxa"/>
          </w:tcPr>
          <w:p w14:paraId="1F4CA643" w14:textId="77777777" w:rsidR="00A030EF" w:rsidRPr="002763A8" w:rsidRDefault="00A030EF"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5A9313C2" w14:textId="77777777" w:rsidR="00A030EF" w:rsidRPr="002763A8" w:rsidRDefault="00A030EF"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47911593" w14:textId="77777777" w:rsidTr="00A9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218F963" w14:textId="77777777" w:rsidR="00A030EF" w:rsidRPr="001A0335" w:rsidRDefault="00A030EF" w:rsidP="00F83D3A">
            <w:pPr>
              <w:pStyle w:val="BodyText"/>
            </w:pPr>
            <w:r>
              <w:t>6</w:t>
            </w:r>
          </w:p>
        </w:tc>
        <w:tc>
          <w:tcPr>
            <w:tcW w:w="2837" w:type="dxa"/>
          </w:tcPr>
          <w:p w14:paraId="6323F42C" w14:textId="77777777" w:rsidR="00A030EF" w:rsidRPr="00496522" w:rsidRDefault="00A030EF"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496522">
              <w:rPr>
                <w:b/>
                <w:bCs/>
              </w:rPr>
              <w:t>Maintenance, Monitoring and Analysis of Audit Logs</w:t>
            </w:r>
          </w:p>
        </w:tc>
        <w:tc>
          <w:tcPr>
            <w:tcW w:w="4656" w:type="dxa"/>
          </w:tcPr>
          <w:p w14:paraId="755B3870" w14:textId="111D29C7" w:rsidR="00A030EF" w:rsidRDefault="00A030EF" w:rsidP="00F83D3A">
            <w:pPr>
              <w:pStyle w:val="BodyText"/>
              <w:cnfStyle w:val="000000100000" w:firstRow="0" w:lastRow="0" w:firstColumn="0" w:lastColumn="0" w:oddVBand="0" w:evenVBand="0" w:oddHBand="1" w:evenHBand="0" w:firstRowFirstColumn="0" w:firstRowLastColumn="0" w:lastRowFirstColumn="0" w:lastRowLastColumn="0"/>
            </w:pPr>
            <w:r w:rsidRPr="00414CB4">
              <w:rPr>
                <w:rFonts w:ascii="Calibri" w:hAnsi="Calibri" w:cs="Calibri"/>
                <w:color w:val="000000"/>
                <w:szCs w:val="20"/>
              </w:rPr>
              <w:t xml:space="preserve">Collect, manage, and </w:t>
            </w:r>
            <w:r w:rsidR="00DB765B" w:rsidRPr="00414CB4">
              <w:rPr>
                <w:rFonts w:ascii="Calibri" w:hAnsi="Calibri" w:cs="Calibri"/>
                <w:color w:val="000000"/>
                <w:szCs w:val="20"/>
              </w:rPr>
              <w:t>analyse</w:t>
            </w:r>
            <w:r w:rsidRPr="00414CB4">
              <w:rPr>
                <w:rFonts w:ascii="Calibri" w:hAnsi="Calibri" w:cs="Calibri"/>
                <w:color w:val="000000"/>
                <w:szCs w:val="20"/>
              </w:rPr>
              <w:t xml:space="preserve"> audit logs of events that could help detect, understand, or recover from an attack.</w:t>
            </w:r>
          </w:p>
        </w:tc>
      </w:tr>
      <w:tr w:rsidR="00A030EF" w14:paraId="77ACDC1E" w14:textId="77777777" w:rsidTr="00A92615">
        <w:tc>
          <w:tcPr>
            <w:cnfStyle w:val="001000000000" w:firstRow="0" w:lastRow="0" w:firstColumn="1" w:lastColumn="0" w:oddVBand="0" w:evenVBand="0" w:oddHBand="0" w:evenHBand="0" w:firstRowFirstColumn="0" w:firstRowLastColumn="0" w:lastRowFirstColumn="0" w:lastRowLastColumn="0"/>
            <w:tcW w:w="2855" w:type="dxa"/>
          </w:tcPr>
          <w:p w14:paraId="23F59008" w14:textId="77777777" w:rsidR="00A030EF" w:rsidRDefault="00A030EF" w:rsidP="00F83D3A">
            <w:pPr>
              <w:pStyle w:val="BodyText"/>
            </w:pPr>
            <w:r>
              <w:t>16</w:t>
            </w:r>
          </w:p>
        </w:tc>
        <w:tc>
          <w:tcPr>
            <w:tcW w:w="2837" w:type="dxa"/>
          </w:tcPr>
          <w:p w14:paraId="1EA33E67" w14:textId="77777777" w:rsidR="00A030EF" w:rsidRPr="00496522" w:rsidRDefault="00A030EF"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853961">
              <w:rPr>
                <w:b/>
                <w:bCs/>
              </w:rPr>
              <w:t>Activate Audit Logging</w:t>
            </w:r>
          </w:p>
        </w:tc>
        <w:tc>
          <w:tcPr>
            <w:tcW w:w="4656" w:type="dxa"/>
          </w:tcPr>
          <w:p w14:paraId="779DB16F" w14:textId="77777777" w:rsidR="00A030EF" w:rsidRPr="00414CB4" w:rsidRDefault="00A030EF" w:rsidP="00F83D3A">
            <w:pPr>
              <w:pStyle w:val="BodyT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853961">
              <w:rPr>
                <w:rFonts w:ascii="Calibri" w:hAnsi="Calibri" w:cs="Calibri"/>
                <w:color w:val="000000"/>
                <w:szCs w:val="20"/>
              </w:rPr>
              <w:t>Actively manage the life cycle of system and application accounts - their creation, use, dormancy, deletion - in order to minimize opportunities for attackers to leverage them.</w:t>
            </w:r>
          </w:p>
        </w:tc>
      </w:tr>
    </w:tbl>
    <w:p w14:paraId="6E45A1D4" w14:textId="77777777" w:rsidR="00A030EF" w:rsidRPr="00A030EF" w:rsidRDefault="00A030EF" w:rsidP="005805C6">
      <w:pPr>
        <w:pStyle w:val="BodyTextIndent2"/>
        <w:ind w:left="0"/>
      </w:pPr>
    </w:p>
    <w:p w14:paraId="099233F0" w14:textId="77777777" w:rsidR="00F91ED4" w:rsidRDefault="00F91ED4" w:rsidP="00F91ED4">
      <w:pPr>
        <w:pStyle w:val="BodyTextIndent2"/>
      </w:pPr>
    </w:p>
    <w:p w14:paraId="4CAC0837" w14:textId="3EBEFE50" w:rsidR="00695FD3" w:rsidRDefault="00E8252B" w:rsidP="00E8252B">
      <w:pPr>
        <w:pStyle w:val="Heading4Numbered"/>
      </w:pPr>
      <w:bookmarkStart w:id="26" w:name="_Toc97215487"/>
      <w:r>
        <w:t>SIEM/XDR Overview</w:t>
      </w:r>
      <w:bookmarkEnd w:id="26"/>
    </w:p>
    <w:p w14:paraId="37DAB556" w14:textId="77777777" w:rsidR="00E8252B" w:rsidRPr="00E8252B" w:rsidRDefault="00E8252B" w:rsidP="00E8252B">
      <w:pPr>
        <w:pStyle w:val="BodyTextIndent3"/>
      </w:pPr>
    </w:p>
    <w:p w14:paraId="6BCB357A" w14:textId="77777777" w:rsidR="00EA12CC" w:rsidRDefault="00EA12CC" w:rsidP="00EA12CC">
      <w:pPr>
        <w:pStyle w:val="NoSpacing"/>
      </w:pPr>
      <w:r>
        <w:t xml:space="preserve">A SIEM system provides a central console for viewing, monitoring, and managing security-related events and log data from across the enterprise. Because it correlates data from multiple sources, a SIEM system can enable an analyst to identify and respond to suspicious behaviour patterns faster and more effectively than is currently possible by looking at data from individual systems. Log data represents the digital fingerprints of all activity that occurs across a networked infrastructure—it can be reviewed to detect security, operations, and regulatory compliance problems. </w:t>
      </w:r>
    </w:p>
    <w:p w14:paraId="6DCF6B53" w14:textId="77777777" w:rsidR="00EA12CC" w:rsidRDefault="00EA12CC" w:rsidP="00EA12CC">
      <w:pPr>
        <w:pStyle w:val="NoSpacing"/>
      </w:pPr>
    </w:p>
    <w:p w14:paraId="49553F78" w14:textId="360660B5" w:rsidR="00EA12CC" w:rsidRDefault="00EA12CC" w:rsidP="00EA12CC">
      <w:pPr>
        <w:pStyle w:val="NoSpacing"/>
      </w:pPr>
      <w:r>
        <w:lastRenderedPageBreak/>
        <w:t>To be effective, a SIEM must remain relevant in the face of new threats and changes in both the technical and support infrastructures of an organisation. Yet, legacy SIEMS are notorious for being difficult to configure and maintain. The average shelf life for a traditional SIEM is 18 to 24 months. Furthermore, because a conventional SIEM often</w:t>
      </w:r>
      <w:r w:rsidR="00DB765B">
        <w:t xml:space="preserve"> fails to</w:t>
      </w:r>
      <w:r>
        <w:t xml:space="preserve"> produce actionable information, the security team may be unable to justify ongoing investment costs such as license renewal, ongoing system management, integration of additional data sources, and continued personnel training. </w:t>
      </w:r>
    </w:p>
    <w:p w14:paraId="6670C338" w14:textId="77777777" w:rsidR="00EA12CC" w:rsidRDefault="00EA12CC" w:rsidP="00EA12CC">
      <w:pPr>
        <w:pStyle w:val="NoSpacing"/>
      </w:pPr>
    </w:p>
    <w:p w14:paraId="0EFE3960" w14:textId="77777777" w:rsidR="00EA12CC" w:rsidRDefault="00EA12CC" w:rsidP="00EA12CC">
      <w:pPr>
        <w:pStyle w:val="NoSpacing"/>
      </w:pPr>
      <w:r>
        <w:t xml:space="preserve">Modern SIEM solutions should be viewed as the central nervous system, capturing data, and generating information that security teams can use as intelligence to detect potentially malicious activity before any damage is realised whilst providing a safety net that can catch potential threats that might slip through traditional cyber defences. </w:t>
      </w:r>
    </w:p>
    <w:p w14:paraId="49EBDF48" w14:textId="77777777" w:rsidR="00EA12CC" w:rsidRDefault="00EA12CC" w:rsidP="00EA12CC">
      <w:pPr>
        <w:pStyle w:val="NoSpacing"/>
      </w:pPr>
    </w:p>
    <w:p w14:paraId="78E1AAF7" w14:textId="77777777" w:rsidR="00EA12CC" w:rsidRDefault="00EA12CC" w:rsidP="00EA12CC">
      <w:pPr>
        <w:pStyle w:val="NoSpacing"/>
      </w:pPr>
      <w:r>
        <w:t>Because of these issues, demand arose for tools that can provide actionable information while optimising current and future security investments and reducing risk. Next-generation SIEM augments traditional capabilities (automated log management, correlation, pattern recognition and alerting) with emerging and agile technologies (cloud-based analytics; security orchestration, automation, and response [SOAR]; user and entity behaviour analytics [UEBA]; machine learning and artificial intelligence).</w:t>
      </w:r>
    </w:p>
    <w:p w14:paraId="2E773403" w14:textId="77777777" w:rsidR="00DB5AE4" w:rsidRDefault="00DB5AE4" w:rsidP="00695FD3">
      <w:pPr>
        <w:pStyle w:val="BodyText"/>
      </w:pPr>
    </w:p>
    <w:p w14:paraId="5BB7C387" w14:textId="77777777" w:rsidR="00FE763B" w:rsidRDefault="00FE763B" w:rsidP="00FE763B">
      <w:pPr>
        <w:pStyle w:val="Heading4Numbered"/>
        <w:rPr>
          <w:sz w:val="28"/>
        </w:rPr>
      </w:pPr>
      <w:bookmarkStart w:id="27" w:name="_Toc95379518"/>
      <w:bookmarkStart w:id="28" w:name="_Toc97215488"/>
      <w:r>
        <w:t>Core Capabilities of Next Generation SIEM/XDR</w:t>
      </w:r>
      <w:bookmarkEnd w:id="27"/>
      <w:bookmarkEnd w:id="28"/>
    </w:p>
    <w:p w14:paraId="7748D320" w14:textId="77777777" w:rsidR="00EA12CC" w:rsidRDefault="00EA12CC" w:rsidP="00695FD3">
      <w:pPr>
        <w:pStyle w:val="BodyText"/>
      </w:pPr>
    </w:p>
    <w:p w14:paraId="1A1FB607" w14:textId="0F914A38" w:rsidR="000B666D" w:rsidRDefault="000B666D" w:rsidP="000B666D">
      <w:pPr>
        <w:pStyle w:val="BodyText"/>
      </w:pPr>
      <w:r>
        <w:t>Modern-day SIEM’s still need to provide core functionality to the business, improving on their predecessors’ perceived weaknesses. However, the SIEM forms the foundation of a</w:t>
      </w:r>
      <w:r w:rsidR="00DB765B">
        <w:t>n organisation’s</w:t>
      </w:r>
      <w:r>
        <w:t xml:space="preserve"> security operations, and as such, should fulfil core operational requirements for security teams. These are mapped to core needs in the table below.</w:t>
      </w:r>
    </w:p>
    <w:tbl>
      <w:tblPr>
        <w:tblStyle w:val="GridTable4-Accent1"/>
        <w:tblW w:w="0" w:type="auto"/>
        <w:tblLook w:val="04A0" w:firstRow="1" w:lastRow="0" w:firstColumn="1" w:lastColumn="0" w:noHBand="0" w:noVBand="1"/>
      </w:tblPr>
      <w:tblGrid>
        <w:gridCol w:w="5097"/>
        <w:gridCol w:w="5097"/>
      </w:tblGrid>
      <w:tr w:rsidR="000B666D" w14:paraId="48794C54" w14:textId="77777777" w:rsidTr="000B6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hideMark/>
          </w:tcPr>
          <w:p w14:paraId="4D96D82C" w14:textId="77777777" w:rsidR="000B666D" w:rsidRDefault="000B666D">
            <w:pPr>
              <w:pStyle w:val="BodyText"/>
              <w:jc w:val="center"/>
              <w:rPr>
                <w:color w:val="FFFFFF" w:themeColor="background1"/>
                <w:szCs w:val="20"/>
              </w:rPr>
            </w:pPr>
            <w:r>
              <w:rPr>
                <w:color w:val="FFFFFF" w:themeColor="background1"/>
                <w:szCs w:val="20"/>
              </w:rPr>
              <w:t>Need</w:t>
            </w:r>
          </w:p>
        </w:tc>
        <w:tc>
          <w:tcPr>
            <w:tcW w:w="5097" w:type="dxa"/>
            <w:hideMark/>
          </w:tcPr>
          <w:p w14:paraId="2EF00194" w14:textId="77777777" w:rsidR="000B666D" w:rsidRDefault="000B666D">
            <w:pPr>
              <w:pStyle w:val="BodyText"/>
              <w:jc w:val="center"/>
              <w:cnfStyle w:val="100000000000" w:firstRow="1" w:lastRow="0" w:firstColumn="0" w:lastColumn="0" w:oddVBand="0" w:evenVBand="0" w:oddHBand="0" w:evenHBand="0" w:firstRowFirstColumn="0" w:firstRowLastColumn="0" w:lastRowFirstColumn="0" w:lastRowLastColumn="0"/>
              <w:rPr>
                <w:color w:val="FFFFFF" w:themeColor="background1"/>
                <w:szCs w:val="20"/>
              </w:rPr>
            </w:pPr>
            <w:r>
              <w:rPr>
                <w:color w:val="FFFFFF" w:themeColor="background1"/>
                <w:szCs w:val="20"/>
              </w:rPr>
              <w:t>NextGen Capabilities</w:t>
            </w:r>
          </w:p>
        </w:tc>
      </w:tr>
      <w:tr w:rsidR="000B666D" w14:paraId="283C1A8F" w14:textId="77777777" w:rsidTr="000B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707209E1" w14:textId="77777777" w:rsidR="000B666D" w:rsidRDefault="000B666D">
            <w:pPr>
              <w:pStyle w:val="BodyText"/>
              <w:rPr>
                <w:szCs w:val="20"/>
              </w:rPr>
            </w:pPr>
            <w:r>
              <w:t>Manage and monitor the modern hybrid infrastructure (e.g., cloud, on-premises, in the hands of users) as a single entity.</w:t>
            </w:r>
          </w:p>
        </w:tc>
        <w:tc>
          <w:tcPr>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61F1F4FF" w14:textId="77777777" w:rsidR="000B666D" w:rsidRDefault="000B666D">
            <w:pPr>
              <w:pStyle w:val="BodyText"/>
              <w:cnfStyle w:val="000000100000" w:firstRow="0" w:lastRow="0" w:firstColumn="0" w:lastColumn="0" w:oddVBand="0" w:evenVBand="0" w:oddHBand="1" w:evenHBand="0" w:firstRowFirstColumn="0" w:firstRowLastColumn="0" w:lastRowFirstColumn="0" w:lastRowLastColumn="0"/>
            </w:pPr>
            <w:r>
              <w:t>• Permit quick integration into an enterprise infrastructure via open architecture</w:t>
            </w:r>
          </w:p>
          <w:p w14:paraId="1A50C902" w14:textId="77777777" w:rsidR="000B666D" w:rsidRDefault="000B666D">
            <w:pPr>
              <w:pStyle w:val="BodyText"/>
              <w:cnfStyle w:val="000000100000" w:firstRow="0" w:lastRow="0" w:firstColumn="0" w:lastColumn="0" w:oddVBand="0" w:evenVBand="0" w:oddHBand="1" w:evenHBand="0" w:firstRowFirstColumn="0" w:firstRowLastColumn="0" w:lastRowFirstColumn="0" w:lastRowLastColumn="0"/>
              <w:rPr>
                <w:szCs w:val="20"/>
              </w:rPr>
            </w:pPr>
            <w:r>
              <w:t>• Meet operational demands of complex, global environments both in terms of performance and maintainability due to scalable architecture</w:t>
            </w:r>
          </w:p>
        </w:tc>
      </w:tr>
      <w:tr w:rsidR="000B666D" w14:paraId="20FC3E51" w14:textId="77777777" w:rsidTr="000B666D">
        <w:tc>
          <w:tcPr>
            <w:cnfStyle w:val="001000000000" w:firstRow="0" w:lastRow="0" w:firstColumn="1" w:lastColumn="0" w:oddVBand="0" w:evenVBand="0" w:oddHBand="0" w:evenHBand="0" w:firstRowFirstColumn="0" w:firstRowLastColumn="0" w:lastRowFirstColumn="0" w:lastRowLastColumn="0"/>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24D3A8B5" w14:textId="77777777" w:rsidR="000B666D" w:rsidRDefault="000B666D">
            <w:pPr>
              <w:pStyle w:val="BodyText"/>
              <w:rPr>
                <w:szCs w:val="20"/>
              </w:rPr>
            </w:pPr>
            <w:r>
              <w:t>Visualize related security events across disparate datasets for accurate incident identification and threat detection.</w:t>
            </w:r>
          </w:p>
        </w:tc>
        <w:tc>
          <w:tcPr>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66FBE98A"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pPr>
            <w:r>
              <w:t>• Curate standard taxonomy of activities from log and machine data</w:t>
            </w:r>
          </w:p>
          <w:p w14:paraId="693B3F67"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rPr>
                <w:szCs w:val="20"/>
              </w:rPr>
            </w:pPr>
            <w:r>
              <w:t>• Employ real-time visualization tools that help gain insight into the most important, high-risk activities</w:t>
            </w:r>
          </w:p>
        </w:tc>
      </w:tr>
      <w:tr w:rsidR="000B666D" w14:paraId="1AADBE83" w14:textId="77777777" w:rsidTr="000B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07EF727C" w14:textId="77777777" w:rsidR="000B666D" w:rsidRDefault="000B666D">
            <w:pPr>
              <w:pStyle w:val="BodyText"/>
              <w:rPr>
                <w:szCs w:val="20"/>
              </w:rPr>
            </w:pPr>
            <w:r>
              <w:t>Detect, classify, escalate, and respond to threats in real-time.</w:t>
            </w:r>
          </w:p>
        </w:tc>
        <w:tc>
          <w:tcPr>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0807B659" w14:textId="77777777" w:rsidR="000B666D" w:rsidRDefault="000B666D">
            <w:pPr>
              <w:pStyle w:val="BodyText"/>
              <w:cnfStyle w:val="000000100000" w:firstRow="0" w:lastRow="0" w:firstColumn="0" w:lastColumn="0" w:oddVBand="0" w:evenVBand="0" w:oddHBand="1" w:evenHBand="0" w:firstRowFirstColumn="0" w:firstRowLastColumn="0" w:lastRowFirstColumn="0" w:lastRowLastColumn="0"/>
            </w:pPr>
            <w:r>
              <w:t>• Use scenario- and behaviour-based analytics to capture well-understood scenarios and indicate significant changes in behaviour</w:t>
            </w:r>
          </w:p>
          <w:p w14:paraId="2AEB29C2" w14:textId="77777777" w:rsidR="000B666D" w:rsidRDefault="000B666D">
            <w:pPr>
              <w:pStyle w:val="BodyText"/>
              <w:cnfStyle w:val="000000100000" w:firstRow="0" w:lastRow="0" w:firstColumn="0" w:lastColumn="0" w:oddVBand="0" w:evenVBand="0" w:oddHBand="1" w:evenHBand="0" w:firstRowFirstColumn="0" w:firstRowLastColumn="0" w:lastRowFirstColumn="0" w:lastRowLastColumn="0"/>
              <w:rPr>
                <w:szCs w:val="20"/>
              </w:rPr>
            </w:pPr>
            <w:r>
              <w:t>• Integrate with and use threat intelligence gathered from commercial, open-source and custom sources</w:t>
            </w:r>
          </w:p>
        </w:tc>
      </w:tr>
      <w:tr w:rsidR="000B666D" w14:paraId="1E9AE264" w14:textId="77777777" w:rsidTr="000B666D">
        <w:tc>
          <w:tcPr>
            <w:cnfStyle w:val="001000000000" w:firstRow="0" w:lastRow="0" w:firstColumn="1" w:lastColumn="0" w:oddVBand="0" w:evenVBand="0" w:oddHBand="0" w:evenHBand="0" w:firstRowFirstColumn="0" w:firstRowLastColumn="0" w:lastRowFirstColumn="0" w:lastRowLastColumn="0"/>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16726290" w14:textId="0CF4884B" w:rsidR="000B666D" w:rsidRDefault="000B666D">
            <w:pPr>
              <w:pStyle w:val="BodyText"/>
              <w:rPr>
                <w:szCs w:val="20"/>
              </w:rPr>
            </w:pPr>
            <w:r>
              <w:t xml:space="preserve">Search efficiently against massive amounts of data captured from various sources, quickly </w:t>
            </w:r>
            <w:r w:rsidR="003547E9">
              <w:t>homing</w:t>
            </w:r>
            <w:r>
              <w:t xml:space="preserve"> in on the data most pertinent to forensic investigation.</w:t>
            </w:r>
          </w:p>
        </w:tc>
        <w:tc>
          <w:tcPr>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D3BDFEA"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pPr>
            <w:r>
              <w:t>• Provide precise and rapid access to data through high-performance and centralized searches on both structured and unstructured data</w:t>
            </w:r>
          </w:p>
          <w:p w14:paraId="3D09F74A"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pPr>
            <w:r>
              <w:t>• Rely on high scale indexing and storage of forensic data for months or even years</w:t>
            </w:r>
          </w:p>
          <w:p w14:paraId="42609F36"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pPr>
            <w:r>
              <w:t>• Use big data architecture to allow storage of source data in its historical or original form</w:t>
            </w:r>
          </w:p>
          <w:p w14:paraId="0FC89F7B"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rPr>
                <w:szCs w:val="20"/>
              </w:rPr>
            </w:pPr>
            <w:r>
              <w:t>• Enable search capabilities</w:t>
            </w:r>
          </w:p>
        </w:tc>
      </w:tr>
      <w:tr w:rsidR="000B666D" w14:paraId="0B5DC385" w14:textId="77777777" w:rsidTr="000B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6EBCC5A" w14:textId="77777777" w:rsidR="000B666D" w:rsidRDefault="000B666D">
            <w:pPr>
              <w:pStyle w:val="BodyText"/>
              <w:rPr>
                <w:szCs w:val="20"/>
              </w:rPr>
            </w:pPr>
            <w:r>
              <w:t xml:space="preserve">Manage and improve repetitive workflows, adjusting to changing organisational needs, policies, and systems (e.g., </w:t>
            </w:r>
            <w:r>
              <w:lastRenderedPageBreak/>
              <w:t>guide incident response more rapidly and accurately after threat detection occurs).</w:t>
            </w:r>
          </w:p>
        </w:tc>
        <w:tc>
          <w:tcPr>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0F0B711D" w14:textId="77777777" w:rsidR="000B666D" w:rsidRDefault="000B666D">
            <w:pPr>
              <w:pStyle w:val="BodyText"/>
              <w:cnfStyle w:val="000000100000" w:firstRow="0" w:lastRow="0" w:firstColumn="0" w:lastColumn="0" w:oddVBand="0" w:evenVBand="0" w:oddHBand="1" w:evenHBand="0" w:firstRowFirstColumn="0" w:firstRowLastColumn="0" w:lastRowFirstColumn="0" w:lastRowLastColumn="0"/>
            </w:pPr>
            <w:r>
              <w:lastRenderedPageBreak/>
              <w:t>• Support SOAR capabilities</w:t>
            </w:r>
          </w:p>
          <w:p w14:paraId="44FF25E6" w14:textId="77777777" w:rsidR="000B666D" w:rsidRDefault="000B666D">
            <w:pPr>
              <w:pStyle w:val="BodyText"/>
              <w:cnfStyle w:val="000000100000" w:firstRow="0" w:lastRow="0" w:firstColumn="0" w:lastColumn="0" w:oddVBand="0" w:evenVBand="0" w:oddHBand="1" w:evenHBand="0" w:firstRowFirstColumn="0" w:firstRowLastColumn="0" w:lastRowFirstColumn="0" w:lastRowLastColumn="0"/>
              <w:rPr>
                <w:szCs w:val="20"/>
              </w:rPr>
            </w:pPr>
            <w:r>
              <w:lastRenderedPageBreak/>
              <w:t>• Provide a flexible framework that allows custom workflow implementation for key organisational use cases (e.g., Secure DevOps, incident response)</w:t>
            </w:r>
          </w:p>
        </w:tc>
      </w:tr>
      <w:tr w:rsidR="000B666D" w14:paraId="7BA344C3" w14:textId="77777777" w:rsidTr="000B666D">
        <w:tc>
          <w:tcPr>
            <w:cnfStyle w:val="001000000000" w:firstRow="0" w:lastRow="0" w:firstColumn="1" w:lastColumn="0" w:oddVBand="0" w:evenVBand="0" w:oddHBand="0" w:evenHBand="0" w:firstRowFirstColumn="0" w:firstRowLastColumn="0" w:lastRowFirstColumn="0" w:lastRowLastColumn="0"/>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27228C6D" w14:textId="77777777" w:rsidR="000B666D" w:rsidRDefault="000B666D">
            <w:pPr>
              <w:pStyle w:val="BodyText"/>
              <w:rPr>
                <w:szCs w:val="20"/>
              </w:rPr>
            </w:pPr>
            <w:r>
              <w:lastRenderedPageBreak/>
              <w:t>Represent and manage business risk in terms of organisational compliance and other mandates.</w:t>
            </w:r>
          </w:p>
        </w:tc>
        <w:tc>
          <w:tcPr>
            <w:tcW w:w="5097"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7371F388"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pPr>
            <w:r>
              <w:t>• Measure current status against a regulatory and other policy-based frameworks for risk prioritization and management via a rules engine</w:t>
            </w:r>
          </w:p>
          <w:p w14:paraId="7598A29D" w14:textId="77777777" w:rsidR="000B666D" w:rsidRDefault="000B666D">
            <w:pPr>
              <w:pStyle w:val="BodyText"/>
              <w:cnfStyle w:val="000000000000" w:firstRow="0" w:lastRow="0" w:firstColumn="0" w:lastColumn="0" w:oddVBand="0" w:evenVBand="0" w:oddHBand="0" w:evenHBand="0" w:firstRowFirstColumn="0" w:firstRowLastColumn="0" w:lastRowFirstColumn="0" w:lastRowLastColumn="0"/>
              <w:rPr>
                <w:szCs w:val="20"/>
              </w:rPr>
            </w:pPr>
            <w:r>
              <w:t>• Provide standard (e.g., PCI DSS, HIPAA, SOX) rule sets that are customisable and extensible</w:t>
            </w:r>
          </w:p>
        </w:tc>
      </w:tr>
    </w:tbl>
    <w:p w14:paraId="4D14792F" w14:textId="77777777" w:rsidR="00DB5AE4" w:rsidRDefault="00DB5AE4" w:rsidP="00695FD3">
      <w:pPr>
        <w:pStyle w:val="BodyText"/>
      </w:pPr>
    </w:p>
    <w:p w14:paraId="72BFE3B2" w14:textId="77777777" w:rsidR="00DB5AE4" w:rsidRDefault="00DB5AE4" w:rsidP="00DB5AE4">
      <w:pPr>
        <w:pStyle w:val="Heading4Numbered"/>
        <w:rPr>
          <w:lang w:val="en-US"/>
        </w:rPr>
      </w:pPr>
      <w:bookmarkStart w:id="29" w:name="_Toc97215489"/>
      <w:r w:rsidRPr="22969AB5">
        <w:rPr>
          <w:lang w:val="en-US"/>
        </w:rPr>
        <w:t>SIEM vs XDR</w:t>
      </w:r>
      <w:bookmarkEnd w:id="29"/>
    </w:p>
    <w:p w14:paraId="468F19E7" w14:textId="77777777" w:rsidR="00DB5AE4" w:rsidRPr="00781A10" w:rsidRDefault="00DB5AE4" w:rsidP="00DB5AE4">
      <w:pPr>
        <w:pStyle w:val="BodyTextIndent3"/>
        <w:rPr>
          <w:lang w:val="en-US"/>
        </w:rPr>
      </w:pPr>
    </w:p>
    <w:p w14:paraId="7AE17EAB" w14:textId="77777777" w:rsidR="00DB5AE4" w:rsidRPr="007E7BEC" w:rsidRDefault="00DB5AE4" w:rsidP="00DB5AE4">
      <w:pPr>
        <w:pStyle w:val="Heading5"/>
        <w:rPr>
          <w:rFonts w:eastAsiaTheme="minorEastAsia"/>
          <w:szCs w:val="20"/>
          <w:lang w:val="en-US"/>
        </w:rPr>
      </w:pPr>
      <w:r w:rsidRPr="007E7BEC">
        <w:rPr>
          <w:lang w:val="en-US"/>
        </w:rPr>
        <w:t>Dictionary Definition of a SIEM</w:t>
      </w:r>
    </w:p>
    <w:p w14:paraId="37C55876" w14:textId="77777777" w:rsidR="00DB5AE4" w:rsidRDefault="00DB5AE4" w:rsidP="00DB5AE4">
      <w:pPr>
        <w:jc w:val="center"/>
      </w:pPr>
      <w:r w:rsidRPr="22969AB5">
        <w:rPr>
          <w:rFonts w:ascii="Calibri" w:eastAsia="Calibri" w:hAnsi="Calibri" w:cs="Calibri"/>
          <w:i/>
          <w:iCs/>
          <w:color w:val="915DA3" w:themeColor="accent1"/>
          <w:lang w:val="en-US"/>
        </w:rPr>
        <w:t>“Security information and event management (SIEM) technology supports threat detection, compliance and security incident management through the collection and analysis (both near real-time and historical) of security events, as well as a wide variety of other event and contextual data sources. The core capabilities are a broad scope of log event collection and management, the ability to analyze log events and other data across disparate sources, and operational capabilities (such as incident management, dashboards and reporting).”</w:t>
      </w:r>
    </w:p>
    <w:p w14:paraId="28DF87E7" w14:textId="77777777" w:rsidR="00DB5AE4" w:rsidRPr="007E7BEC" w:rsidRDefault="00DB5AE4" w:rsidP="00DB5AE4">
      <w:pPr>
        <w:pStyle w:val="ListParagraph"/>
        <w:numPr>
          <w:ilvl w:val="0"/>
          <w:numId w:val="6"/>
        </w:numPr>
        <w:rPr>
          <w:rFonts w:eastAsiaTheme="minorEastAsia"/>
          <w:i/>
          <w:iCs/>
          <w:szCs w:val="20"/>
          <w:lang w:val="en-US"/>
        </w:rPr>
      </w:pPr>
      <w:r w:rsidRPr="22969AB5">
        <w:rPr>
          <w:i/>
          <w:iCs/>
          <w:lang w:val="en-US"/>
        </w:rPr>
        <w:t>Gartner</w:t>
      </w:r>
    </w:p>
    <w:p w14:paraId="226D6503" w14:textId="77777777" w:rsidR="00DB5AE4" w:rsidRDefault="00DB5AE4" w:rsidP="00DB5AE4">
      <w:pPr>
        <w:pStyle w:val="ListParagraph"/>
        <w:rPr>
          <w:rFonts w:eastAsiaTheme="minorEastAsia"/>
          <w:i/>
          <w:iCs/>
          <w:szCs w:val="20"/>
          <w:lang w:val="en-US"/>
        </w:rPr>
      </w:pPr>
    </w:p>
    <w:p w14:paraId="59C8F17D" w14:textId="77777777" w:rsidR="00DB5AE4" w:rsidRPr="007E7BEC" w:rsidRDefault="00DB5AE4" w:rsidP="00DB5AE4">
      <w:pPr>
        <w:pStyle w:val="Heading5"/>
        <w:rPr>
          <w:rFonts w:eastAsiaTheme="minorEastAsia"/>
          <w:szCs w:val="20"/>
          <w:lang w:val="en-US"/>
        </w:rPr>
      </w:pPr>
      <w:r w:rsidRPr="007E7BEC">
        <w:rPr>
          <w:lang w:val="en-US"/>
        </w:rPr>
        <w:t>Dictionary Definition of an XDR Tool</w:t>
      </w:r>
    </w:p>
    <w:p w14:paraId="0CE53A9B" w14:textId="77777777" w:rsidR="00DB5AE4" w:rsidRDefault="00DB5AE4" w:rsidP="00DB5AE4">
      <w:r w:rsidRPr="22969AB5">
        <w:rPr>
          <w:rFonts w:ascii="Calibri" w:eastAsia="Calibri" w:hAnsi="Calibri" w:cs="Calibri"/>
          <w:color w:val="585858" w:themeColor="text1"/>
          <w:sz w:val="20"/>
          <w:szCs w:val="20"/>
          <w:lang w:val="en-US"/>
        </w:rPr>
        <w:t xml:space="preserve"> </w:t>
      </w:r>
    </w:p>
    <w:p w14:paraId="5105F8E4" w14:textId="77777777" w:rsidR="00DB5AE4" w:rsidRDefault="00DB5AE4" w:rsidP="00DB5AE4">
      <w:pPr>
        <w:jc w:val="center"/>
      </w:pPr>
      <w:r w:rsidRPr="22969AB5">
        <w:rPr>
          <w:rFonts w:ascii="Calibri" w:eastAsia="Calibri" w:hAnsi="Calibri" w:cs="Calibri"/>
          <w:i/>
          <w:iCs/>
          <w:color w:val="915DA3" w:themeColor="accent1"/>
          <w:lang w:val="en-US"/>
        </w:rPr>
        <w:t>“Extended detection and response (XDR) is defined as an extension of endpoint detection and response (EDR), with the intention of expanding the sources of telemetry beyond the endpoint and streamlining response. The required XDR capabilities can be provided by a single vendor or as a hybrid solution composed of products from multiple vendors.”</w:t>
      </w:r>
    </w:p>
    <w:p w14:paraId="6D2A1F96" w14:textId="77777777" w:rsidR="00DB5AE4" w:rsidRDefault="00DB5AE4" w:rsidP="00DB5AE4">
      <w:pPr>
        <w:pStyle w:val="ListParagraph"/>
        <w:numPr>
          <w:ilvl w:val="0"/>
          <w:numId w:val="5"/>
        </w:numPr>
        <w:rPr>
          <w:rFonts w:eastAsiaTheme="minorEastAsia"/>
          <w:i/>
          <w:iCs/>
          <w:szCs w:val="20"/>
          <w:lang w:val="en-US"/>
        </w:rPr>
      </w:pPr>
      <w:r w:rsidRPr="22969AB5">
        <w:rPr>
          <w:i/>
          <w:iCs/>
          <w:lang w:val="en-US"/>
        </w:rPr>
        <w:t>Gartner</w:t>
      </w:r>
    </w:p>
    <w:p w14:paraId="104A5B30" w14:textId="77777777" w:rsidR="00695FD3" w:rsidRDefault="00695FD3" w:rsidP="004471F9">
      <w:pPr>
        <w:pStyle w:val="BodyTextIndent2"/>
        <w:ind w:left="0"/>
      </w:pPr>
    </w:p>
    <w:p w14:paraId="704FE3E6" w14:textId="77777777" w:rsidR="00F212AD" w:rsidRDefault="00F212AD" w:rsidP="00F212AD">
      <w:pPr>
        <w:pStyle w:val="BodyText"/>
        <w:rPr>
          <w:lang w:val="en-US"/>
        </w:rPr>
      </w:pPr>
      <w:r>
        <w:rPr>
          <w:lang w:val="en-US"/>
        </w:rPr>
        <w:t>Table comparison:</w:t>
      </w:r>
    </w:p>
    <w:tbl>
      <w:tblPr>
        <w:tblStyle w:val="GridTable4-Accent1"/>
        <w:tblW w:w="0" w:type="auto"/>
        <w:tblLook w:val="04A0" w:firstRow="1" w:lastRow="0" w:firstColumn="1" w:lastColumn="0" w:noHBand="0" w:noVBand="1"/>
      </w:tblPr>
      <w:tblGrid>
        <w:gridCol w:w="3398"/>
        <w:gridCol w:w="3398"/>
        <w:gridCol w:w="3398"/>
      </w:tblGrid>
      <w:tr w:rsidR="00F212AD" w14:paraId="295CACF5" w14:textId="77777777" w:rsidTr="00F21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hideMark/>
          </w:tcPr>
          <w:p w14:paraId="43E6D056" w14:textId="77777777" w:rsidR="00F212AD" w:rsidRDefault="00F212AD">
            <w:pPr>
              <w:pStyle w:val="BodyText"/>
              <w:rPr>
                <w:color w:val="FFFFFF" w:themeColor="background1"/>
                <w:lang w:val="en-US"/>
              </w:rPr>
            </w:pPr>
            <w:r>
              <w:rPr>
                <w:color w:val="FFFFFF" w:themeColor="background1"/>
                <w:lang w:val="en-US"/>
              </w:rPr>
              <w:t>Categories</w:t>
            </w:r>
          </w:p>
        </w:tc>
        <w:tc>
          <w:tcPr>
            <w:tcW w:w="3398" w:type="dxa"/>
            <w:hideMark/>
          </w:tcPr>
          <w:p w14:paraId="08D34EBC" w14:textId="77777777" w:rsidR="00F212AD" w:rsidRDefault="00F212AD">
            <w:pPr>
              <w:pStyle w:val="BodyText"/>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NG-SIEM</w:t>
            </w:r>
          </w:p>
        </w:tc>
        <w:tc>
          <w:tcPr>
            <w:tcW w:w="3398" w:type="dxa"/>
            <w:hideMark/>
          </w:tcPr>
          <w:p w14:paraId="2D802D75" w14:textId="77777777" w:rsidR="00F212AD" w:rsidRDefault="00F212AD">
            <w:pPr>
              <w:pStyle w:val="BodyText"/>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Open XDR</w:t>
            </w:r>
          </w:p>
        </w:tc>
      </w:tr>
      <w:tr w:rsidR="00F212AD" w14:paraId="12C822B3" w14:textId="77777777" w:rsidTr="00F21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63640978" w14:textId="77777777" w:rsidR="00F212AD" w:rsidRDefault="00F212AD">
            <w:pPr>
              <w:pStyle w:val="BodyText"/>
              <w:rPr>
                <w:lang w:val="en-US"/>
              </w:rPr>
            </w:pPr>
            <w:r>
              <w:rPr>
                <w:lang w:val="en-US"/>
              </w:rPr>
              <w:t>Deployment</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0FCC31F7"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Generally, more complex deployments that require a “tiered” architecture approach. Most Vendors now offer the core components of the SIEM such as detection engines and storage, as cloud-hosted however, so deployments are more simplified.</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27A57D64"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Exclusively cloud-based and very short deployment timeframes. Only on-premise footprints are normally log collectors. As open XDR tools work within data lakes, a lot of standard integrations or “connectors” are included within the product, which makes onboarding very simple.</w:t>
            </w:r>
          </w:p>
        </w:tc>
      </w:tr>
      <w:tr w:rsidR="00F212AD" w14:paraId="335A7D96" w14:textId="77777777" w:rsidTr="00F212AD">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22E7D770" w14:textId="77777777" w:rsidR="00F212AD" w:rsidRDefault="00F212AD">
            <w:pPr>
              <w:pStyle w:val="BodyText"/>
              <w:rPr>
                <w:lang w:val="en-US"/>
              </w:rPr>
            </w:pPr>
            <w:r>
              <w:rPr>
                <w:lang w:val="en-US"/>
              </w:rPr>
              <w:t>Design Approach</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340B62F" w14:textId="77777777" w:rsidR="00F212AD" w:rsidRDefault="00F212AD">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Designed for “just in case” situations and customised security use cases. </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549A0263" w14:textId="77777777" w:rsidR="00F212AD" w:rsidRDefault="00F212AD">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Very much focused on the detection, investigation and response against threats.</w:t>
            </w:r>
          </w:p>
        </w:tc>
      </w:tr>
      <w:tr w:rsidR="00F212AD" w14:paraId="3454AB4B" w14:textId="77777777" w:rsidTr="00F21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190B35E" w14:textId="77777777" w:rsidR="00F212AD" w:rsidRDefault="00F212AD">
            <w:pPr>
              <w:pStyle w:val="BodyText"/>
              <w:rPr>
                <w:lang w:val="en-US"/>
              </w:rPr>
            </w:pPr>
            <w:r>
              <w:rPr>
                <w:lang w:val="en-US"/>
              </w:rPr>
              <w:t>Data Location</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173DE8C1"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Assumes that all data must be stored within the SIEM platform itself.</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D16F228"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Operates on back-end data storage that does not form part of the core architecture of the XDR tool itself.</w:t>
            </w:r>
          </w:p>
        </w:tc>
      </w:tr>
      <w:tr w:rsidR="00F212AD" w14:paraId="5D98199B" w14:textId="77777777" w:rsidTr="00F212AD">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2F3C3004" w14:textId="77777777" w:rsidR="00F212AD" w:rsidRDefault="00F212AD">
            <w:pPr>
              <w:pStyle w:val="BodyText"/>
              <w:rPr>
                <w:lang w:val="en-US"/>
              </w:rPr>
            </w:pPr>
            <w:r>
              <w:rPr>
                <w:lang w:val="en-US"/>
              </w:rPr>
              <w:lastRenderedPageBreak/>
              <w:t>Storage Requirement</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30AE624" w14:textId="77777777" w:rsidR="00F212AD" w:rsidRDefault="00F212AD">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Offers infinitely scalable storage for retention requirements.</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442BC101" w14:textId="77777777" w:rsidR="00F212AD" w:rsidRDefault="00F212AD">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Although extended to offer up to and over (in some cases) 12 months of storage. XDR solutions typically do not offer longer term retention and storage.</w:t>
            </w:r>
          </w:p>
        </w:tc>
      </w:tr>
      <w:tr w:rsidR="00F212AD" w14:paraId="1F9BB071" w14:textId="77777777" w:rsidTr="00F21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2F1B2BC5" w14:textId="77777777" w:rsidR="00F212AD" w:rsidRDefault="00F212AD">
            <w:pPr>
              <w:pStyle w:val="BodyText"/>
              <w:rPr>
                <w:lang w:val="en-US"/>
              </w:rPr>
            </w:pPr>
            <w:r>
              <w:rPr>
                <w:lang w:val="en-US"/>
              </w:rPr>
              <w:t>Detection Approach</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406B03F3"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Traditionally focused on correlation-based attributes. Pattern matching across large data sets ingested in to the SIEM.</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648363E2"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Offers a more advanced, machine learning based approach to detection. Algorithms that look for anomalous activity and deviations in data.</w:t>
            </w:r>
          </w:p>
        </w:tc>
      </w:tr>
      <w:tr w:rsidR="00F212AD" w14:paraId="0501EBD6" w14:textId="77777777" w:rsidTr="00F212AD">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2CCA2A3" w14:textId="77777777" w:rsidR="00F212AD" w:rsidRDefault="00F212AD">
            <w:pPr>
              <w:pStyle w:val="BodyText"/>
              <w:rPr>
                <w:lang w:val="en-US"/>
              </w:rPr>
            </w:pPr>
            <w:r>
              <w:rPr>
                <w:lang w:val="en-US"/>
              </w:rPr>
              <w:t>Automation Approach</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6F881AE8" w14:textId="77777777" w:rsidR="00F212AD" w:rsidRDefault="00F212AD">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Very flexible and highly customisable automation and orchestration features.</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537D325D" w14:textId="77777777" w:rsidR="00F212AD" w:rsidRDefault="00F212AD">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Often bundle pre-packaged automation into the XDR product, with pre-set playbooks and orchestration actions.</w:t>
            </w:r>
          </w:p>
        </w:tc>
      </w:tr>
      <w:tr w:rsidR="00F212AD" w14:paraId="129A15F3" w14:textId="77777777" w:rsidTr="00F21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35C1203F" w14:textId="77777777" w:rsidR="00F212AD" w:rsidRDefault="00F212AD">
            <w:pPr>
              <w:pStyle w:val="BodyText"/>
              <w:rPr>
                <w:lang w:val="en-US"/>
              </w:rPr>
            </w:pPr>
            <w:r>
              <w:rPr>
                <w:lang w:val="en-US"/>
              </w:rPr>
              <w:t>Market Space</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4CFEF0DF"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Typically renders legacy SIEM’s defunct and replaces them. Often newly adopted with a cloud first approach.</w:t>
            </w:r>
          </w:p>
        </w:tc>
        <w:tc>
          <w:tcPr>
            <w:tcW w:w="3398" w:type="dxa"/>
            <w:tc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tcBorders>
            <w:hideMark/>
          </w:tcPr>
          <w:p w14:paraId="6B6B68A3" w14:textId="77777777" w:rsidR="00F212AD" w:rsidRDefault="00F212AD">
            <w:pPr>
              <w:pStyle w:val="BodyText"/>
              <w:cnfStyle w:val="000000100000" w:firstRow="0" w:lastRow="0" w:firstColumn="0" w:lastColumn="0" w:oddVBand="0" w:evenVBand="0" w:oddHBand="1" w:evenHBand="0" w:firstRowFirstColumn="0" w:firstRowLastColumn="0" w:lastRowFirstColumn="0" w:lastRowLastColumn="0"/>
              <w:rPr>
                <w:lang w:val="en-US"/>
              </w:rPr>
            </w:pPr>
            <w:r>
              <w:rPr>
                <w:lang w:val="en-US"/>
              </w:rPr>
              <w:t>Can be used to replace legacy SIEM’s and in more advanced SOC’s, used to augment SIEM’s for a hybrid SOC technology model. Wholly replaces any existing MDR or EDR services.</w:t>
            </w:r>
          </w:p>
        </w:tc>
      </w:tr>
    </w:tbl>
    <w:p w14:paraId="2C684B16" w14:textId="77777777" w:rsidR="00695FD3" w:rsidRDefault="00695FD3" w:rsidP="00E67E8D">
      <w:pPr>
        <w:pStyle w:val="BodyTextIndent2"/>
        <w:ind w:left="0"/>
      </w:pPr>
    </w:p>
    <w:p w14:paraId="7A531E36" w14:textId="07278F8E" w:rsidR="22969AB5" w:rsidRPr="000C0844" w:rsidRDefault="001A4F4A" w:rsidP="001D7428">
      <w:pPr>
        <w:pStyle w:val="Heading4Numbered"/>
        <w:rPr>
          <w:szCs w:val="24"/>
        </w:rPr>
      </w:pPr>
      <w:bookmarkStart w:id="30" w:name="_Toc97215490"/>
      <w:r>
        <w:t>Event Logging</w:t>
      </w:r>
      <w:bookmarkEnd w:id="30"/>
    </w:p>
    <w:p w14:paraId="303FD591" w14:textId="77777777" w:rsidR="00460B32" w:rsidRDefault="00460B32" w:rsidP="00460B32">
      <w:pPr>
        <w:pStyle w:val="BodyTextIndent2"/>
      </w:pPr>
    </w:p>
    <w:p w14:paraId="6854361F" w14:textId="582A986C" w:rsidR="0073441F" w:rsidRDefault="00E84804" w:rsidP="0073441F">
      <w:pPr>
        <w:pStyle w:val="BodyText"/>
      </w:pPr>
      <w:r>
        <w:t>Is</w:t>
      </w:r>
      <w:r w:rsidR="0073441F">
        <w:t xml:space="preserve"> recommended to implement a</w:t>
      </w:r>
      <w:r w:rsidR="0012372A">
        <w:t>n</w:t>
      </w:r>
      <w:r w:rsidR="0073441F">
        <w:t xml:space="preserve"> Endpoint Detection and Response solution</w:t>
      </w:r>
      <w:r w:rsidR="0012372A">
        <w:t xml:space="preserve"> where </w:t>
      </w:r>
      <w:r w:rsidR="004670CE">
        <w:t>possible that</w:t>
      </w:r>
      <w:r w:rsidR="0012372A">
        <w:t xml:space="preserve"> can provide the most valuable telemetry directly from the endpoint device. This logging along with other types of logging </w:t>
      </w:r>
      <w:r w:rsidR="00D41ACE">
        <w:t xml:space="preserve">can be captured </w:t>
      </w:r>
      <w:r w:rsidR="004670CE">
        <w:t>centrally</w:t>
      </w:r>
      <w:r w:rsidR="00D41ACE">
        <w:t xml:space="preserve"> and </w:t>
      </w:r>
      <w:r w:rsidR="004670CE">
        <w:t>analysed</w:t>
      </w:r>
      <w:r w:rsidR="00D41ACE">
        <w:t xml:space="preserve"> using a SIEM or XDR solution</w:t>
      </w:r>
      <w:r w:rsidR="00EA5109">
        <w:t>.</w:t>
      </w:r>
      <w:r w:rsidR="00D41ACE">
        <w:t xml:space="preserve"> The solution would be </w:t>
      </w:r>
      <w:r w:rsidR="00EA5109">
        <w:t>dependent</w:t>
      </w:r>
      <w:r w:rsidR="00D41ACE">
        <w:t xml:space="preserve"> on </w:t>
      </w:r>
      <w:r w:rsidR="00EA5109">
        <w:t xml:space="preserve">the operating model that the business employs. </w:t>
      </w:r>
    </w:p>
    <w:p w14:paraId="1B24D9CE" w14:textId="1796BBB0" w:rsidR="00EA5109" w:rsidRDefault="0000448B" w:rsidP="0073441F">
      <w:pPr>
        <w:pStyle w:val="BodyText"/>
      </w:pPr>
      <w:r>
        <w:t xml:space="preserve">Logs to ingest from </w:t>
      </w:r>
      <w:r w:rsidR="000C47C2">
        <w:t xml:space="preserve">technology areas: </w:t>
      </w:r>
    </w:p>
    <w:p w14:paraId="63AD8F0E" w14:textId="57B06D6E" w:rsidR="000C47C2" w:rsidRDefault="000C47C2" w:rsidP="004E1242">
      <w:pPr>
        <w:pStyle w:val="BodyText"/>
        <w:numPr>
          <w:ilvl w:val="0"/>
          <w:numId w:val="45"/>
        </w:numPr>
        <w:spacing w:after="120"/>
        <w:ind w:left="714" w:hanging="357"/>
      </w:pPr>
      <w:r>
        <w:t>Endpoints</w:t>
      </w:r>
      <w:r w:rsidR="00A91190">
        <w:t xml:space="preserve"> (EDR)</w:t>
      </w:r>
    </w:p>
    <w:p w14:paraId="7C24F0EA" w14:textId="6938BCC1" w:rsidR="000C47C2" w:rsidRDefault="000C47C2" w:rsidP="004E1242">
      <w:pPr>
        <w:pStyle w:val="BodyText"/>
        <w:numPr>
          <w:ilvl w:val="0"/>
          <w:numId w:val="45"/>
        </w:numPr>
        <w:spacing w:after="120"/>
        <w:ind w:left="714" w:hanging="357"/>
      </w:pPr>
      <w:r>
        <w:t>Firewalls</w:t>
      </w:r>
      <w:r w:rsidR="00222CB0">
        <w:t xml:space="preserve"> (IPS, IDS)</w:t>
      </w:r>
    </w:p>
    <w:p w14:paraId="4E567036" w14:textId="2F476ADE" w:rsidR="000C47C2" w:rsidRDefault="000C47C2" w:rsidP="004E1242">
      <w:pPr>
        <w:pStyle w:val="BodyText"/>
        <w:numPr>
          <w:ilvl w:val="0"/>
          <w:numId w:val="45"/>
        </w:numPr>
        <w:spacing w:after="120"/>
        <w:ind w:left="714" w:hanging="357"/>
      </w:pPr>
      <w:r>
        <w:t xml:space="preserve">Audit logs from servers and network devices </w:t>
      </w:r>
    </w:p>
    <w:p w14:paraId="1F2EE059" w14:textId="66EC758A" w:rsidR="000C47C2" w:rsidRDefault="000C47C2" w:rsidP="004E1242">
      <w:pPr>
        <w:pStyle w:val="BodyText"/>
        <w:numPr>
          <w:ilvl w:val="0"/>
          <w:numId w:val="45"/>
        </w:numPr>
        <w:spacing w:after="120"/>
        <w:ind w:left="714" w:hanging="357"/>
      </w:pPr>
      <w:r>
        <w:t xml:space="preserve">Secure </w:t>
      </w:r>
      <w:r w:rsidR="00A91190">
        <w:t>W</w:t>
      </w:r>
      <w:r>
        <w:t xml:space="preserve">eb </w:t>
      </w:r>
      <w:r w:rsidR="00A91190">
        <w:t>G</w:t>
      </w:r>
      <w:r>
        <w:t xml:space="preserve">ateways </w:t>
      </w:r>
      <w:r w:rsidR="00A91190">
        <w:t>and Cloud Access Security Brokers</w:t>
      </w:r>
    </w:p>
    <w:p w14:paraId="1B25AE08" w14:textId="559B1B1D" w:rsidR="00A91190" w:rsidRDefault="00A91190" w:rsidP="004E1242">
      <w:pPr>
        <w:pStyle w:val="BodyText"/>
        <w:numPr>
          <w:ilvl w:val="0"/>
          <w:numId w:val="45"/>
        </w:numPr>
        <w:spacing w:after="120"/>
        <w:ind w:left="714" w:hanging="357"/>
      </w:pPr>
      <w:r>
        <w:t>Cloud IaaS and PaaS environments</w:t>
      </w:r>
    </w:p>
    <w:p w14:paraId="5E335495" w14:textId="119DCFA5" w:rsidR="00A91190" w:rsidRDefault="000A4508" w:rsidP="004E1242">
      <w:pPr>
        <w:pStyle w:val="BodyText"/>
        <w:numPr>
          <w:ilvl w:val="0"/>
          <w:numId w:val="45"/>
        </w:numPr>
        <w:spacing w:after="120"/>
        <w:ind w:left="714" w:hanging="357"/>
      </w:pPr>
      <w:r>
        <w:t>Identity Providers (AD, AAD)</w:t>
      </w:r>
    </w:p>
    <w:p w14:paraId="5979B7A4" w14:textId="028342EB" w:rsidR="00DD7601" w:rsidRDefault="00DD7601" w:rsidP="004E1242">
      <w:pPr>
        <w:pStyle w:val="BodyText"/>
        <w:numPr>
          <w:ilvl w:val="0"/>
          <w:numId w:val="45"/>
        </w:numPr>
        <w:spacing w:after="120"/>
        <w:ind w:left="714" w:hanging="357"/>
      </w:pPr>
      <w:r>
        <w:t>Data Prevention Technology</w:t>
      </w:r>
    </w:p>
    <w:p w14:paraId="6A604145" w14:textId="75E4EA55" w:rsidR="00EA5109" w:rsidRDefault="00DD7601" w:rsidP="004E1242">
      <w:pPr>
        <w:pStyle w:val="BodyText"/>
        <w:numPr>
          <w:ilvl w:val="0"/>
          <w:numId w:val="45"/>
        </w:numPr>
        <w:spacing w:after="120"/>
        <w:ind w:left="714" w:hanging="357"/>
      </w:pPr>
      <w:r>
        <w:t>Email</w:t>
      </w:r>
      <w:r w:rsidR="00BB24BF">
        <w:t xml:space="preserve"> Gateways</w:t>
      </w:r>
    </w:p>
    <w:p w14:paraId="459E868C" w14:textId="77777777" w:rsidR="001D7428" w:rsidRDefault="001D7428" w:rsidP="00460B32">
      <w:pPr>
        <w:pStyle w:val="BodyTextIndent2"/>
      </w:pPr>
    </w:p>
    <w:p w14:paraId="47C04FB0" w14:textId="36B9C668" w:rsidR="00460B32" w:rsidRDefault="00460B32" w:rsidP="00460B32">
      <w:pPr>
        <w:pStyle w:val="Heading3Numbered"/>
      </w:pPr>
      <w:bookmarkStart w:id="31" w:name="_Toc97215491"/>
      <w:r>
        <w:t>Identity Provider and Governance</w:t>
      </w:r>
      <w:bookmarkEnd w:id="31"/>
    </w:p>
    <w:p w14:paraId="4CC3AFA8" w14:textId="022962F5" w:rsidR="22969AB5" w:rsidRDefault="22969AB5" w:rsidP="22969AB5">
      <w:pPr>
        <w:pStyle w:val="BodyTextIndent2"/>
        <w:rPr>
          <w:szCs w:val="20"/>
        </w:rPr>
      </w:pPr>
    </w:p>
    <w:p w14:paraId="778A2B1E" w14:textId="357C824E" w:rsidR="625A76CA" w:rsidRDefault="625A76CA" w:rsidP="22969AB5">
      <w:pPr>
        <w:pStyle w:val="Heading4Numbered"/>
        <w:rPr>
          <w:rFonts w:ascii="Trebuchet MS" w:hAnsi="Trebuchet MS"/>
          <w:szCs w:val="24"/>
        </w:rPr>
      </w:pPr>
      <w:bookmarkStart w:id="32" w:name="_Toc97215492"/>
      <w:r w:rsidRPr="1BFA80A5">
        <w:rPr>
          <w:rFonts w:ascii="Trebuchet MS" w:hAnsi="Trebuchet MS"/>
          <w:szCs w:val="24"/>
        </w:rPr>
        <w:t>CIS v7 Sections</w:t>
      </w:r>
      <w:bookmarkEnd w:id="32"/>
    </w:p>
    <w:p w14:paraId="4D908948" w14:textId="77777777" w:rsidR="00AE300B" w:rsidRDefault="00AE300B" w:rsidP="00AE300B">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34C633F7" w14:textId="77777777" w:rsidTr="00CF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63A0568B" w14:textId="77777777" w:rsidR="00AE300B" w:rsidRPr="002763A8" w:rsidRDefault="00AE300B" w:rsidP="0022415B">
            <w:pPr>
              <w:pStyle w:val="BodyText"/>
              <w:rPr>
                <w:color w:val="FFFFFF" w:themeColor="background1"/>
              </w:rPr>
            </w:pPr>
            <w:r w:rsidRPr="002763A8">
              <w:rPr>
                <w:color w:val="FFFFFF" w:themeColor="background1"/>
              </w:rPr>
              <w:t>CIS Control</w:t>
            </w:r>
          </w:p>
        </w:tc>
        <w:tc>
          <w:tcPr>
            <w:tcW w:w="2837" w:type="dxa"/>
          </w:tcPr>
          <w:p w14:paraId="1924F63A" w14:textId="77777777" w:rsidR="00AE300B" w:rsidRPr="002763A8" w:rsidRDefault="00AE300B"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3A06DFD8" w14:textId="77777777" w:rsidR="00AE300B" w:rsidRPr="002763A8" w:rsidRDefault="00AE300B"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67D51108"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32C4640C" w14:textId="64BF4466" w:rsidR="00AE300B" w:rsidRPr="001A0335" w:rsidRDefault="009F20E3" w:rsidP="0022415B">
            <w:pPr>
              <w:pStyle w:val="BodyText"/>
            </w:pPr>
            <w:r>
              <w:t>4</w:t>
            </w:r>
          </w:p>
        </w:tc>
        <w:tc>
          <w:tcPr>
            <w:tcW w:w="2837" w:type="dxa"/>
          </w:tcPr>
          <w:p w14:paraId="333EE79E" w14:textId="0EC5275A" w:rsidR="00AE300B" w:rsidRPr="00496522" w:rsidRDefault="009F20E3" w:rsidP="0022415B">
            <w:pPr>
              <w:pStyle w:val="BodyText"/>
              <w:cnfStyle w:val="000000100000" w:firstRow="0" w:lastRow="0" w:firstColumn="0" w:lastColumn="0" w:oddVBand="0" w:evenVBand="0" w:oddHBand="1" w:evenHBand="0" w:firstRowFirstColumn="0" w:firstRowLastColumn="0" w:lastRowFirstColumn="0" w:lastRowLastColumn="0"/>
              <w:rPr>
                <w:b/>
                <w:bCs/>
              </w:rPr>
            </w:pPr>
            <w:r w:rsidRPr="009F20E3">
              <w:rPr>
                <w:b/>
                <w:bCs/>
              </w:rPr>
              <w:t>Controlled Use of Administrative Privileges</w:t>
            </w:r>
          </w:p>
        </w:tc>
        <w:tc>
          <w:tcPr>
            <w:tcW w:w="4656" w:type="dxa"/>
          </w:tcPr>
          <w:p w14:paraId="0F486846" w14:textId="2604E40E" w:rsidR="00AE300B" w:rsidRDefault="009F20E3" w:rsidP="0022415B">
            <w:pPr>
              <w:pStyle w:val="BodyText"/>
              <w:cnfStyle w:val="000000100000" w:firstRow="0" w:lastRow="0" w:firstColumn="0" w:lastColumn="0" w:oddVBand="0" w:evenVBand="0" w:oddHBand="1" w:evenHBand="0" w:firstRowFirstColumn="0" w:firstRowLastColumn="0" w:lastRowFirstColumn="0" w:lastRowLastColumn="0"/>
            </w:pPr>
            <w:r w:rsidRPr="009F20E3">
              <w:rPr>
                <w:rFonts w:ascii="Calibri" w:hAnsi="Calibri" w:cs="Calibri"/>
                <w:color w:val="000000"/>
                <w:szCs w:val="20"/>
              </w:rPr>
              <w:t>The processes and tools used to track/control/prevent/correct the use, assignment, and configuration of administrative privileges on computers, networks, and applications.</w:t>
            </w:r>
          </w:p>
        </w:tc>
      </w:tr>
      <w:tr w:rsidR="00AE300B" w14:paraId="3CAAA0CB" w14:textId="77777777" w:rsidTr="00CF4215">
        <w:tc>
          <w:tcPr>
            <w:cnfStyle w:val="001000000000" w:firstRow="0" w:lastRow="0" w:firstColumn="1" w:lastColumn="0" w:oddVBand="0" w:evenVBand="0" w:oddHBand="0" w:evenHBand="0" w:firstRowFirstColumn="0" w:firstRowLastColumn="0" w:lastRowFirstColumn="0" w:lastRowLastColumn="0"/>
            <w:tcW w:w="2855" w:type="dxa"/>
          </w:tcPr>
          <w:p w14:paraId="73FB444F" w14:textId="0AFE12C3" w:rsidR="00AE300B" w:rsidRDefault="00AE300B" w:rsidP="0022415B">
            <w:pPr>
              <w:pStyle w:val="BodyText"/>
            </w:pPr>
            <w:r>
              <w:lastRenderedPageBreak/>
              <w:t>1</w:t>
            </w:r>
            <w:r w:rsidR="00827265">
              <w:t>4</w:t>
            </w:r>
          </w:p>
        </w:tc>
        <w:tc>
          <w:tcPr>
            <w:tcW w:w="2837" w:type="dxa"/>
          </w:tcPr>
          <w:p w14:paraId="097873D4" w14:textId="4F2A8E89" w:rsidR="00AE300B" w:rsidRPr="00496522" w:rsidRDefault="00827265" w:rsidP="0022415B">
            <w:pPr>
              <w:pStyle w:val="BodyText"/>
              <w:cnfStyle w:val="000000000000" w:firstRow="0" w:lastRow="0" w:firstColumn="0" w:lastColumn="0" w:oddVBand="0" w:evenVBand="0" w:oddHBand="0" w:evenHBand="0" w:firstRowFirstColumn="0" w:firstRowLastColumn="0" w:lastRowFirstColumn="0" w:lastRowLastColumn="0"/>
              <w:rPr>
                <w:b/>
                <w:bCs/>
              </w:rPr>
            </w:pPr>
            <w:r w:rsidRPr="00827265">
              <w:rPr>
                <w:b/>
                <w:bCs/>
              </w:rPr>
              <w:t>Controlled Access Based on the Need to Know</w:t>
            </w:r>
          </w:p>
        </w:tc>
        <w:tc>
          <w:tcPr>
            <w:tcW w:w="4656" w:type="dxa"/>
          </w:tcPr>
          <w:p w14:paraId="6D00397F" w14:textId="1F65DFE9" w:rsidR="00AE300B" w:rsidRPr="00414CB4" w:rsidRDefault="00827265" w:rsidP="0022415B">
            <w:pPr>
              <w:pStyle w:val="BodyT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827265">
              <w:rPr>
                <w:rFonts w:ascii="Calibri" w:hAnsi="Calibri" w:cs="Calibri"/>
                <w:color w:val="000000"/>
                <w:szCs w:val="20"/>
              </w:rPr>
              <w:t>The processes and tools used to track/control/prevent/correct secure access to critical assets (e.g., information, resources, systems) according to the formal determination of which persons, computers, and applications have a need and right to access these critical assets based on an approved classification.</w:t>
            </w:r>
          </w:p>
        </w:tc>
      </w:tr>
      <w:tr w:rsidR="009805A8" w14:paraId="5FFDE824"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2C0FF71D" w14:textId="433C1FF5" w:rsidR="0012355D" w:rsidRDefault="0012355D" w:rsidP="0022415B">
            <w:pPr>
              <w:pStyle w:val="BodyText"/>
            </w:pPr>
            <w:r>
              <w:t>16</w:t>
            </w:r>
          </w:p>
        </w:tc>
        <w:tc>
          <w:tcPr>
            <w:tcW w:w="2837" w:type="dxa"/>
          </w:tcPr>
          <w:p w14:paraId="7B87DC5D" w14:textId="7147F31D" w:rsidR="0012355D" w:rsidRPr="00827265" w:rsidRDefault="0012355D" w:rsidP="0022415B">
            <w:pPr>
              <w:pStyle w:val="BodyText"/>
              <w:cnfStyle w:val="000000100000" w:firstRow="0" w:lastRow="0" w:firstColumn="0" w:lastColumn="0" w:oddVBand="0" w:evenVBand="0" w:oddHBand="1" w:evenHBand="0" w:firstRowFirstColumn="0" w:firstRowLastColumn="0" w:lastRowFirstColumn="0" w:lastRowLastColumn="0"/>
              <w:rPr>
                <w:b/>
                <w:bCs/>
              </w:rPr>
            </w:pPr>
            <w:r w:rsidRPr="0012355D">
              <w:rPr>
                <w:b/>
                <w:bCs/>
              </w:rPr>
              <w:t>Account Monitoring and Control</w:t>
            </w:r>
          </w:p>
        </w:tc>
        <w:tc>
          <w:tcPr>
            <w:tcW w:w="4656" w:type="dxa"/>
          </w:tcPr>
          <w:p w14:paraId="261DCAE8" w14:textId="7011089B" w:rsidR="0012355D" w:rsidRPr="00827265" w:rsidRDefault="0012355D" w:rsidP="0022415B">
            <w:pPr>
              <w:pStyle w:val="BodyT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12355D">
              <w:rPr>
                <w:rFonts w:ascii="Calibri" w:hAnsi="Calibri" w:cs="Calibri"/>
                <w:color w:val="000000"/>
                <w:szCs w:val="20"/>
              </w:rPr>
              <w:t>Actively manage the life cycle of system and application accounts - their creation, use, dormancy, deletion - in order to minimize opportunities for attackers to leverage them.</w:t>
            </w:r>
          </w:p>
        </w:tc>
      </w:tr>
    </w:tbl>
    <w:p w14:paraId="3210B3C3" w14:textId="126009A5" w:rsidR="22969AB5" w:rsidRDefault="22969AB5" w:rsidP="00114F34">
      <w:pPr>
        <w:pStyle w:val="BodyTextIndent3"/>
        <w:ind w:left="0"/>
        <w:rPr>
          <w:szCs w:val="20"/>
        </w:rPr>
      </w:pPr>
    </w:p>
    <w:p w14:paraId="6DA9B13B" w14:textId="6380CEEF" w:rsidR="229817A1" w:rsidRDefault="0037323C" w:rsidP="1BFA80A5">
      <w:pPr>
        <w:pStyle w:val="Heading4Numbered"/>
        <w:rPr>
          <w:rFonts w:ascii="Trebuchet MS" w:hAnsi="Trebuchet MS"/>
          <w:szCs w:val="24"/>
        </w:rPr>
      </w:pPr>
      <w:bookmarkStart w:id="33" w:name="_Toc97215493"/>
      <w:r>
        <w:rPr>
          <w:rFonts w:ascii="Trebuchet MS" w:hAnsi="Trebuchet MS"/>
          <w:szCs w:val="24"/>
        </w:rPr>
        <w:t xml:space="preserve">Identity and Access Management </w:t>
      </w:r>
      <w:r w:rsidR="00CE266C">
        <w:rPr>
          <w:rFonts w:ascii="Trebuchet MS" w:hAnsi="Trebuchet MS"/>
          <w:szCs w:val="24"/>
        </w:rPr>
        <w:t xml:space="preserve">(IAM) </w:t>
      </w:r>
      <w:r>
        <w:rPr>
          <w:rFonts w:ascii="Trebuchet MS" w:hAnsi="Trebuchet MS"/>
          <w:szCs w:val="24"/>
        </w:rPr>
        <w:t>Overview</w:t>
      </w:r>
      <w:bookmarkEnd w:id="33"/>
    </w:p>
    <w:p w14:paraId="22BFB490" w14:textId="228C973F" w:rsidR="1BFA80A5" w:rsidRDefault="1BFA80A5" w:rsidP="00776AEB">
      <w:pPr>
        <w:pStyle w:val="BodyTextIndent3"/>
        <w:ind w:left="0"/>
        <w:rPr>
          <w:szCs w:val="20"/>
        </w:rPr>
      </w:pPr>
    </w:p>
    <w:p w14:paraId="7EC3A3D0" w14:textId="4E9ACA50" w:rsidR="001B1466" w:rsidRDefault="001B1466" w:rsidP="000C0844">
      <w:pPr>
        <w:pStyle w:val="BodyText"/>
      </w:pPr>
      <w:r>
        <w:t xml:space="preserve">There are two main areas in which identity and access management </w:t>
      </w:r>
      <w:r w:rsidR="004A7D7A">
        <w:t xml:space="preserve">should be addressed when implementing security controls in this area. </w:t>
      </w:r>
      <w:r w:rsidR="003E1231">
        <w:t>The first being business and processes and the second focusing on technical aspects:</w:t>
      </w:r>
    </w:p>
    <w:p w14:paraId="3CED7BD3" w14:textId="15EBAF9A" w:rsidR="003E1231" w:rsidRDefault="003E1231" w:rsidP="004E1242">
      <w:pPr>
        <w:pStyle w:val="BodyText"/>
        <w:numPr>
          <w:ilvl w:val="0"/>
          <w:numId w:val="44"/>
        </w:numPr>
      </w:pPr>
      <w:r w:rsidRPr="00627737">
        <w:rPr>
          <w:b/>
          <w:bCs/>
        </w:rPr>
        <w:t>Business and Processes:</w:t>
      </w:r>
      <w:r>
        <w:t xml:space="preserve"> </w:t>
      </w:r>
      <w:r w:rsidR="00C02A43">
        <w:t xml:space="preserve">Focus on high level business requirements, </w:t>
      </w:r>
      <w:r w:rsidR="00627737">
        <w:t>governance,</w:t>
      </w:r>
      <w:r w:rsidR="00C02A43">
        <w:t xml:space="preserve"> and processes.</w:t>
      </w:r>
    </w:p>
    <w:p w14:paraId="3D6E1C3C" w14:textId="50C0A76D" w:rsidR="003E1231" w:rsidRDefault="003E1231" w:rsidP="004E1242">
      <w:pPr>
        <w:pStyle w:val="BodyText"/>
        <w:numPr>
          <w:ilvl w:val="0"/>
          <w:numId w:val="44"/>
        </w:numPr>
      </w:pPr>
      <w:r w:rsidRPr="00627737">
        <w:rPr>
          <w:b/>
          <w:bCs/>
        </w:rPr>
        <w:t>Technical:</w:t>
      </w:r>
      <w:r>
        <w:t xml:space="preserve"> </w:t>
      </w:r>
      <w:r w:rsidR="00A63DD5">
        <w:t xml:space="preserve">Focus on technical requirements, assets, Role Based Access Control (RBAC) and </w:t>
      </w:r>
      <w:r w:rsidR="00FE619A">
        <w:t>Discretionary Access</w:t>
      </w:r>
      <w:r w:rsidR="00A63DD5">
        <w:t xml:space="preserve"> Control (DAC) models.</w:t>
      </w:r>
    </w:p>
    <w:p w14:paraId="4B07C123" w14:textId="29B7A25C" w:rsidR="00627737" w:rsidRPr="00627737" w:rsidRDefault="00627737" w:rsidP="000C0844">
      <w:pPr>
        <w:pStyle w:val="BodyText"/>
        <w:rPr>
          <w:b/>
          <w:bCs/>
        </w:rPr>
      </w:pPr>
      <w:r w:rsidRPr="00627737">
        <w:rPr>
          <w:b/>
          <w:bCs/>
        </w:rPr>
        <w:t>Business and Processes:</w:t>
      </w:r>
    </w:p>
    <w:p w14:paraId="2677E343" w14:textId="309331C7" w:rsidR="00627737" w:rsidRDefault="00627737" w:rsidP="004E1242">
      <w:pPr>
        <w:pStyle w:val="BodyText"/>
        <w:numPr>
          <w:ilvl w:val="0"/>
          <w:numId w:val="49"/>
        </w:numPr>
        <w:spacing w:after="120"/>
        <w:ind w:left="714" w:hanging="357"/>
      </w:pPr>
      <w:r w:rsidRPr="00DB6EC0">
        <w:rPr>
          <w:b/>
          <w:bCs/>
        </w:rPr>
        <w:t>Governance</w:t>
      </w:r>
      <w:r>
        <w:t xml:space="preserve">: </w:t>
      </w:r>
      <w:r w:rsidR="00526EE5">
        <w:t>A robust governance framework is required to implement policies and procedures for j</w:t>
      </w:r>
      <w:r w:rsidR="00DB6EC0">
        <w:t>oiners, movers, and leavers.</w:t>
      </w:r>
    </w:p>
    <w:p w14:paraId="55FFDF4C" w14:textId="236D0D83" w:rsidR="00DC193D" w:rsidRDefault="00DC193D" w:rsidP="004E1242">
      <w:pPr>
        <w:pStyle w:val="BodyText"/>
        <w:numPr>
          <w:ilvl w:val="0"/>
          <w:numId w:val="49"/>
        </w:numPr>
        <w:spacing w:after="120"/>
        <w:ind w:left="714" w:hanging="357"/>
      </w:pPr>
      <w:r w:rsidRPr="00C95C52">
        <w:rPr>
          <w:b/>
          <w:bCs/>
        </w:rPr>
        <w:t>Human Resour</w:t>
      </w:r>
      <w:r w:rsidR="00BE752D" w:rsidRPr="00C95C52">
        <w:rPr>
          <w:b/>
          <w:bCs/>
        </w:rPr>
        <w:t>ces</w:t>
      </w:r>
      <w:r w:rsidR="00DB6EC0" w:rsidRPr="00C95C52">
        <w:rPr>
          <w:b/>
          <w:bCs/>
        </w:rPr>
        <w:t xml:space="preserve"> (HR)</w:t>
      </w:r>
      <w:r w:rsidR="00BE752D" w:rsidRPr="00C95C52">
        <w:rPr>
          <w:b/>
          <w:bCs/>
        </w:rPr>
        <w:t>:</w:t>
      </w:r>
      <w:r w:rsidR="00BE752D">
        <w:t xml:space="preserve"> </w:t>
      </w:r>
      <w:r w:rsidR="00DB6EC0">
        <w:t xml:space="preserve">HR is usually the primary directory for staff in the business </w:t>
      </w:r>
      <w:r w:rsidR="00C95C52">
        <w:t>were</w:t>
      </w:r>
      <w:r w:rsidR="00DB6EC0">
        <w:t xml:space="preserve"> good communication and workflows with other departments </w:t>
      </w:r>
    </w:p>
    <w:p w14:paraId="7088EA46" w14:textId="209417E3" w:rsidR="00C95C52" w:rsidRPr="00723699" w:rsidRDefault="00BE752D" w:rsidP="004E1242">
      <w:pPr>
        <w:pStyle w:val="BodyText"/>
        <w:numPr>
          <w:ilvl w:val="0"/>
          <w:numId w:val="49"/>
        </w:numPr>
        <w:spacing w:after="120"/>
        <w:ind w:left="714" w:hanging="357"/>
        <w:rPr>
          <w:b/>
          <w:bCs/>
        </w:rPr>
      </w:pPr>
      <w:r w:rsidRPr="00723699">
        <w:rPr>
          <w:b/>
          <w:bCs/>
        </w:rPr>
        <w:t xml:space="preserve">Help Desk: </w:t>
      </w:r>
      <w:r w:rsidR="00F5127D">
        <w:t xml:space="preserve">The help desk </w:t>
      </w:r>
      <w:r w:rsidR="00DB6E3F">
        <w:t>will provide change</w:t>
      </w:r>
      <w:r w:rsidR="00065ADF">
        <w:t>s</w:t>
      </w:r>
      <w:r w:rsidR="00DB6E3F">
        <w:t xml:space="preserve"> for joiners, movers, and leavers </w:t>
      </w:r>
    </w:p>
    <w:p w14:paraId="0188B4A5" w14:textId="1EC4FF84" w:rsidR="00627737" w:rsidRPr="00723699" w:rsidRDefault="00627737" w:rsidP="004E1242">
      <w:pPr>
        <w:pStyle w:val="BodyText"/>
        <w:numPr>
          <w:ilvl w:val="0"/>
          <w:numId w:val="49"/>
        </w:numPr>
        <w:spacing w:after="120"/>
        <w:ind w:left="714" w:hanging="357"/>
        <w:rPr>
          <w:b/>
          <w:bCs/>
        </w:rPr>
      </w:pPr>
      <w:r w:rsidRPr="00723699">
        <w:rPr>
          <w:b/>
          <w:bCs/>
        </w:rPr>
        <w:t>IAM Use Case Definitions</w:t>
      </w:r>
      <w:r w:rsidR="00723699">
        <w:rPr>
          <w:b/>
          <w:bCs/>
        </w:rPr>
        <w:t>:</w:t>
      </w:r>
      <w:r w:rsidR="00065ADF">
        <w:rPr>
          <w:b/>
          <w:bCs/>
        </w:rPr>
        <w:t xml:space="preserve"> </w:t>
      </w:r>
      <w:r w:rsidR="00065ADF">
        <w:t xml:space="preserve">Define IAM use cases for the business </w:t>
      </w:r>
    </w:p>
    <w:p w14:paraId="0BDA8632" w14:textId="0A6AB7BC" w:rsidR="00CE266C" w:rsidRPr="00723699" w:rsidRDefault="00CE266C" w:rsidP="004E1242">
      <w:pPr>
        <w:pStyle w:val="BodyText"/>
        <w:numPr>
          <w:ilvl w:val="0"/>
          <w:numId w:val="49"/>
        </w:numPr>
        <w:spacing w:after="120"/>
        <w:ind w:left="714" w:hanging="357"/>
        <w:rPr>
          <w:b/>
          <w:bCs/>
        </w:rPr>
      </w:pPr>
      <w:r w:rsidRPr="00723699">
        <w:rPr>
          <w:b/>
          <w:bCs/>
        </w:rPr>
        <w:t>IAM Strategy:</w:t>
      </w:r>
      <w:r w:rsidR="00065ADF">
        <w:rPr>
          <w:b/>
          <w:bCs/>
        </w:rPr>
        <w:t xml:space="preserve"> </w:t>
      </w:r>
      <w:r w:rsidR="00065ADF">
        <w:t xml:space="preserve">The IAM strategy encompasses all elements </w:t>
      </w:r>
      <w:r w:rsidR="0013592C">
        <w:t xml:space="preserve">with regards to identity and access </w:t>
      </w:r>
      <w:r w:rsidR="00A47A6C">
        <w:t>management and</w:t>
      </w:r>
      <w:r w:rsidR="0013592C">
        <w:t xml:space="preserve"> would include all areas outlined in this section.</w:t>
      </w:r>
    </w:p>
    <w:p w14:paraId="5FC89218" w14:textId="39CD4D9F" w:rsidR="00D6453B" w:rsidRDefault="00FE619A" w:rsidP="000C0844">
      <w:pPr>
        <w:pStyle w:val="BodyText"/>
        <w:rPr>
          <w:b/>
          <w:bCs/>
        </w:rPr>
      </w:pPr>
      <w:r w:rsidRPr="00FE619A">
        <w:rPr>
          <w:b/>
          <w:bCs/>
        </w:rPr>
        <w:t>Technical</w:t>
      </w:r>
      <w:r>
        <w:rPr>
          <w:b/>
          <w:bCs/>
        </w:rPr>
        <w:t>:</w:t>
      </w:r>
    </w:p>
    <w:p w14:paraId="7912A171" w14:textId="27E85A4C" w:rsidR="00F469A9" w:rsidRDefault="00F469A9" w:rsidP="004E1242">
      <w:pPr>
        <w:pStyle w:val="BodyText"/>
        <w:numPr>
          <w:ilvl w:val="0"/>
          <w:numId w:val="50"/>
        </w:numPr>
        <w:spacing w:after="120"/>
        <w:ind w:left="714" w:hanging="357"/>
      </w:pPr>
      <w:r w:rsidRPr="00113BFF">
        <w:rPr>
          <w:b/>
          <w:bCs/>
        </w:rPr>
        <w:t>Assets:</w:t>
      </w:r>
      <w:r>
        <w:t xml:space="preserve"> </w:t>
      </w:r>
      <w:r w:rsidR="00A47A6C">
        <w:t xml:space="preserve">Assets are critical for IAM implementation.  </w:t>
      </w:r>
      <w:r w:rsidR="00AB75D0">
        <w:t xml:space="preserve">Knowing what systems, applications, and those that can be integrated into an IdP </w:t>
      </w:r>
      <w:r w:rsidR="00052A3A">
        <w:t>is essential. Also, what users need to have access too.</w:t>
      </w:r>
    </w:p>
    <w:p w14:paraId="7F512FC1" w14:textId="2169F424" w:rsidR="00F469A9" w:rsidRDefault="00F469A9" w:rsidP="004E1242">
      <w:pPr>
        <w:pStyle w:val="BodyText"/>
        <w:numPr>
          <w:ilvl w:val="0"/>
          <w:numId w:val="50"/>
        </w:numPr>
        <w:spacing w:after="120"/>
        <w:ind w:left="714" w:hanging="357"/>
      </w:pPr>
      <w:r w:rsidRPr="00FA2B4D">
        <w:rPr>
          <w:b/>
          <w:bCs/>
        </w:rPr>
        <w:t>Privileged Access Management</w:t>
      </w:r>
      <w:r w:rsidR="004D00CF">
        <w:rPr>
          <w:b/>
          <w:bCs/>
        </w:rPr>
        <w:t xml:space="preserve"> (PAM)</w:t>
      </w:r>
      <w:r w:rsidR="00113BFF" w:rsidRPr="00FA2B4D">
        <w:rPr>
          <w:b/>
          <w:bCs/>
        </w:rPr>
        <w:t>:</w:t>
      </w:r>
      <w:r w:rsidR="00113BFF">
        <w:t xml:space="preserve"> Privileged Access Management </w:t>
      </w:r>
      <w:r w:rsidR="00997321">
        <w:t xml:space="preserve">is where any privileged user needs access </w:t>
      </w:r>
      <w:r w:rsidR="001975E9">
        <w:t xml:space="preserve">to </w:t>
      </w:r>
      <w:r w:rsidR="00D41E59">
        <w:t>a system or application: The main features of a PAM solution:</w:t>
      </w:r>
    </w:p>
    <w:p w14:paraId="1BCEE3E9" w14:textId="33698316" w:rsidR="00D41E59" w:rsidRDefault="00D41E59" w:rsidP="00D41E59">
      <w:pPr>
        <w:pStyle w:val="BodyText"/>
        <w:numPr>
          <w:ilvl w:val="1"/>
          <w:numId w:val="50"/>
        </w:numPr>
        <w:spacing w:after="120"/>
      </w:pPr>
      <w:r>
        <w:t xml:space="preserve">‘Jump box’ like functionality where </w:t>
      </w:r>
      <w:r w:rsidR="00570CC5">
        <w:t xml:space="preserve">administrators </w:t>
      </w:r>
      <w:r w:rsidR="00A46F0D">
        <w:t>must</w:t>
      </w:r>
      <w:r w:rsidR="00570CC5">
        <w:t xml:space="preserve"> use a session manager to gain access to a system/application</w:t>
      </w:r>
    </w:p>
    <w:p w14:paraId="27715432" w14:textId="05E6166F" w:rsidR="00570CC5" w:rsidRDefault="00E73F8A" w:rsidP="00D41E59">
      <w:pPr>
        <w:pStyle w:val="BodyText"/>
        <w:numPr>
          <w:ilvl w:val="1"/>
          <w:numId w:val="50"/>
        </w:numPr>
        <w:spacing w:after="120"/>
      </w:pPr>
      <w:r>
        <w:t>Password rotation</w:t>
      </w:r>
    </w:p>
    <w:p w14:paraId="7A8E2CE1" w14:textId="2C0519AF" w:rsidR="00E73F8A" w:rsidRDefault="00E73F8A" w:rsidP="00D41E59">
      <w:pPr>
        <w:pStyle w:val="BodyText"/>
        <w:numPr>
          <w:ilvl w:val="1"/>
          <w:numId w:val="50"/>
        </w:numPr>
        <w:spacing w:after="120"/>
      </w:pPr>
      <w:r>
        <w:t xml:space="preserve">Session recording </w:t>
      </w:r>
    </w:p>
    <w:p w14:paraId="4B12B741" w14:textId="3432C5D7" w:rsidR="00E73F8A" w:rsidRDefault="005101C3" w:rsidP="00D41E59">
      <w:pPr>
        <w:pStyle w:val="BodyText"/>
        <w:numPr>
          <w:ilvl w:val="1"/>
          <w:numId w:val="50"/>
        </w:numPr>
        <w:spacing w:after="120"/>
      </w:pPr>
      <w:r>
        <w:t>Just in time privileged access</w:t>
      </w:r>
    </w:p>
    <w:p w14:paraId="0FCE3261" w14:textId="3E342DB6" w:rsidR="005101C3" w:rsidRDefault="00CE35C8" w:rsidP="00D41E59">
      <w:pPr>
        <w:pStyle w:val="BodyText"/>
        <w:numPr>
          <w:ilvl w:val="1"/>
          <w:numId w:val="50"/>
        </w:numPr>
        <w:spacing w:after="120"/>
      </w:pPr>
      <w:r>
        <w:t xml:space="preserve">Local </w:t>
      </w:r>
      <w:r w:rsidR="00FB55AC">
        <w:t xml:space="preserve">administrative account access </w:t>
      </w:r>
    </w:p>
    <w:p w14:paraId="378485E3" w14:textId="3407E8E8" w:rsidR="00FB55AC" w:rsidRDefault="00FB55AC" w:rsidP="00D41E59">
      <w:pPr>
        <w:pStyle w:val="BodyText"/>
        <w:numPr>
          <w:ilvl w:val="1"/>
          <w:numId w:val="50"/>
        </w:numPr>
        <w:spacing w:after="120"/>
      </w:pPr>
      <w:r>
        <w:t>Break glass accounts</w:t>
      </w:r>
    </w:p>
    <w:p w14:paraId="5A752022" w14:textId="73311B05" w:rsidR="00FB55AC" w:rsidRDefault="00FB55AC" w:rsidP="00D41E59">
      <w:pPr>
        <w:pStyle w:val="BodyText"/>
        <w:numPr>
          <w:ilvl w:val="1"/>
          <w:numId w:val="50"/>
        </w:numPr>
        <w:spacing w:after="120"/>
      </w:pPr>
      <w:r>
        <w:t>Service account management</w:t>
      </w:r>
    </w:p>
    <w:p w14:paraId="56540A7B" w14:textId="6D74DD64" w:rsidR="00FB55AC" w:rsidRDefault="0052106F" w:rsidP="00D41E59">
      <w:pPr>
        <w:pStyle w:val="BodyText"/>
        <w:numPr>
          <w:ilvl w:val="1"/>
          <w:numId w:val="50"/>
        </w:numPr>
        <w:spacing w:after="120"/>
      </w:pPr>
      <w:r>
        <w:t>Database access control</w:t>
      </w:r>
    </w:p>
    <w:p w14:paraId="2F8F6F79" w14:textId="7C1FDBF4" w:rsidR="0013592C" w:rsidRPr="00FA2B4D" w:rsidRDefault="0013592C" w:rsidP="004E1242">
      <w:pPr>
        <w:pStyle w:val="BodyText"/>
        <w:numPr>
          <w:ilvl w:val="0"/>
          <w:numId w:val="50"/>
        </w:numPr>
        <w:spacing w:after="120"/>
        <w:ind w:left="714" w:hanging="357"/>
        <w:rPr>
          <w:b/>
          <w:bCs/>
        </w:rPr>
      </w:pPr>
      <w:r w:rsidRPr="00FA2B4D">
        <w:rPr>
          <w:b/>
          <w:bCs/>
        </w:rPr>
        <w:lastRenderedPageBreak/>
        <w:t>Identity Governance and Administration:</w:t>
      </w:r>
      <w:r w:rsidR="00D32DC0">
        <w:rPr>
          <w:b/>
          <w:bCs/>
        </w:rPr>
        <w:t xml:space="preserve"> </w:t>
      </w:r>
      <w:r w:rsidR="00D32DC0">
        <w:t xml:space="preserve">An IGA solution </w:t>
      </w:r>
      <w:r w:rsidR="00FD1C96">
        <w:t xml:space="preserve">is used </w:t>
      </w:r>
      <w:r w:rsidR="004D00CF">
        <w:t xml:space="preserve">to automate and manage </w:t>
      </w:r>
      <w:r w:rsidR="00016905">
        <w:t xml:space="preserve">identity and access management in the business. </w:t>
      </w:r>
    </w:p>
    <w:p w14:paraId="14845EDE" w14:textId="681F1229" w:rsidR="00F469A9" w:rsidRPr="00FA2B4D" w:rsidRDefault="00071B6C" w:rsidP="004E1242">
      <w:pPr>
        <w:pStyle w:val="BodyText"/>
        <w:numPr>
          <w:ilvl w:val="0"/>
          <w:numId w:val="50"/>
        </w:numPr>
        <w:spacing w:after="120"/>
        <w:ind w:left="714" w:hanging="357"/>
        <w:rPr>
          <w:b/>
          <w:bCs/>
        </w:rPr>
      </w:pPr>
      <w:r w:rsidRPr="00FA2B4D">
        <w:rPr>
          <w:b/>
          <w:bCs/>
        </w:rPr>
        <w:t xml:space="preserve">Single Sign-On </w:t>
      </w:r>
      <w:r w:rsidR="00016905">
        <w:rPr>
          <w:b/>
          <w:bCs/>
        </w:rPr>
        <w:t xml:space="preserve">(SSO) </w:t>
      </w:r>
      <w:r w:rsidRPr="00FA2B4D">
        <w:rPr>
          <w:b/>
          <w:bCs/>
        </w:rPr>
        <w:t>and Self-service password reset</w:t>
      </w:r>
      <w:r w:rsidR="00016905">
        <w:rPr>
          <w:b/>
          <w:bCs/>
        </w:rPr>
        <w:t xml:space="preserve"> (SSPR)</w:t>
      </w:r>
      <w:r w:rsidRPr="00FA2B4D">
        <w:rPr>
          <w:b/>
          <w:bCs/>
        </w:rPr>
        <w:t xml:space="preserve">: </w:t>
      </w:r>
      <w:r w:rsidR="00016905">
        <w:t xml:space="preserve">SSO and SSPR should be considered </w:t>
      </w:r>
      <w:r w:rsidR="00B1213E">
        <w:t>where required.</w:t>
      </w:r>
    </w:p>
    <w:p w14:paraId="649CB0A3" w14:textId="14BBED0F" w:rsidR="00071B6C" w:rsidRPr="00FA2B4D" w:rsidRDefault="001F7561" w:rsidP="004E1242">
      <w:pPr>
        <w:pStyle w:val="BodyText"/>
        <w:numPr>
          <w:ilvl w:val="0"/>
          <w:numId w:val="50"/>
        </w:numPr>
        <w:spacing w:after="120"/>
        <w:ind w:left="714" w:hanging="357"/>
        <w:rPr>
          <w:b/>
          <w:bCs/>
        </w:rPr>
      </w:pPr>
      <w:r w:rsidRPr="00FA2B4D">
        <w:rPr>
          <w:b/>
          <w:bCs/>
        </w:rPr>
        <w:t>Analytics, Reporting, and Audit</w:t>
      </w:r>
      <w:r w:rsidR="00FA2B4D" w:rsidRPr="00FA2B4D">
        <w:rPr>
          <w:b/>
          <w:bCs/>
        </w:rPr>
        <w:t>:</w:t>
      </w:r>
      <w:r w:rsidR="00B1213E">
        <w:rPr>
          <w:b/>
          <w:bCs/>
        </w:rPr>
        <w:t xml:space="preserve"> </w:t>
      </w:r>
      <w:r w:rsidR="00B1213E">
        <w:t xml:space="preserve">Part an IGA of some SSO, identity provider platforms. </w:t>
      </w:r>
      <w:r w:rsidR="00566976">
        <w:t xml:space="preserve">The analytics and reporting can be used </w:t>
      </w:r>
      <w:r w:rsidR="00535C34">
        <w:t>for incident response, and all areas can be used for compliance purposes.</w:t>
      </w:r>
    </w:p>
    <w:p w14:paraId="5D80F0B6" w14:textId="2B0EB5F2" w:rsidR="002C0D94" w:rsidRPr="00E71B0D" w:rsidRDefault="002C0D94" w:rsidP="004E1242">
      <w:pPr>
        <w:pStyle w:val="BodyText"/>
        <w:numPr>
          <w:ilvl w:val="0"/>
          <w:numId w:val="50"/>
        </w:numPr>
        <w:spacing w:after="120"/>
        <w:ind w:left="714" w:hanging="357"/>
        <w:rPr>
          <w:b/>
          <w:bCs/>
        </w:rPr>
      </w:pPr>
      <w:r w:rsidRPr="00FA2B4D">
        <w:rPr>
          <w:b/>
          <w:bCs/>
        </w:rPr>
        <w:t>Access Control Models and Identity Provider (Directory)</w:t>
      </w:r>
      <w:r w:rsidR="00FA2B4D" w:rsidRPr="00FA2B4D">
        <w:rPr>
          <w:b/>
          <w:bCs/>
        </w:rPr>
        <w:t>:</w:t>
      </w:r>
      <w:r w:rsidR="00E71B0D">
        <w:rPr>
          <w:b/>
          <w:bCs/>
        </w:rPr>
        <w:t xml:space="preserve"> </w:t>
      </w:r>
    </w:p>
    <w:p w14:paraId="25F9C16A" w14:textId="406CE30F" w:rsidR="00E71B0D" w:rsidRPr="00E71B0D" w:rsidRDefault="00E71B0D" w:rsidP="00E71B0D">
      <w:pPr>
        <w:pStyle w:val="BodyText"/>
        <w:numPr>
          <w:ilvl w:val="1"/>
          <w:numId w:val="50"/>
        </w:numPr>
        <w:spacing w:after="120"/>
        <w:rPr>
          <w:b/>
          <w:bCs/>
        </w:rPr>
      </w:pPr>
      <w:r w:rsidRPr="00563BFE">
        <w:rPr>
          <w:b/>
          <w:bCs/>
        </w:rPr>
        <w:t>Role-based Access Control</w:t>
      </w:r>
      <w:r w:rsidR="00A46F0D" w:rsidRPr="00563BFE">
        <w:rPr>
          <w:b/>
          <w:bCs/>
        </w:rPr>
        <w:t xml:space="preserve"> (RBAC):</w:t>
      </w:r>
      <w:r w:rsidR="00A46F0D">
        <w:t xml:space="preserve"> RBAC </w:t>
      </w:r>
      <w:r w:rsidR="00563BFE">
        <w:t xml:space="preserve">is used in many areas of security where users are grouped into roles. With the advent of the zero-trust model where </w:t>
      </w:r>
      <w:r w:rsidR="00384261">
        <w:t>identity-based</w:t>
      </w:r>
      <w:r w:rsidR="00563BFE">
        <w:t xml:space="preserve"> security is used pretty much everywhere in the infrastructure today. </w:t>
      </w:r>
    </w:p>
    <w:p w14:paraId="4BAF5864" w14:textId="33A95C1A" w:rsidR="00E71B0D" w:rsidRPr="00E71B0D" w:rsidRDefault="00E71B0D" w:rsidP="00E71B0D">
      <w:pPr>
        <w:pStyle w:val="BodyText"/>
        <w:numPr>
          <w:ilvl w:val="1"/>
          <w:numId w:val="50"/>
        </w:numPr>
        <w:spacing w:after="120"/>
        <w:rPr>
          <w:b/>
          <w:bCs/>
        </w:rPr>
      </w:pPr>
      <w:r w:rsidRPr="007C33BC">
        <w:rPr>
          <w:b/>
          <w:bCs/>
        </w:rPr>
        <w:t>Discretionary Access Control</w:t>
      </w:r>
      <w:r w:rsidR="00563BFE" w:rsidRPr="007C33BC">
        <w:rPr>
          <w:b/>
          <w:bCs/>
        </w:rPr>
        <w:t xml:space="preserve"> (DAC):</w:t>
      </w:r>
      <w:r w:rsidR="00563BFE">
        <w:t xml:space="preserve"> DAC is </w:t>
      </w:r>
      <w:r w:rsidR="007C33BC">
        <w:t xml:space="preserve">an important piece in identity and access management were managers and business data owners </w:t>
      </w:r>
      <w:r w:rsidR="00384261">
        <w:t>can</w:t>
      </w:r>
      <w:r w:rsidR="007C33BC">
        <w:t xml:space="preserve"> </w:t>
      </w:r>
      <w:r w:rsidR="00ED3F3E">
        <w:t xml:space="preserve">give access to applications. This type of access control can be used with RBAC and is best implemented using an IGA or </w:t>
      </w:r>
      <w:r w:rsidR="00D35328">
        <w:t>workflows in the helpdesk.</w:t>
      </w:r>
    </w:p>
    <w:p w14:paraId="70C68E27" w14:textId="694F668C" w:rsidR="00E71B0D" w:rsidRPr="00FA2B4D" w:rsidRDefault="00E71B0D" w:rsidP="00E71B0D">
      <w:pPr>
        <w:pStyle w:val="BodyText"/>
        <w:numPr>
          <w:ilvl w:val="1"/>
          <w:numId w:val="50"/>
        </w:numPr>
        <w:spacing w:after="120"/>
        <w:rPr>
          <w:b/>
          <w:bCs/>
        </w:rPr>
      </w:pPr>
      <w:r w:rsidRPr="00384261">
        <w:rPr>
          <w:b/>
          <w:bCs/>
        </w:rPr>
        <w:t>Identity Provider</w:t>
      </w:r>
      <w:r w:rsidR="00384261" w:rsidRPr="00384261">
        <w:rPr>
          <w:b/>
          <w:bCs/>
        </w:rPr>
        <w:t xml:space="preserve"> (IdP)</w:t>
      </w:r>
      <w:r w:rsidRPr="00384261">
        <w:rPr>
          <w:b/>
          <w:bCs/>
        </w:rPr>
        <w:t>:</w:t>
      </w:r>
      <w:r>
        <w:t xml:space="preserve"> </w:t>
      </w:r>
      <w:r w:rsidR="00384261">
        <w:t>The IdP is the ‘engine’ for identity where a directory is used to integrate with other infrastructure components using open standards. The two most popular IdP’s are Active Directory and Azure Active Directory.</w:t>
      </w:r>
    </w:p>
    <w:p w14:paraId="08916120" w14:textId="77777777" w:rsidR="00951CEA" w:rsidRDefault="00951CEA" w:rsidP="00526EE5">
      <w:pPr>
        <w:pStyle w:val="BodyTextIndent2"/>
        <w:ind w:left="0"/>
      </w:pPr>
    </w:p>
    <w:p w14:paraId="7A077A41" w14:textId="77777777" w:rsidR="001D7428" w:rsidRDefault="001D7428" w:rsidP="001D7428">
      <w:pPr>
        <w:pStyle w:val="Heading4Numbered"/>
        <w:rPr>
          <w:rFonts w:ascii="Trebuchet MS" w:hAnsi="Trebuchet MS"/>
          <w:szCs w:val="24"/>
        </w:rPr>
      </w:pPr>
      <w:bookmarkStart w:id="34" w:name="_Toc97215494"/>
      <w:r>
        <w:rPr>
          <w:rFonts w:ascii="Trebuchet MS" w:hAnsi="Trebuchet MS"/>
          <w:szCs w:val="24"/>
        </w:rPr>
        <w:t>Least Privileged</w:t>
      </w:r>
      <w:bookmarkEnd w:id="34"/>
    </w:p>
    <w:p w14:paraId="6C0016A8" w14:textId="77777777" w:rsidR="001D7428" w:rsidRDefault="001D7428" w:rsidP="008C4206">
      <w:pPr>
        <w:pStyle w:val="BodyText"/>
      </w:pPr>
    </w:p>
    <w:p w14:paraId="2FD157F4" w14:textId="69D3C00E" w:rsidR="008C4206" w:rsidRPr="008C4206" w:rsidRDefault="008C4206" w:rsidP="008C4206">
      <w:pPr>
        <w:pStyle w:val="BodyText"/>
      </w:pPr>
      <w:r w:rsidRPr="008C4206">
        <w:t>The principle of least privilege (PoLP) refers to an information security concept in which a user is given the minimum levels of access – or permissions – needed to perform his/her job functions. It is widely considered to be a cybersecurity best practice and is a fundamental step in protecting privileged access to high-value data and assets. Least privilege extends beyond human access. The model can be applied to applications, systems or connected devices that require privileges or permissions to perform a required task. Least privilege enforcement ensures the non-human tool has the requisite access needed – and nothing more. Effective least privilege enforcement requires a way to centrally manage and secure privileged credentials, along with flexible controls that can balance cybersecurity and compliance requirements with operational and end-user needs.</w:t>
      </w:r>
    </w:p>
    <w:p w14:paraId="4294BC09" w14:textId="70DDE42E" w:rsidR="008C4206" w:rsidRPr="008C4206" w:rsidRDefault="008C4206" w:rsidP="008C4206">
      <w:pPr>
        <w:pStyle w:val="Heading5"/>
      </w:pPr>
      <w:r>
        <w:t>What is Privilege Creep?</w:t>
      </w:r>
    </w:p>
    <w:p w14:paraId="4949D4CE" w14:textId="5FC55F00" w:rsidR="00923A6B" w:rsidRPr="00697BB7" w:rsidRDefault="008C4206" w:rsidP="00697BB7">
      <w:pPr>
        <w:pStyle w:val="BodyText"/>
      </w:pPr>
      <w:r>
        <w:t>When organizations opt to revoke all administrative rights from business users, the IT team will often need to re-grant privileges so that users can perform certain tasks. For example, many legacy and homegrown applications used within enterprise IT environments require privileges to run, as do many commercial off-the-shelf (COTS) applications. For business users to run these authorized and necessary applications, the IT team must give local administrator privileges back to the users. Once privileges are re-granted, they are rarely revoked, and over time, organizations can end up with many of their users holding local administrator rights again. This “privilege creep” reopens the security loophole associated with excessive administrative rights and makes organizations – that likely believe they are well-protected – more vulnerable to threats. By implementing least privilege access controls, organizations can help curb “privilege creep” and ensure human and non-human users only have the minimum levels of access required</w:t>
      </w:r>
      <w:r w:rsidR="00697BB7">
        <w:t>.</w:t>
      </w:r>
    </w:p>
    <w:p w14:paraId="5124E981" w14:textId="77777777" w:rsidR="00456542" w:rsidRDefault="00456542" w:rsidP="00456542">
      <w:pPr>
        <w:pStyle w:val="Heading3Numbered"/>
      </w:pPr>
      <w:bookmarkStart w:id="35" w:name="_Toc97215495"/>
      <w:r>
        <w:t>Email Security</w:t>
      </w:r>
      <w:bookmarkEnd w:id="35"/>
    </w:p>
    <w:p w14:paraId="101ED534" w14:textId="77777777" w:rsidR="00456542" w:rsidRDefault="00456542" w:rsidP="00456542">
      <w:pPr>
        <w:pStyle w:val="BodyTextIndent2"/>
        <w:ind w:left="0"/>
        <w:rPr>
          <w:szCs w:val="20"/>
        </w:rPr>
      </w:pPr>
    </w:p>
    <w:p w14:paraId="09E5EF7B" w14:textId="77777777" w:rsidR="00456542" w:rsidRDefault="00456542" w:rsidP="00456542">
      <w:pPr>
        <w:pStyle w:val="Heading4Numbered"/>
        <w:rPr>
          <w:rFonts w:ascii="Trebuchet MS" w:hAnsi="Trebuchet MS"/>
          <w:szCs w:val="24"/>
        </w:rPr>
      </w:pPr>
      <w:bookmarkStart w:id="36" w:name="_Toc97215496"/>
      <w:r w:rsidRPr="420150AD">
        <w:rPr>
          <w:rFonts w:ascii="Trebuchet MS" w:hAnsi="Trebuchet MS"/>
          <w:szCs w:val="24"/>
        </w:rPr>
        <w:t>CIS v7 Sections</w:t>
      </w:r>
      <w:bookmarkEnd w:id="36"/>
    </w:p>
    <w:p w14:paraId="5520EF04" w14:textId="77777777" w:rsidR="00456542" w:rsidRPr="001D727F" w:rsidRDefault="00456542" w:rsidP="00456542">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456542" w14:paraId="54FDD7C8" w14:textId="77777777" w:rsidTr="0039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6B7E422B" w14:textId="77777777" w:rsidR="00456542" w:rsidRPr="002763A8" w:rsidRDefault="00456542" w:rsidP="00396D96">
            <w:pPr>
              <w:pStyle w:val="BodyText"/>
              <w:rPr>
                <w:color w:val="FFFFFF" w:themeColor="background1"/>
              </w:rPr>
            </w:pPr>
            <w:r w:rsidRPr="002763A8">
              <w:rPr>
                <w:color w:val="FFFFFF" w:themeColor="background1"/>
              </w:rPr>
              <w:t>CIS Control</w:t>
            </w:r>
          </w:p>
        </w:tc>
        <w:tc>
          <w:tcPr>
            <w:tcW w:w="2837" w:type="dxa"/>
          </w:tcPr>
          <w:p w14:paraId="65BD6407" w14:textId="77777777" w:rsidR="00456542" w:rsidRPr="002763A8" w:rsidRDefault="00456542" w:rsidP="00396D96">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2DB35CDA" w14:textId="77777777" w:rsidR="00456542" w:rsidRPr="002763A8" w:rsidRDefault="00456542" w:rsidP="00396D96">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456542" w14:paraId="738532B1" w14:textId="77777777" w:rsidTr="0039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294C0387" w14:textId="77777777" w:rsidR="00456542" w:rsidRPr="00E7186A" w:rsidRDefault="00456542" w:rsidP="00396D96">
            <w:pPr>
              <w:pStyle w:val="BodyText"/>
            </w:pPr>
            <w:r>
              <w:t>7</w:t>
            </w:r>
          </w:p>
        </w:tc>
        <w:tc>
          <w:tcPr>
            <w:tcW w:w="2837" w:type="dxa"/>
          </w:tcPr>
          <w:p w14:paraId="64300CC9" w14:textId="77777777" w:rsidR="00456542" w:rsidRPr="00E7186A" w:rsidRDefault="00456542" w:rsidP="00396D96">
            <w:pPr>
              <w:pStyle w:val="BodyText"/>
              <w:cnfStyle w:val="000000100000" w:firstRow="0" w:lastRow="0" w:firstColumn="0" w:lastColumn="0" w:oddVBand="0" w:evenVBand="0" w:oddHBand="1" w:evenHBand="0" w:firstRowFirstColumn="0" w:firstRowLastColumn="0" w:lastRowFirstColumn="0" w:lastRowLastColumn="0"/>
              <w:rPr>
                <w:b/>
                <w:bCs/>
              </w:rPr>
            </w:pPr>
            <w:r w:rsidRPr="009F529E">
              <w:rPr>
                <w:b/>
                <w:bCs/>
              </w:rPr>
              <w:t>Email and Web Browser Protections</w:t>
            </w:r>
          </w:p>
        </w:tc>
        <w:tc>
          <w:tcPr>
            <w:tcW w:w="4656" w:type="dxa"/>
          </w:tcPr>
          <w:p w14:paraId="22676472" w14:textId="77777777" w:rsidR="00456542" w:rsidRPr="00E7186A" w:rsidRDefault="00456542" w:rsidP="00396D96">
            <w:pPr>
              <w:pStyle w:val="BodyText"/>
              <w:cnfStyle w:val="000000100000" w:firstRow="0" w:lastRow="0" w:firstColumn="0" w:lastColumn="0" w:oddVBand="0" w:evenVBand="0" w:oddHBand="1" w:evenHBand="0" w:firstRowFirstColumn="0" w:firstRowLastColumn="0" w:lastRowFirstColumn="0" w:lastRowLastColumn="0"/>
            </w:pPr>
            <w:r w:rsidRPr="00D424ED">
              <w:t>Minimize the attack surface and the opportunities for attackers to manipulate human behaviour though their interaction with web browsers and email systems.</w:t>
            </w:r>
          </w:p>
        </w:tc>
      </w:tr>
      <w:tr w:rsidR="00456542" w14:paraId="643BDB1B" w14:textId="77777777" w:rsidTr="00396D96">
        <w:tc>
          <w:tcPr>
            <w:cnfStyle w:val="001000000000" w:firstRow="0" w:lastRow="0" w:firstColumn="1" w:lastColumn="0" w:oddVBand="0" w:evenVBand="0" w:oddHBand="0" w:evenHBand="0" w:firstRowFirstColumn="0" w:firstRowLastColumn="0" w:lastRowFirstColumn="0" w:lastRowLastColumn="0"/>
            <w:tcW w:w="2855" w:type="dxa"/>
          </w:tcPr>
          <w:p w14:paraId="57F6A2DD" w14:textId="77777777" w:rsidR="00456542" w:rsidRDefault="00456542" w:rsidP="00396D96">
            <w:pPr>
              <w:pStyle w:val="BodyText"/>
            </w:pPr>
            <w:r>
              <w:lastRenderedPageBreak/>
              <w:t>12</w:t>
            </w:r>
          </w:p>
        </w:tc>
        <w:tc>
          <w:tcPr>
            <w:tcW w:w="2837" w:type="dxa"/>
          </w:tcPr>
          <w:p w14:paraId="2BD2EE26" w14:textId="77777777" w:rsidR="00456542" w:rsidRPr="009F529E" w:rsidRDefault="00456542" w:rsidP="00396D96">
            <w:pPr>
              <w:pStyle w:val="BodyText"/>
              <w:cnfStyle w:val="000000000000" w:firstRow="0" w:lastRow="0" w:firstColumn="0" w:lastColumn="0" w:oddVBand="0" w:evenVBand="0" w:oddHBand="0" w:evenHBand="0" w:firstRowFirstColumn="0" w:firstRowLastColumn="0" w:lastRowFirstColumn="0" w:lastRowLastColumn="0"/>
              <w:rPr>
                <w:b/>
                <w:bCs/>
              </w:rPr>
            </w:pPr>
            <w:r w:rsidRPr="003F64D6">
              <w:rPr>
                <w:b/>
                <w:bCs/>
              </w:rPr>
              <w:t>Boundary Defense</w:t>
            </w:r>
          </w:p>
        </w:tc>
        <w:tc>
          <w:tcPr>
            <w:tcW w:w="4656" w:type="dxa"/>
          </w:tcPr>
          <w:p w14:paraId="5606F6EE" w14:textId="77777777" w:rsidR="00456542" w:rsidRPr="00D424ED" w:rsidRDefault="00456542" w:rsidP="00396D96">
            <w:pPr>
              <w:pStyle w:val="BodyText"/>
              <w:cnfStyle w:val="000000000000" w:firstRow="0" w:lastRow="0" w:firstColumn="0" w:lastColumn="0" w:oddVBand="0" w:evenVBand="0" w:oddHBand="0" w:evenHBand="0" w:firstRowFirstColumn="0" w:firstRowLastColumn="0" w:lastRowFirstColumn="0" w:lastRowLastColumn="0"/>
            </w:pPr>
            <w:r w:rsidRPr="00CD1F6A">
              <w:t>Detect/prevent/correct the flow of information transferring networks of different trust levels with a focus on security-damaging data.</w:t>
            </w:r>
          </w:p>
        </w:tc>
      </w:tr>
    </w:tbl>
    <w:p w14:paraId="6751820F" w14:textId="77777777" w:rsidR="00456542" w:rsidRDefault="00456542" w:rsidP="00456542">
      <w:pPr>
        <w:pStyle w:val="BodyTextIndent3"/>
        <w:ind w:left="0"/>
        <w:rPr>
          <w:szCs w:val="20"/>
        </w:rPr>
      </w:pPr>
    </w:p>
    <w:p w14:paraId="3CF75ED4" w14:textId="77777777" w:rsidR="00456542" w:rsidRPr="003C3F70" w:rsidRDefault="00456542" w:rsidP="00456542">
      <w:pPr>
        <w:pStyle w:val="Heading4Numbered"/>
      </w:pPr>
      <w:bookmarkStart w:id="37" w:name="_Toc97215497"/>
      <w:r w:rsidRPr="420150AD">
        <w:rPr>
          <w:rFonts w:ascii="Trebuchet MS" w:hAnsi="Trebuchet MS"/>
          <w:szCs w:val="24"/>
        </w:rPr>
        <w:t>Email Security Overview</w:t>
      </w:r>
      <w:bookmarkEnd w:id="37"/>
    </w:p>
    <w:p w14:paraId="78FDBBA3" w14:textId="77777777" w:rsidR="00456542" w:rsidRDefault="00456542" w:rsidP="00456542">
      <w:pPr>
        <w:pStyle w:val="BodyText"/>
      </w:pPr>
    </w:p>
    <w:p w14:paraId="39144723" w14:textId="77777777" w:rsidR="00456542" w:rsidRDefault="00456542" w:rsidP="00456542">
      <w:pPr>
        <w:pStyle w:val="BodyText"/>
      </w:pPr>
      <w:r>
        <w:t>It is advised that a registry of all email domains is available to ensure that there is visibility for all email transactions in the business. Also, all technology that is used in the business the business should be considered as certain departments like marketing may use specific email distribution systems. If the security controls are put into place this could ‘break’ the functionality of these systems if the email routing is not taken into account.</w:t>
      </w:r>
    </w:p>
    <w:p w14:paraId="59F9EB58" w14:textId="77777777" w:rsidR="00456542" w:rsidRDefault="00456542" w:rsidP="00456542">
      <w:pPr>
        <w:pStyle w:val="BodyText"/>
      </w:pPr>
      <w:r>
        <w:t>Email security can split into both inbound and outbound features:</w:t>
      </w:r>
    </w:p>
    <w:p w14:paraId="63C682CE" w14:textId="77777777" w:rsidR="00456542" w:rsidRPr="003C3F70" w:rsidRDefault="00456542" w:rsidP="00456542">
      <w:pPr>
        <w:pStyle w:val="Heading5"/>
      </w:pPr>
      <w:r w:rsidRPr="003C3F70">
        <w:t>Inbound Email</w:t>
      </w:r>
    </w:p>
    <w:p w14:paraId="519511FF" w14:textId="77777777" w:rsidR="00456542" w:rsidRDefault="00456542" w:rsidP="00456542">
      <w:pPr>
        <w:rPr>
          <w:rFonts w:ascii="Calibri" w:eastAsia="Calibri" w:hAnsi="Calibri" w:cs="Calibri"/>
          <w:color w:val="585858" w:themeColor="text1"/>
          <w:sz w:val="20"/>
          <w:szCs w:val="20"/>
        </w:rPr>
      </w:pPr>
      <w:r w:rsidRPr="420150AD">
        <w:rPr>
          <w:rFonts w:ascii="Calibri" w:eastAsia="Calibri" w:hAnsi="Calibri" w:cs="Calibri"/>
          <w:color w:val="585858" w:themeColor="text1"/>
          <w:sz w:val="20"/>
          <w:szCs w:val="20"/>
        </w:rPr>
        <w:t>Inbound email scanning is in place using Trend Micro, it is advised that the correct policies are implemented and audited to ensure all capabilities are enabled to satisfy the business control risk and operational levels.</w:t>
      </w:r>
    </w:p>
    <w:p w14:paraId="5EE03276" w14:textId="77777777" w:rsidR="00456542" w:rsidRDefault="00456542" w:rsidP="00456542"/>
    <w:p w14:paraId="59FCB600" w14:textId="77777777" w:rsidR="00456542" w:rsidRDefault="00456542" w:rsidP="00456542">
      <w:r w:rsidRPr="420150AD">
        <w:rPr>
          <w:rFonts w:ascii="Calibri" w:eastAsia="Calibri" w:hAnsi="Calibri" w:cs="Calibri"/>
          <w:color w:val="585858" w:themeColor="text1"/>
          <w:sz w:val="20"/>
          <w:szCs w:val="20"/>
        </w:rPr>
        <w:t>General features:</w:t>
      </w:r>
    </w:p>
    <w:p w14:paraId="4EDF15BC" w14:textId="77777777" w:rsidR="00456542" w:rsidRDefault="00456542" w:rsidP="00456542">
      <w:pPr>
        <w:pStyle w:val="BodyText"/>
        <w:numPr>
          <w:ilvl w:val="0"/>
          <w:numId w:val="20"/>
        </w:numPr>
        <w:spacing w:after="0"/>
        <w:ind w:left="714" w:hanging="357"/>
        <w:rPr>
          <w:rFonts w:eastAsiaTheme="minorEastAsia"/>
          <w:szCs w:val="20"/>
        </w:rPr>
      </w:pPr>
      <w:r w:rsidRPr="003C3F70">
        <w:rPr>
          <w:b/>
          <w:bCs/>
        </w:rPr>
        <w:t>TLS on SMTP</w:t>
      </w:r>
      <w:r>
        <w:t>:</w:t>
      </w:r>
      <w:r w:rsidRPr="420150AD">
        <w:t xml:space="preserve"> Transport Layer Security should be enabled to receive emails over a secure channel when available.</w:t>
      </w:r>
    </w:p>
    <w:p w14:paraId="5F51B12D" w14:textId="77777777" w:rsidR="00456542" w:rsidRDefault="00456542" w:rsidP="00456542">
      <w:pPr>
        <w:pStyle w:val="BodyText"/>
        <w:numPr>
          <w:ilvl w:val="0"/>
          <w:numId w:val="20"/>
        </w:numPr>
        <w:spacing w:after="0"/>
        <w:ind w:left="714" w:hanging="357"/>
        <w:rPr>
          <w:rFonts w:eastAsiaTheme="minorEastAsia"/>
          <w:szCs w:val="20"/>
        </w:rPr>
      </w:pPr>
      <w:r w:rsidRPr="003C3F70">
        <w:rPr>
          <w:b/>
          <w:bCs/>
        </w:rPr>
        <w:t>Malware scanning/Sandboxing</w:t>
      </w:r>
      <w:r>
        <w:t xml:space="preserve">: </w:t>
      </w:r>
      <w:r w:rsidRPr="420150AD">
        <w:t>Inbound malware scanning and sandboxing of files entering the organisation via email.</w:t>
      </w:r>
    </w:p>
    <w:p w14:paraId="5C06EA0E" w14:textId="77777777" w:rsidR="00456542" w:rsidRDefault="00456542" w:rsidP="00456542">
      <w:pPr>
        <w:pStyle w:val="BodyText"/>
        <w:numPr>
          <w:ilvl w:val="0"/>
          <w:numId w:val="20"/>
        </w:numPr>
        <w:spacing w:after="0"/>
        <w:ind w:left="714" w:hanging="357"/>
        <w:rPr>
          <w:rFonts w:eastAsiaTheme="minorEastAsia"/>
          <w:szCs w:val="20"/>
        </w:rPr>
      </w:pPr>
      <w:r w:rsidRPr="003C3F70">
        <w:rPr>
          <w:b/>
          <w:bCs/>
        </w:rPr>
        <w:t>SPF/DKIM/DMARC</w:t>
      </w:r>
      <w:r>
        <w:t>:</w:t>
      </w:r>
      <w:r w:rsidRPr="420150AD">
        <w:t xml:space="preserve"> Adhere to inbound DMARC policies and check for SPF and DKIM with appropriate policies in place.</w:t>
      </w:r>
    </w:p>
    <w:p w14:paraId="104E0BB5" w14:textId="77777777" w:rsidR="00456542" w:rsidRDefault="00456542" w:rsidP="00456542">
      <w:pPr>
        <w:pStyle w:val="BodyText"/>
        <w:numPr>
          <w:ilvl w:val="0"/>
          <w:numId w:val="20"/>
        </w:numPr>
        <w:spacing w:after="0"/>
        <w:ind w:left="714" w:hanging="357"/>
        <w:rPr>
          <w:rFonts w:eastAsiaTheme="minorEastAsia"/>
          <w:szCs w:val="20"/>
        </w:rPr>
      </w:pPr>
      <w:r w:rsidRPr="003C3F70">
        <w:rPr>
          <w:b/>
          <w:bCs/>
        </w:rPr>
        <w:t>Spam</w:t>
      </w:r>
      <w:r>
        <w:rPr>
          <w:b/>
          <w:bCs/>
        </w:rPr>
        <w:t xml:space="preserve"> Filtering:</w:t>
      </w:r>
      <w:r w:rsidRPr="420150AD">
        <w:t xml:space="preserve"> Basic spam filters</w:t>
      </w:r>
      <w:r>
        <w:t xml:space="preserve"> and scoring</w:t>
      </w:r>
      <w:r w:rsidRPr="420150AD">
        <w:t xml:space="preserve"> should be in place.</w:t>
      </w:r>
    </w:p>
    <w:p w14:paraId="1D23D275" w14:textId="77777777" w:rsidR="00456542" w:rsidRDefault="00456542" w:rsidP="00456542">
      <w:pPr>
        <w:pStyle w:val="BodyText"/>
        <w:numPr>
          <w:ilvl w:val="0"/>
          <w:numId w:val="20"/>
        </w:numPr>
        <w:spacing w:after="0"/>
        <w:ind w:left="714" w:hanging="357"/>
        <w:rPr>
          <w:rFonts w:eastAsiaTheme="minorEastAsia"/>
          <w:szCs w:val="20"/>
        </w:rPr>
      </w:pPr>
      <w:r w:rsidRPr="003C3F70">
        <w:rPr>
          <w:b/>
          <w:bCs/>
        </w:rPr>
        <w:t>Threat Intelligence</w:t>
      </w:r>
      <w:r w:rsidRPr="420150AD">
        <w:t xml:space="preserve"> – Threat intelligence should be in use to provide up to date protection against attacks such as phishing.</w:t>
      </w:r>
    </w:p>
    <w:p w14:paraId="024D92B9" w14:textId="77777777" w:rsidR="00456542" w:rsidRPr="00F754B8" w:rsidRDefault="00456542" w:rsidP="00456542">
      <w:pPr>
        <w:pStyle w:val="BodyText"/>
        <w:numPr>
          <w:ilvl w:val="0"/>
          <w:numId w:val="20"/>
        </w:numPr>
        <w:spacing w:after="0"/>
        <w:ind w:left="714" w:hanging="357"/>
        <w:rPr>
          <w:rFonts w:eastAsiaTheme="minorEastAsia"/>
          <w:b/>
          <w:bCs/>
          <w:szCs w:val="20"/>
        </w:rPr>
      </w:pPr>
      <w:r w:rsidRPr="00F754B8">
        <w:rPr>
          <w:b/>
          <w:bCs/>
        </w:rPr>
        <w:t>URL replacement/scanning:</w:t>
      </w:r>
      <w:r>
        <w:rPr>
          <w:b/>
          <w:bCs/>
        </w:rPr>
        <w:t xml:space="preserve"> </w:t>
      </w:r>
      <w:r>
        <w:t>Replacement URL’s should be added to egress (exit) through a secure web gateway with inbound scanning to ensure malicious links are removed.</w:t>
      </w:r>
    </w:p>
    <w:p w14:paraId="03F7FA09" w14:textId="5DAE2335" w:rsidR="00253DF1" w:rsidRPr="00253DF1" w:rsidRDefault="00456542" w:rsidP="00253DF1">
      <w:pPr>
        <w:pStyle w:val="BodyText"/>
        <w:numPr>
          <w:ilvl w:val="0"/>
          <w:numId w:val="20"/>
        </w:numPr>
        <w:spacing w:after="0"/>
        <w:ind w:left="714" w:hanging="357"/>
        <w:rPr>
          <w:rFonts w:eastAsiaTheme="minorEastAsia"/>
          <w:szCs w:val="20"/>
        </w:rPr>
      </w:pPr>
      <w:r w:rsidRPr="00A33274">
        <w:rPr>
          <w:b/>
          <w:bCs/>
        </w:rPr>
        <w:t>File extensions policies:</w:t>
      </w:r>
      <w:r>
        <w:t xml:space="preserve"> File extensions should be restricted.</w:t>
      </w:r>
    </w:p>
    <w:p w14:paraId="78A45F5C" w14:textId="77777777" w:rsidR="00456542" w:rsidRDefault="00456542" w:rsidP="00456542">
      <w:pPr>
        <w:pStyle w:val="BodyText"/>
        <w:spacing w:after="0"/>
        <w:ind w:left="714"/>
        <w:rPr>
          <w:rFonts w:eastAsiaTheme="minorEastAsia"/>
          <w:szCs w:val="20"/>
        </w:rPr>
      </w:pPr>
    </w:p>
    <w:p w14:paraId="54EB4AFA" w14:textId="77777777" w:rsidR="00456542" w:rsidRDefault="00456542" w:rsidP="00456542">
      <w:pPr>
        <w:pStyle w:val="Heading5"/>
        <w:rPr>
          <w:rFonts w:eastAsiaTheme="minorEastAsia"/>
          <w:szCs w:val="20"/>
        </w:rPr>
      </w:pPr>
      <w:r w:rsidRPr="420150AD">
        <w:t>Outbound</w:t>
      </w:r>
      <w:r>
        <w:t xml:space="preserve"> Email</w:t>
      </w:r>
    </w:p>
    <w:p w14:paraId="61A82AB7" w14:textId="62033CA3" w:rsidR="00456542" w:rsidRDefault="00456542" w:rsidP="00456542">
      <w:pPr>
        <w:rPr>
          <w:rFonts w:ascii="Calibri" w:eastAsia="Calibri" w:hAnsi="Calibri" w:cs="Calibri"/>
          <w:color w:val="585858" w:themeColor="text1"/>
          <w:sz w:val="20"/>
          <w:szCs w:val="20"/>
        </w:rPr>
      </w:pPr>
      <w:r w:rsidRPr="420150AD">
        <w:rPr>
          <w:rFonts w:ascii="Calibri" w:eastAsia="Calibri" w:hAnsi="Calibri" w:cs="Calibri"/>
          <w:color w:val="585858" w:themeColor="text1"/>
          <w:sz w:val="20"/>
          <w:szCs w:val="20"/>
        </w:rPr>
        <w:t xml:space="preserve">Outbound email security ensures that emails sent by the business cannot be spoofed to other organisations/people. Hackers can use the method of spoofing from domains to try a gain a foothold via email viruses/social engineering. </w:t>
      </w:r>
      <w:r w:rsidR="004D746B">
        <w:rPr>
          <w:rFonts w:ascii="Calibri" w:eastAsia="Calibri" w:hAnsi="Calibri" w:cs="Calibri"/>
          <w:color w:val="585858" w:themeColor="text1"/>
          <w:sz w:val="20"/>
          <w:szCs w:val="20"/>
        </w:rPr>
        <w:t>***</w:t>
      </w:r>
      <w:r w:rsidRPr="420150AD">
        <w:rPr>
          <w:rFonts w:ascii="Calibri" w:eastAsia="Calibri" w:hAnsi="Calibri" w:cs="Calibri"/>
          <w:color w:val="585858" w:themeColor="text1"/>
          <w:sz w:val="20"/>
          <w:szCs w:val="20"/>
        </w:rPr>
        <w:t xml:space="preserve"> have some domains that use SPF which does give a level of protection. SPF, DKIM, and DMARC should be implemented to give a better level of email integrity and protect against spoofing. </w:t>
      </w:r>
    </w:p>
    <w:p w14:paraId="0B7B9CC7" w14:textId="77777777" w:rsidR="00456542" w:rsidRDefault="00456542" w:rsidP="00456542">
      <w:pPr>
        <w:rPr>
          <w:rFonts w:ascii="Calibri" w:eastAsia="Calibri" w:hAnsi="Calibri" w:cs="Calibri"/>
          <w:color w:val="585858" w:themeColor="text1"/>
          <w:sz w:val="20"/>
          <w:szCs w:val="20"/>
        </w:rPr>
      </w:pPr>
    </w:p>
    <w:p w14:paraId="203A4028" w14:textId="77777777" w:rsidR="00456542" w:rsidRDefault="00456542" w:rsidP="00456542">
      <w:pPr>
        <w:rPr>
          <w:rFonts w:ascii="Calibri" w:eastAsia="Calibri" w:hAnsi="Calibri" w:cs="Calibri"/>
          <w:color w:val="585858" w:themeColor="text1"/>
          <w:sz w:val="20"/>
          <w:szCs w:val="20"/>
        </w:rPr>
      </w:pPr>
      <w:r w:rsidRPr="420150AD">
        <w:rPr>
          <w:rFonts w:ascii="Calibri" w:eastAsia="Calibri" w:hAnsi="Calibri" w:cs="Calibri"/>
          <w:color w:val="585858" w:themeColor="text1"/>
          <w:sz w:val="20"/>
          <w:szCs w:val="20"/>
        </w:rPr>
        <w:t>It must be noted that the receiver side of the email transaction also needs to implement these technologies, currently all major email providers and many organisations have adopted SPF, DKIM, and DMARC.</w:t>
      </w:r>
    </w:p>
    <w:p w14:paraId="75BC0B68" w14:textId="77777777" w:rsidR="00456542" w:rsidRDefault="00456542" w:rsidP="00456542">
      <w:pPr>
        <w:pStyle w:val="BodyText"/>
        <w:spacing w:after="0"/>
      </w:pPr>
    </w:p>
    <w:p w14:paraId="4A0E7C8F" w14:textId="77777777" w:rsidR="00456542" w:rsidRDefault="00456542" w:rsidP="00456542">
      <w:pPr>
        <w:pStyle w:val="BodyText"/>
        <w:numPr>
          <w:ilvl w:val="0"/>
          <w:numId w:val="21"/>
        </w:numPr>
        <w:spacing w:after="0"/>
        <w:rPr>
          <w:rFonts w:eastAsiaTheme="minorEastAsia"/>
          <w:szCs w:val="20"/>
        </w:rPr>
      </w:pPr>
      <w:r w:rsidRPr="004D5F7B">
        <w:rPr>
          <w:b/>
          <w:bCs/>
        </w:rPr>
        <w:t>Transport Layer Security (TLS):</w:t>
      </w:r>
      <w:r>
        <w:t xml:space="preserve"> TLS</w:t>
      </w:r>
      <w:r w:rsidRPr="420150AD">
        <w:t xml:space="preserve"> should be enabled to send emails over a secure channel when available.</w:t>
      </w:r>
    </w:p>
    <w:p w14:paraId="28CD4375" w14:textId="77777777" w:rsidR="00456542" w:rsidRDefault="00456542" w:rsidP="00456542">
      <w:pPr>
        <w:pStyle w:val="BodyText"/>
        <w:numPr>
          <w:ilvl w:val="0"/>
          <w:numId w:val="21"/>
        </w:numPr>
        <w:spacing w:after="0"/>
        <w:rPr>
          <w:rFonts w:eastAsiaTheme="minorEastAsia"/>
          <w:szCs w:val="20"/>
        </w:rPr>
      </w:pPr>
      <w:r w:rsidRPr="00E1176D">
        <w:rPr>
          <w:b/>
          <w:bCs/>
        </w:rPr>
        <w:t>Sender Policy Framework (SPF):</w:t>
      </w:r>
      <w:r>
        <w:rPr>
          <w:b/>
          <w:bCs/>
        </w:rPr>
        <w:t xml:space="preserve"> </w:t>
      </w:r>
      <w:r>
        <w:t>SPF</w:t>
      </w:r>
      <w:r w:rsidRPr="420150AD">
        <w:t xml:space="preserve"> is used for authorising the sending mail servers (IP/hostname) via a DNS entry for the domain. </w:t>
      </w:r>
    </w:p>
    <w:p w14:paraId="65A19A3F" w14:textId="77777777" w:rsidR="00456542" w:rsidRDefault="00456542" w:rsidP="00456542">
      <w:pPr>
        <w:pStyle w:val="BodyText"/>
        <w:numPr>
          <w:ilvl w:val="0"/>
          <w:numId w:val="21"/>
        </w:numPr>
        <w:spacing w:after="0"/>
        <w:rPr>
          <w:rFonts w:eastAsiaTheme="minorEastAsia"/>
          <w:szCs w:val="20"/>
        </w:rPr>
      </w:pPr>
      <w:r w:rsidRPr="00DC60D4">
        <w:rPr>
          <w:b/>
          <w:bCs/>
        </w:rPr>
        <w:t>DomainKeys Identified Mail Standard (DKIM):</w:t>
      </w:r>
      <w:r>
        <w:t xml:space="preserve"> DKIM </w:t>
      </w:r>
      <w:r w:rsidRPr="420150AD">
        <w:t>is used by signing the email that is check and verified by the receiver using a DNS entry.</w:t>
      </w:r>
      <w:r>
        <w:t xml:space="preserve"> This ensures that the </w:t>
      </w:r>
    </w:p>
    <w:p w14:paraId="03A74C51" w14:textId="77777777" w:rsidR="00456542" w:rsidRPr="00274014" w:rsidRDefault="00456542" w:rsidP="00456542">
      <w:pPr>
        <w:pStyle w:val="BodyText"/>
        <w:numPr>
          <w:ilvl w:val="0"/>
          <w:numId w:val="21"/>
        </w:numPr>
        <w:spacing w:after="0"/>
        <w:rPr>
          <w:rFonts w:eastAsiaTheme="minorEastAsia"/>
          <w:szCs w:val="20"/>
        </w:rPr>
      </w:pPr>
      <w:r w:rsidRPr="00DC60D4">
        <w:rPr>
          <w:b/>
          <w:bCs/>
        </w:rPr>
        <w:t>Domain-based Message Authentication Reporting and Compliance (DMARC):</w:t>
      </w:r>
      <w:r w:rsidRPr="420150AD">
        <w:t xml:space="preserve"> DMARC</w:t>
      </w:r>
      <w:r>
        <w:t xml:space="preserve"> unifies SPF and DKIM by providing policies (set by the sender in DNS) that receiving email services can implement. The policies declare how the email from that domain should be handled if it fails the authorisation test for SPF and DKIM. The policies can be to do nothing, reject or quarantine. Another aspect of DKIM in the reporting, this is useful to request information for domains that have received email from your domain. The information can be used to identify if your domain is being spoofed by outside parties.</w:t>
      </w:r>
    </w:p>
    <w:p w14:paraId="44276258" w14:textId="77777777" w:rsidR="00456542" w:rsidRPr="00723699" w:rsidRDefault="00456542" w:rsidP="00456542">
      <w:pPr>
        <w:pStyle w:val="BodyText"/>
        <w:numPr>
          <w:ilvl w:val="0"/>
          <w:numId w:val="21"/>
        </w:numPr>
        <w:spacing w:after="0"/>
        <w:rPr>
          <w:rFonts w:eastAsiaTheme="minorEastAsia"/>
          <w:szCs w:val="20"/>
        </w:rPr>
      </w:pPr>
      <w:r w:rsidRPr="00160917">
        <w:rPr>
          <w:b/>
          <w:bCs/>
        </w:rPr>
        <w:t>Data Loss Prevention (DLP):</w:t>
      </w:r>
      <w:r>
        <w:t xml:space="preserve"> DLP is a crucial element to emails leaving the organisation. If classification and labelling has been implement, these can be used to restrict sensitive data from leaving the business. Also, there are other technologies that can detect inline sensitive data and restrict as per the company policies.</w:t>
      </w:r>
    </w:p>
    <w:p w14:paraId="40ED645F" w14:textId="77777777" w:rsidR="00C0010A" w:rsidRDefault="00C0010A" w:rsidP="00456542">
      <w:pPr>
        <w:pStyle w:val="BodyTextIndent2"/>
        <w:ind w:left="0"/>
      </w:pPr>
    </w:p>
    <w:p w14:paraId="125E0C6D" w14:textId="77777777" w:rsidR="00C0010A" w:rsidRDefault="00C0010A" w:rsidP="00697BB7">
      <w:pPr>
        <w:pStyle w:val="BodyTextIndent2"/>
        <w:ind w:left="0"/>
      </w:pPr>
    </w:p>
    <w:p w14:paraId="0BCF7037" w14:textId="77ECA5C1" w:rsidR="0048030C" w:rsidRDefault="0048030C" w:rsidP="00730B2F">
      <w:pPr>
        <w:pStyle w:val="Heading2"/>
        <w:numPr>
          <w:ilvl w:val="1"/>
          <w:numId w:val="15"/>
        </w:numPr>
        <w:ind w:left="578" w:hanging="578"/>
      </w:pPr>
      <w:r>
        <w:t xml:space="preserve">  </w:t>
      </w:r>
      <w:bookmarkStart w:id="38" w:name="_Toc97215498"/>
      <w:r>
        <w:t>End USer, Internet of Things/</w:t>
      </w:r>
      <w:r w:rsidR="00955B61">
        <w:t>Operational technology Security Services</w:t>
      </w:r>
      <w:bookmarkEnd w:id="38"/>
    </w:p>
    <w:p w14:paraId="5F0B7781" w14:textId="77777777" w:rsidR="0048030C" w:rsidRDefault="0048030C" w:rsidP="00220606">
      <w:pPr>
        <w:pStyle w:val="BodyTextIndent2"/>
      </w:pPr>
    </w:p>
    <w:p w14:paraId="7B3AD6B6" w14:textId="0A1063C9" w:rsidR="00BF0359" w:rsidRDefault="00BF0359" w:rsidP="00BF0359">
      <w:pPr>
        <w:pStyle w:val="Heading3Numbered"/>
      </w:pPr>
      <w:bookmarkStart w:id="39" w:name="_Toc97215499"/>
      <w:r>
        <w:t>Single Sign-On (SSO)</w:t>
      </w:r>
      <w:bookmarkEnd w:id="39"/>
    </w:p>
    <w:p w14:paraId="48627F77" w14:textId="77777777" w:rsidR="00946A35" w:rsidRPr="00946A35" w:rsidRDefault="00946A35" w:rsidP="00946A35">
      <w:pPr>
        <w:pStyle w:val="BodyTextIndent2"/>
      </w:pPr>
    </w:p>
    <w:p w14:paraId="2C8997CD" w14:textId="0E99AE93" w:rsidR="71C7044C" w:rsidRDefault="71C7044C" w:rsidP="22969AB5">
      <w:pPr>
        <w:pStyle w:val="Heading4Numbered"/>
        <w:rPr>
          <w:rFonts w:ascii="Trebuchet MS" w:hAnsi="Trebuchet MS"/>
          <w:szCs w:val="24"/>
        </w:rPr>
      </w:pPr>
      <w:bookmarkStart w:id="40" w:name="_Toc97215500"/>
      <w:r w:rsidRPr="1BFA80A5">
        <w:rPr>
          <w:rFonts w:ascii="Trebuchet MS" w:hAnsi="Trebuchet MS"/>
          <w:szCs w:val="24"/>
        </w:rPr>
        <w:t>CIS v7 Sections</w:t>
      </w:r>
      <w:bookmarkEnd w:id="40"/>
    </w:p>
    <w:p w14:paraId="514A0848" w14:textId="77777777" w:rsidR="00946A35" w:rsidRDefault="00946A35" w:rsidP="00946A35">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7D16D414" w14:textId="77777777" w:rsidTr="00CF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4560AE21" w14:textId="77777777" w:rsidR="00946A35" w:rsidRPr="002763A8" w:rsidRDefault="00946A35" w:rsidP="0022415B">
            <w:pPr>
              <w:pStyle w:val="BodyText"/>
              <w:rPr>
                <w:color w:val="FFFFFF" w:themeColor="background1"/>
              </w:rPr>
            </w:pPr>
            <w:r w:rsidRPr="002763A8">
              <w:rPr>
                <w:color w:val="FFFFFF" w:themeColor="background1"/>
              </w:rPr>
              <w:t>CIS Control</w:t>
            </w:r>
          </w:p>
        </w:tc>
        <w:tc>
          <w:tcPr>
            <w:tcW w:w="2837" w:type="dxa"/>
          </w:tcPr>
          <w:p w14:paraId="29050A39" w14:textId="77777777" w:rsidR="00946A35" w:rsidRPr="002763A8" w:rsidRDefault="00946A35"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4165E534" w14:textId="77777777" w:rsidR="00946A35" w:rsidRPr="002763A8" w:rsidRDefault="00946A35"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7B07671E"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6FD2FB73" w14:textId="22736C76" w:rsidR="00946A35" w:rsidRPr="00704903" w:rsidRDefault="00860325" w:rsidP="00704903">
            <w:pPr>
              <w:pStyle w:val="BodyText"/>
            </w:pPr>
            <w:r w:rsidRPr="00704903">
              <w:t>4</w:t>
            </w:r>
          </w:p>
        </w:tc>
        <w:tc>
          <w:tcPr>
            <w:tcW w:w="2837" w:type="dxa"/>
          </w:tcPr>
          <w:p w14:paraId="0C05521B" w14:textId="3AF97D7C" w:rsidR="00946A35" w:rsidRPr="00704903" w:rsidRDefault="00860325" w:rsidP="00704903">
            <w:pPr>
              <w:pStyle w:val="BodyText"/>
              <w:cnfStyle w:val="000000100000" w:firstRow="0" w:lastRow="0" w:firstColumn="0" w:lastColumn="0" w:oddVBand="0" w:evenVBand="0" w:oddHBand="1" w:evenHBand="0" w:firstRowFirstColumn="0" w:firstRowLastColumn="0" w:lastRowFirstColumn="0" w:lastRowLastColumn="0"/>
            </w:pPr>
            <w:r w:rsidRPr="00704903">
              <w:t>Controlled Use of Administrative Privileges</w:t>
            </w:r>
          </w:p>
        </w:tc>
        <w:tc>
          <w:tcPr>
            <w:tcW w:w="4656" w:type="dxa"/>
          </w:tcPr>
          <w:p w14:paraId="432B9BDE" w14:textId="365A0FD3" w:rsidR="00946A35" w:rsidRPr="00704903" w:rsidRDefault="00CB410E" w:rsidP="00704903">
            <w:pPr>
              <w:pStyle w:val="BodyText"/>
              <w:cnfStyle w:val="000000100000" w:firstRow="0" w:lastRow="0" w:firstColumn="0" w:lastColumn="0" w:oddVBand="0" w:evenVBand="0" w:oddHBand="1" w:evenHBand="0" w:firstRowFirstColumn="0" w:firstRowLastColumn="0" w:lastRowFirstColumn="0" w:lastRowLastColumn="0"/>
            </w:pPr>
            <w:r w:rsidRPr="00704903">
              <w:t>The processes and tools used to track/control/prevent/correct the use, assignment, and configuration of administrative privileges on computers, networks, and applications.</w:t>
            </w:r>
          </w:p>
        </w:tc>
      </w:tr>
      <w:tr w:rsidR="00DB19B5" w14:paraId="43D3EC47" w14:textId="77777777" w:rsidTr="00CF4215">
        <w:tc>
          <w:tcPr>
            <w:cnfStyle w:val="001000000000" w:firstRow="0" w:lastRow="0" w:firstColumn="1" w:lastColumn="0" w:oddVBand="0" w:evenVBand="0" w:oddHBand="0" w:evenHBand="0" w:firstRowFirstColumn="0" w:firstRowLastColumn="0" w:lastRowFirstColumn="0" w:lastRowLastColumn="0"/>
            <w:tcW w:w="2855" w:type="dxa"/>
          </w:tcPr>
          <w:p w14:paraId="6A036E48" w14:textId="1CBFC1F5" w:rsidR="00DB19B5" w:rsidRPr="00704903" w:rsidRDefault="00DB19B5" w:rsidP="00704903">
            <w:pPr>
              <w:pStyle w:val="BodyText"/>
            </w:pPr>
            <w:r w:rsidRPr="00704903">
              <w:t>13</w:t>
            </w:r>
          </w:p>
        </w:tc>
        <w:tc>
          <w:tcPr>
            <w:tcW w:w="2837" w:type="dxa"/>
          </w:tcPr>
          <w:p w14:paraId="20AA9D4B" w14:textId="33C4A9F9" w:rsidR="00DB19B5" w:rsidRPr="00704903" w:rsidRDefault="00DB19B5" w:rsidP="00704903">
            <w:pPr>
              <w:pStyle w:val="BodyText"/>
              <w:cnfStyle w:val="000000000000" w:firstRow="0" w:lastRow="0" w:firstColumn="0" w:lastColumn="0" w:oddVBand="0" w:evenVBand="0" w:oddHBand="0" w:evenHBand="0" w:firstRowFirstColumn="0" w:firstRowLastColumn="0" w:lastRowFirstColumn="0" w:lastRowLastColumn="0"/>
            </w:pPr>
            <w:r w:rsidRPr="00704903">
              <w:t>Data Protection</w:t>
            </w:r>
          </w:p>
        </w:tc>
        <w:tc>
          <w:tcPr>
            <w:tcW w:w="4656" w:type="dxa"/>
          </w:tcPr>
          <w:p w14:paraId="4C61179E" w14:textId="6C2F6B7A" w:rsidR="00DB19B5" w:rsidRPr="00704903" w:rsidRDefault="00005458" w:rsidP="00704903">
            <w:pPr>
              <w:pStyle w:val="BodyText"/>
              <w:cnfStyle w:val="000000000000" w:firstRow="0" w:lastRow="0" w:firstColumn="0" w:lastColumn="0" w:oddVBand="0" w:evenVBand="0" w:oddHBand="0" w:evenHBand="0" w:firstRowFirstColumn="0" w:firstRowLastColumn="0" w:lastRowFirstColumn="0" w:lastRowLastColumn="0"/>
            </w:pPr>
            <w:r w:rsidRPr="00704903">
              <w:t>The processes and tools used to prevent data exfiltration, mitigate the effects of exfiltrated data, and ensure the privacy and integrity of sensitive information.</w:t>
            </w:r>
          </w:p>
        </w:tc>
      </w:tr>
      <w:tr w:rsidR="009805A8" w14:paraId="18BA9301"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B96CA8A" w14:textId="3F1BB225" w:rsidR="006F75EE" w:rsidRPr="00704903" w:rsidRDefault="006F75EE" w:rsidP="00704903">
            <w:pPr>
              <w:pStyle w:val="BodyText"/>
            </w:pPr>
            <w:r w:rsidRPr="00704903">
              <w:t>14</w:t>
            </w:r>
          </w:p>
        </w:tc>
        <w:tc>
          <w:tcPr>
            <w:tcW w:w="2837" w:type="dxa"/>
          </w:tcPr>
          <w:p w14:paraId="02E4C749" w14:textId="286F8889" w:rsidR="006F75EE" w:rsidRPr="00704903" w:rsidRDefault="006F75EE" w:rsidP="00704903">
            <w:pPr>
              <w:pStyle w:val="BodyText"/>
              <w:cnfStyle w:val="000000100000" w:firstRow="0" w:lastRow="0" w:firstColumn="0" w:lastColumn="0" w:oddVBand="0" w:evenVBand="0" w:oddHBand="1" w:evenHBand="0" w:firstRowFirstColumn="0" w:firstRowLastColumn="0" w:lastRowFirstColumn="0" w:lastRowLastColumn="0"/>
            </w:pPr>
            <w:r w:rsidRPr="00704903">
              <w:t>Controlled Access Based on the Need to Know</w:t>
            </w:r>
          </w:p>
        </w:tc>
        <w:tc>
          <w:tcPr>
            <w:tcW w:w="4656" w:type="dxa"/>
          </w:tcPr>
          <w:p w14:paraId="1DBDE302" w14:textId="6E11C5A8" w:rsidR="006F75EE" w:rsidRPr="00704903" w:rsidRDefault="006F75EE" w:rsidP="00704903">
            <w:pPr>
              <w:pStyle w:val="BodyText"/>
              <w:cnfStyle w:val="000000100000" w:firstRow="0" w:lastRow="0" w:firstColumn="0" w:lastColumn="0" w:oddVBand="0" w:evenVBand="0" w:oddHBand="1" w:evenHBand="0" w:firstRowFirstColumn="0" w:firstRowLastColumn="0" w:lastRowFirstColumn="0" w:lastRowLastColumn="0"/>
            </w:pPr>
            <w:r w:rsidRPr="00704903">
              <w:t>The processes and tools used to track/control/prevent/correct secure access to critical assets (e.g., information, resources, systems) according to the formal determination of which persons, computers, and applications have a need and right to access these critical assets based on an approved classification.</w:t>
            </w:r>
          </w:p>
        </w:tc>
      </w:tr>
    </w:tbl>
    <w:p w14:paraId="14A5816A" w14:textId="75EF4AE2" w:rsidR="22969AB5" w:rsidRDefault="22969AB5" w:rsidP="00704903">
      <w:pPr>
        <w:pStyle w:val="BodyTextIndent2"/>
        <w:ind w:left="0"/>
        <w:rPr>
          <w:szCs w:val="20"/>
        </w:rPr>
      </w:pPr>
    </w:p>
    <w:p w14:paraId="622F27EC" w14:textId="6881B850" w:rsidR="740EE564" w:rsidRDefault="740EE564" w:rsidP="1BFA80A5">
      <w:pPr>
        <w:pStyle w:val="Heading4Numbered"/>
      </w:pPr>
      <w:bookmarkStart w:id="41" w:name="_Toc97215501"/>
      <w:r w:rsidRPr="1BFA80A5">
        <w:rPr>
          <w:rFonts w:ascii="Trebuchet MS" w:hAnsi="Trebuchet MS"/>
          <w:szCs w:val="24"/>
        </w:rPr>
        <w:t>Single Sign-On Overview</w:t>
      </w:r>
      <w:bookmarkEnd w:id="41"/>
    </w:p>
    <w:p w14:paraId="093989A0" w14:textId="7A6F7C6F" w:rsidR="22969AB5" w:rsidRDefault="22969AB5" w:rsidP="1BFA80A5">
      <w:pPr>
        <w:pStyle w:val="BodyTextIndent3"/>
        <w:rPr>
          <w:szCs w:val="20"/>
        </w:rPr>
      </w:pPr>
    </w:p>
    <w:p w14:paraId="57CAFACC" w14:textId="49B42785" w:rsidR="00317EF9" w:rsidRDefault="00B41800" w:rsidP="00B41800">
      <w:pPr>
        <w:pStyle w:val="BodyText"/>
      </w:pPr>
      <w:r>
        <w:t>Single</w:t>
      </w:r>
      <w:r w:rsidR="00B059EC">
        <w:t xml:space="preserve"> sign-on </w:t>
      </w:r>
      <w:r w:rsidR="00402084">
        <w:t>centralises web application</w:t>
      </w:r>
      <w:r w:rsidR="00592670">
        <w:t>/sites</w:t>
      </w:r>
      <w:r w:rsidR="00402084">
        <w:t xml:space="preserve"> </w:t>
      </w:r>
      <w:r w:rsidR="008142CE">
        <w:t>security controls by</w:t>
      </w:r>
      <w:r w:rsidR="00B83F61">
        <w:t xml:space="preserve"> either allowing or preventing authentication</w:t>
      </w:r>
      <w:r w:rsidR="00317EF9">
        <w:t xml:space="preserve">. </w:t>
      </w:r>
      <w:r w:rsidR="00997526">
        <w:t xml:space="preserve">A user will only have access to </w:t>
      </w:r>
      <w:r w:rsidR="001704FE">
        <w:t>applications that are presented to them. Rol</w:t>
      </w:r>
      <w:r w:rsidR="00DF223C">
        <w:t>e</w:t>
      </w:r>
      <w:r w:rsidR="001704FE">
        <w:t xml:space="preserve"> based access (RBAC) control can be used to build out </w:t>
      </w:r>
      <w:r w:rsidR="00DC1F2C">
        <w:t xml:space="preserve">groups of users that need access easing the overall administration </w:t>
      </w:r>
      <w:r w:rsidR="00DF223C">
        <w:t xml:space="preserve">and </w:t>
      </w:r>
      <w:r w:rsidR="00AB05B2">
        <w:t xml:space="preserve">providing better security around access to applications. </w:t>
      </w:r>
    </w:p>
    <w:p w14:paraId="40C2595D" w14:textId="71F9CEC5" w:rsidR="00B41800" w:rsidRDefault="00317EF9" w:rsidP="00B41800">
      <w:pPr>
        <w:pStyle w:val="BodyText"/>
      </w:pPr>
      <w:r>
        <w:t xml:space="preserve">The other added benefit is that a user does not have to remember </w:t>
      </w:r>
      <w:r w:rsidR="00B83F61">
        <w:t xml:space="preserve">multiple passwords </w:t>
      </w:r>
      <w:r w:rsidR="00C36FE1">
        <w:t xml:space="preserve">which will streamline the authentication point for the end user. </w:t>
      </w:r>
    </w:p>
    <w:p w14:paraId="6F8DFE19" w14:textId="5ED55351" w:rsidR="00D34EC0" w:rsidRDefault="00DC6268" w:rsidP="00B41800">
      <w:pPr>
        <w:pStyle w:val="BodyText"/>
      </w:pPr>
      <w:r>
        <w:t xml:space="preserve">Most organisations will use </w:t>
      </w:r>
      <w:r w:rsidR="00D174F1">
        <w:t xml:space="preserve">their primary identity provider (IdP) along with </w:t>
      </w:r>
      <w:r w:rsidR="007D111F">
        <w:t>a single sign-on method: Open ID Connect, OAuth, SAML</w:t>
      </w:r>
      <w:r w:rsidR="00D762CB">
        <w:t xml:space="preserve">, Header based, </w:t>
      </w:r>
      <w:r w:rsidR="00C0356F">
        <w:t xml:space="preserve">LDAP </w:t>
      </w:r>
      <w:r w:rsidR="00D762CB">
        <w:t xml:space="preserve">etc. </w:t>
      </w:r>
      <w:r w:rsidR="0064548D">
        <w:t>This enables a central point to manage credentials for users, multi-factor authen</w:t>
      </w:r>
      <w:r w:rsidR="00371B11">
        <w:t>tication should also be implemented when using SSO.</w:t>
      </w:r>
    </w:p>
    <w:p w14:paraId="33CAB2D3" w14:textId="0B737B60" w:rsidR="00600810" w:rsidRDefault="00D762CB" w:rsidP="00B41800">
      <w:pPr>
        <w:pStyle w:val="BodyText"/>
      </w:pPr>
      <w:r>
        <w:t xml:space="preserve">There is the caveat that the application must support </w:t>
      </w:r>
      <w:r w:rsidR="00395043">
        <w:t xml:space="preserve">an SSO method, it is advised that </w:t>
      </w:r>
      <w:r w:rsidR="00C0356F">
        <w:t xml:space="preserve">the organisations software inventory includes </w:t>
      </w:r>
      <w:r w:rsidR="00374B64">
        <w:t xml:space="preserve">application SSO capability and those that do not. </w:t>
      </w:r>
    </w:p>
    <w:p w14:paraId="3CCBFAB5" w14:textId="4FB1B4BE" w:rsidR="00BD7971" w:rsidRDefault="00BD7971" w:rsidP="00B41800">
      <w:pPr>
        <w:pStyle w:val="BodyText"/>
      </w:pPr>
      <w:r>
        <w:t xml:space="preserve">Integration into the identity access and management (IAM) process </w:t>
      </w:r>
      <w:r w:rsidR="00B06945">
        <w:t xml:space="preserve">should be </w:t>
      </w:r>
      <w:r w:rsidR="00283E20">
        <w:t>done</w:t>
      </w:r>
      <w:r w:rsidR="00B5299F">
        <w:t xml:space="preserve"> where appropriate</w:t>
      </w:r>
      <w:r w:rsidR="006C46B5">
        <w:t>.</w:t>
      </w:r>
    </w:p>
    <w:p w14:paraId="77DFDF84" w14:textId="261C020B" w:rsidR="00600810" w:rsidRDefault="00600810" w:rsidP="00B41800">
      <w:pPr>
        <w:pStyle w:val="BodyText"/>
      </w:pPr>
      <w:r>
        <w:t>There are two main use cases for SSO:</w:t>
      </w:r>
    </w:p>
    <w:p w14:paraId="6E933880" w14:textId="6170F92A" w:rsidR="00600810" w:rsidRPr="00BC1CAC" w:rsidRDefault="00600810" w:rsidP="00730B2F">
      <w:pPr>
        <w:pStyle w:val="BodyText"/>
        <w:numPr>
          <w:ilvl w:val="0"/>
          <w:numId w:val="8"/>
        </w:numPr>
      </w:pPr>
      <w:r w:rsidRPr="008953E8">
        <w:rPr>
          <w:b/>
          <w:bCs/>
        </w:rPr>
        <w:t>Application SSO</w:t>
      </w:r>
      <w:r w:rsidR="005B086D" w:rsidRPr="00BC1CAC">
        <w:t xml:space="preserve">: </w:t>
      </w:r>
      <w:r w:rsidR="00BC1CAC" w:rsidRPr="00BC1CAC">
        <w:t xml:space="preserve">Application SSO enables an end user to access enterprise applications with the help of SAML authentication. As the user logs into the system using an identity integrator, the credentials are stored by the identity provider. And, when the user tries to access any application, the service provider (application) requests the </w:t>
      </w:r>
      <w:r w:rsidR="00BC1CAC" w:rsidRPr="00BC1CAC">
        <w:lastRenderedPageBreak/>
        <w:t>identity provider for authenticity of the user and the identity provider validates the user’s identity, granting the end user access to the application.</w:t>
      </w:r>
    </w:p>
    <w:p w14:paraId="6289C669" w14:textId="7E141649" w:rsidR="00600810" w:rsidRDefault="00600810" w:rsidP="00730B2F">
      <w:pPr>
        <w:pStyle w:val="BodyText"/>
        <w:numPr>
          <w:ilvl w:val="0"/>
          <w:numId w:val="8"/>
        </w:numPr>
      </w:pPr>
      <w:r w:rsidRPr="008953E8">
        <w:rPr>
          <w:b/>
          <w:bCs/>
        </w:rPr>
        <w:t>Priv</w:t>
      </w:r>
      <w:r w:rsidR="00D174F1" w:rsidRPr="008953E8">
        <w:rPr>
          <w:b/>
          <w:bCs/>
        </w:rPr>
        <w:t>ileged SSO</w:t>
      </w:r>
      <w:r w:rsidR="00072E84" w:rsidRPr="008953E8">
        <w:t xml:space="preserve">: </w:t>
      </w:r>
      <w:r w:rsidR="008953E8" w:rsidRPr="008953E8">
        <w:t>Privileged Single Sign-On is a type of SSO Authentication focused mainly on privileged users who require access to administrative or super user accounts to connect to any resource or application. The PAM agent stores credentials of such administrative accounts centrally in the vault, and whenever the user tries to access any resource, it passes on those credentials directly from the vault to the resource and validates his/her identity, enabling a secure way for the privileged user to access a wide variety of resources including Windows Machines, Databases, Routers, Switches, Application and more depending on the privileges he/she has been granted.</w:t>
      </w:r>
    </w:p>
    <w:p w14:paraId="2E09C6FC" w14:textId="77777777" w:rsidR="00B5299F" w:rsidRDefault="00B5299F" w:rsidP="00B5299F">
      <w:pPr>
        <w:pStyle w:val="Heading4Numbered"/>
        <w:rPr>
          <w:rFonts w:ascii="Trebuchet MS" w:hAnsi="Trebuchet MS"/>
          <w:szCs w:val="24"/>
        </w:rPr>
      </w:pPr>
      <w:bookmarkStart w:id="42" w:name="_Toc97215502"/>
      <w:r w:rsidRPr="1BFA80A5">
        <w:rPr>
          <w:rFonts w:ascii="Trebuchet MS" w:hAnsi="Trebuchet MS"/>
          <w:szCs w:val="24"/>
        </w:rPr>
        <w:t>S</w:t>
      </w:r>
      <w:r>
        <w:rPr>
          <w:rFonts w:ascii="Trebuchet MS" w:hAnsi="Trebuchet MS"/>
          <w:szCs w:val="24"/>
        </w:rPr>
        <w:t>ummary</w:t>
      </w:r>
      <w:bookmarkEnd w:id="42"/>
    </w:p>
    <w:p w14:paraId="48238863" w14:textId="77777777" w:rsidR="00B5299F" w:rsidRDefault="00B5299F" w:rsidP="00B5299F">
      <w:pPr>
        <w:pStyle w:val="BodyText"/>
      </w:pPr>
    </w:p>
    <w:p w14:paraId="16342BD0" w14:textId="77777777" w:rsidR="00B5299F" w:rsidRDefault="00B5299F" w:rsidP="00730B2F">
      <w:pPr>
        <w:pStyle w:val="BodyText"/>
        <w:numPr>
          <w:ilvl w:val="0"/>
          <w:numId w:val="16"/>
        </w:numPr>
      </w:pPr>
      <w:r>
        <w:t>Use SSO on all applications where possible</w:t>
      </w:r>
    </w:p>
    <w:p w14:paraId="6A8188FA" w14:textId="77777777" w:rsidR="00B5299F" w:rsidRDefault="00B5299F" w:rsidP="00730B2F">
      <w:pPr>
        <w:pStyle w:val="BodyText"/>
        <w:numPr>
          <w:ilvl w:val="0"/>
          <w:numId w:val="16"/>
        </w:numPr>
      </w:pPr>
      <w:r>
        <w:t>Implement MFA with single sign-on</w:t>
      </w:r>
    </w:p>
    <w:p w14:paraId="0670C46D" w14:textId="4CEF0B64" w:rsidR="00B5299F" w:rsidRDefault="00B5299F" w:rsidP="00730B2F">
      <w:pPr>
        <w:pStyle w:val="BodyText"/>
        <w:numPr>
          <w:ilvl w:val="0"/>
          <w:numId w:val="16"/>
        </w:numPr>
      </w:pPr>
      <w:r>
        <w:t xml:space="preserve">Use with IAM </w:t>
      </w:r>
      <w:r w:rsidR="00CC2C04">
        <w:t>processes</w:t>
      </w:r>
    </w:p>
    <w:p w14:paraId="2F2C48C3" w14:textId="20104380" w:rsidR="00B5299F" w:rsidRPr="003B499A" w:rsidRDefault="00B5299F" w:rsidP="00730B2F">
      <w:pPr>
        <w:pStyle w:val="BodyText"/>
        <w:numPr>
          <w:ilvl w:val="0"/>
          <w:numId w:val="16"/>
        </w:numPr>
      </w:pPr>
      <w:r>
        <w:t>Role based access control</w:t>
      </w:r>
      <w:r w:rsidR="00CC2C04">
        <w:t xml:space="preserve"> (RBAC) is recommended</w:t>
      </w:r>
    </w:p>
    <w:p w14:paraId="220F68A3" w14:textId="0983C554" w:rsidR="00B5299F" w:rsidRPr="00EC72B1" w:rsidRDefault="001A7756" w:rsidP="00730B2F">
      <w:pPr>
        <w:pStyle w:val="BodyTextIndent2"/>
        <w:numPr>
          <w:ilvl w:val="0"/>
          <w:numId w:val="16"/>
        </w:numPr>
        <w:rPr>
          <w:szCs w:val="20"/>
        </w:rPr>
      </w:pPr>
      <w:r>
        <w:rPr>
          <w:szCs w:val="20"/>
        </w:rPr>
        <w:t>Utilise the s</w:t>
      </w:r>
      <w:r w:rsidR="00B5299F">
        <w:rPr>
          <w:szCs w:val="20"/>
        </w:rPr>
        <w:t>oftware inventory</w:t>
      </w:r>
      <w:r>
        <w:rPr>
          <w:szCs w:val="20"/>
        </w:rPr>
        <w:t xml:space="preserve"> to ensure all SaaS applications are covered</w:t>
      </w:r>
    </w:p>
    <w:p w14:paraId="693BAA43" w14:textId="77777777" w:rsidR="004F5189" w:rsidRDefault="004F5189" w:rsidP="00065E0B">
      <w:pPr>
        <w:pStyle w:val="BodyTextIndent2"/>
        <w:ind w:left="0"/>
        <w:rPr>
          <w:szCs w:val="20"/>
        </w:rPr>
      </w:pPr>
    </w:p>
    <w:p w14:paraId="17A7CFFD" w14:textId="3EACD01B" w:rsidR="00BF0359" w:rsidRDefault="00BF0359" w:rsidP="00BF0359">
      <w:pPr>
        <w:pStyle w:val="Heading3Numbered"/>
      </w:pPr>
      <w:bookmarkStart w:id="43" w:name="_Toc97215503"/>
      <w:r>
        <w:t>Data Loss Prevention (DLP)</w:t>
      </w:r>
      <w:bookmarkEnd w:id="43"/>
    </w:p>
    <w:p w14:paraId="0AAD76E9" w14:textId="77777777" w:rsidR="008C1A2C" w:rsidRPr="008C1A2C" w:rsidRDefault="008C1A2C" w:rsidP="008C1A2C">
      <w:pPr>
        <w:pStyle w:val="BodyTextIndent2"/>
      </w:pPr>
    </w:p>
    <w:p w14:paraId="7C9278D8" w14:textId="3EACD01B" w:rsidR="0FA1259D" w:rsidRDefault="0FA1259D" w:rsidP="22969AB5">
      <w:pPr>
        <w:pStyle w:val="Heading4Numbered"/>
        <w:rPr>
          <w:rFonts w:ascii="Trebuchet MS" w:hAnsi="Trebuchet MS"/>
          <w:szCs w:val="24"/>
        </w:rPr>
      </w:pPr>
      <w:bookmarkStart w:id="44" w:name="_Toc97215504"/>
      <w:r w:rsidRPr="1BFA80A5">
        <w:rPr>
          <w:rFonts w:ascii="Trebuchet MS" w:hAnsi="Trebuchet MS"/>
          <w:szCs w:val="24"/>
        </w:rPr>
        <w:t>CIS v7 Sections</w:t>
      </w:r>
      <w:bookmarkEnd w:id="44"/>
    </w:p>
    <w:p w14:paraId="07049345" w14:textId="77777777" w:rsidR="005A20E4" w:rsidRPr="005A20E4" w:rsidRDefault="005A20E4" w:rsidP="005A20E4">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0D979287" w14:textId="77777777" w:rsidTr="00CF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24FAC56" w14:textId="77777777" w:rsidR="005A20E4" w:rsidRPr="002763A8" w:rsidRDefault="005A20E4" w:rsidP="0022415B">
            <w:pPr>
              <w:pStyle w:val="BodyText"/>
              <w:rPr>
                <w:color w:val="FFFFFF" w:themeColor="background1"/>
              </w:rPr>
            </w:pPr>
            <w:r w:rsidRPr="002763A8">
              <w:rPr>
                <w:color w:val="FFFFFF" w:themeColor="background1"/>
              </w:rPr>
              <w:t>CIS Control</w:t>
            </w:r>
          </w:p>
        </w:tc>
        <w:tc>
          <w:tcPr>
            <w:tcW w:w="2837" w:type="dxa"/>
          </w:tcPr>
          <w:p w14:paraId="5593449F" w14:textId="77777777" w:rsidR="005A20E4" w:rsidRPr="002763A8" w:rsidRDefault="005A20E4"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0DBC5863" w14:textId="77777777" w:rsidR="005A20E4" w:rsidRPr="002763A8" w:rsidRDefault="005A20E4"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31902E66"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C8F5D49" w14:textId="7C939960" w:rsidR="005A20E4" w:rsidRPr="00E7186A" w:rsidRDefault="003F566F" w:rsidP="00E7186A">
            <w:pPr>
              <w:pStyle w:val="BodyText"/>
            </w:pPr>
            <w:r w:rsidRPr="00E7186A">
              <w:t>13</w:t>
            </w:r>
          </w:p>
        </w:tc>
        <w:tc>
          <w:tcPr>
            <w:tcW w:w="2837" w:type="dxa"/>
          </w:tcPr>
          <w:p w14:paraId="02FA9F80" w14:textId="3F2F9A5C" w:rsidR="005A20E4" w:rsidRPr="00E7186A" w:rsidRDefault="00234D47" w:rsidP="00E7186A">
            <w:pPr>
              <w:pStyle w:val="BodyText"/>
              <w:cnfStyle w:val="000000100000" w:firstRow="0" w:lastRow="0" w:firstColumn="0" w:lastColumn="0" w:oddVBand="0" w:evenVBand="0" w:oddHBand="1" w:evenHBand="0" w:firstRowFirstColumn="0" w:firstRowLastColumn="0" w:lastRowFirstColumn="0" w:lastRowLastColumn="0"/>
              <w:rPr>
                <w:b/>
                <w:bCs/>
              </w:rPr>
            </w:pPr>
            <w:r w:rsidRPr="00E7186A">
              <w:rPr>
                <w:b/>
                <w:bCs/>
              </w:rPr>
              <w:t>Data Protection</w:t>
            </w:r>
          </w:p>
        </w:tc>
        <w:tc>
          <w:tcPr>
            <w:tcW w:w="4656" w:type="dxa"/>
          </w:tcPr>
          <w:p w14:paraId="63C5AD24" w14:textId="7D62DDC2" w:rsidR="005A20E4" w:rsidRPr="00E7186A" w:rsidRDefault="00234D47" w:rsidP="00E7186A">
            <w:pPr>
              <w:pStyle w:val="BodyText"/>
              <w:cnfStyle w:val="000000100000" w:firstRow="0" w:lastRow="0" w:firstColumn="0" w:lastColumn="0" w:oddVBand="0" w:evenVBand="0" w:oddHBand="1" w:evenHBand="0" w:firstRowFirstColumn="0" w:firstRowLastColumn="0" w:lastRowFirstColumn="0" w:lastRowLastColumn="0"/>
            </w:pPr>
            <w:r w:rsidRPr="00E7186A">
              <w:t>The processes and tools used to prevent data exfiltration, mitigate the effects of exfiltrated data, and ensure the privacy and integrity of sensitive information.</w:t>
            </w:r>
          </w:p>
        </w:tc>
      </w:tr>
    </w:tbl>
    <w:p w14:paraId="42784F65" w14:textId="3EACD01B" w:rsidR="22969AB5" w:rsidRDefault="22969AB5" w:rsidP="00E7186A">
      <w:pPr>
        <w:pStyle w:val="BodyTextIndent2"/>
        <w:ind w:left="0"/>
        <w:rPr>
          <w:szCs w:val="20"/>
        </w:rPr>
      </w:pPr>
    </w:p>
    <w:p w14:paraId="2F49B590" w14:textId="0F346414" w:rsidR="3E6674D9" w:rsidRDefault="3E6674D9" w:rsidP="22969AB5">
      <w:pPr>
        <w:pStyle w:val="Heading4Numbered"/>
        <w:rPr>
          <w:rFonts w:ascii="Trebuchet MS" w:hAnsi="Trebuchet MS"/>
          <w:szCs w:val="24"/>
        </w:rPr>
      </w:pPr>
      <w:bookmarkStart w:id="45" w:name="_Toc97215505"/>
      <w:r w:rsidRPr="1BFA80A5">
        <w:rPr>
          <w:rFonts w:ascii="Trebuchet MS" w:hAnsi="Trebuchet MS"/>
          <w:szCs w:val="24"/>
        </w:rPr>
        <w:t xml:space="preserve">Data </w:t>
      </w:r>
      <w:r w:rsidR="009A2D92">
        <w:rPr>
          <w:rFonts w:ascii="Trebuchet MS" w:hAnsi="Trebuchet MS"/>
          <w:szCs w:val="24"/>
        </w:rPr>
        <w:t xml:space="preserve">Loss Prevention </w:t>
      </w:r>
      <w:r w:rsidR="00B746F3">
        <w:rPr>
          <w:rFonts w:ascii="Trebuchet MS" w:hAnsi="Trebuchet MS"/>
          <w:szCs w:val="24"/>
        </w:rPr>
        <w:t>(DLP)</w:t>
      </w:r>
      <w:r w:rsidR="00747115">
        <w:rPr>
          <w:rFonts w:ascii="Trebuchet MS" w:hAnsi="Trebuchet MS"/>
          <w:szCs w:val="24"/>
        </w:rPr>
        <w:t xml:space="preserve"> Overview</w:t>
      </w:r>
      <w:bookmarkEnd w:id="45"/>
    </w:p>
    <w:p w14:paraId="30D54BC5" w14:textId="77777777" w:rsidR="008B5130" w:rsidRPr="008B5130" w:rsidRDefault="008B5130" w:rsidP="008B5130">
      <w:pPr>
        <w:pStyle w:val="BodyTextIndent3"/>
      </w:pPr>
    </w:p>
    <w:p w14:paraId="75695409" w14:textId="77777777" w:rsidR="00D5676B" w:rsidRDefault="00D5676B" w:rsidP="00D5676B">
      <w:pPr>
        <w:pStyle w:val="BodyText"/>
      </w:pPr>
      <w:r>
        <w:t>Data Loss Prevention (DLP) is the practice of detecting and preventing data breaches, exfiltration, or unwanted destruction of</w:t>
      </w:r>
      <w:r w:rsidRPr="00D5676B">
        <w:t> </w:t>
      </w:r>
      <w:hyperlink r:id="rId27" w:history="1">
        <w:r w:rsidRPr="00D5676B">
          <w:t>sensitive data</w:t>
        </w:r>
      </w:hyperlink>
      <w:r>
        <w:t>. Organizations use DLP to protect and secure their data and comply with regulations.</w:t>
      </w:r>
    </w:p>
    <w:p w14:paraId="3325EEB4" w14:textId="3B4BF1BD" w:rsidR="00E7186A" w:rsidRDefault="00D5676B" w:rsidP="00D5676B">
      <w:pPr>
        <w:pStyle w:val="BodyText"/>
      </w:pPr>
      <w:r>
        <w:t xml:space="preserve">The DLP term refers to defending organizations against both data loss and data leakage prevention. Data loss refers to an event in which important data is lost to the enterprise, such as in </w:t>
      </w:r>
      <w:r w:rsidRPr="00D5676B">
        <w:t>a </w:t>
      </w:r>
      <w:hyperlink r:id="rId28" w:history="1">
        <w:r w:rsidRPr="00D5676B">
          <w:t>ransomware attack</w:t>
        </w:r>
      </w:hyperlink>
      <w:r>
        <w:t>. Data loss prevention focuses on preventing illicit transfer of data outside organizational boundaries.</w:t>
      </w:r>
    </w:p>
    <w:p w14:paraId="10337661" w14:textId="12E35E9B" w:rsidR="002B1257" w:rsidRDefault="007F5C0C" w:rsidP="00D5676B">
      <w:pPr>
        <w:pStyle w:val="BodyText"/>
      </w:pPr>
      <w:r>
        <w:t xml:space="preserve">DLP can cover all areas of technology and governance in the business, </w:t>
      </w:r>
      <w:r w:rsidR="00682143">
        <w:t>with this in mind t</w:t>
      </w:r>
      <w:r w:rsidR="002B1257">
        <w:t>here are many areas of that need to be considered when implementing data loss prevention</w:t>
      </w:r>
      <w:r w:rsidR="00034A1B">
        <w:t>:</w:t>
      </w:r>
    </w:p>
    <w:p w14:paraId="11CA1F32" w14:textId="7CA6F905" w:rsidR="00F95A50" w:rsidRDefault="00F95A50" w:rsidP="00F95A50">
      <w:pPr>
        <w:pStyle w:val="Heading5"/>
      </w:pPr>
      <w:r>
        <w:t>Governance</w:t>
      </w:r>
    </w:p>
    <w:p w14:paraId="24114526" w14:textId="210DD75E" w:rsidR="00B746F3" w:rsidRDefault="00B746F3" w:rsidP="00AE7358">
      <w:pPr>
        <w:pStyle w:val="BodyText"/>
      </w:pPr>
      <w:r>
        <w:t>Data Loss Prevention (DLP)</w:t>
      </w:r>
      <w:r w:rsidR="004E4B39">
        <w:t xml:space="preserve"> should start with governance in the organisation</w:t>
      </w:r>
      <w:r w:rsidR="00067D2D">
        <w:t xml:space="preserve"> </w:t>
      </w:r>
      <w:r w:rsidR="00C25615">
        <w:t>to</w:t>
      </w:r>
      <w:r w:rsidR="00067D2D">
        <w:t xml:space="preserve"> understand the overall </w:t>
      </w:r>
      <w:r w:rsidR="00C25615">
        <w:t xml:space="preserve">‘data </w:t>
      </w:r>
      <w:r w:rsidR="00067D2D">
        <w:t>landscape</w:t>
      </w:r>
      <w:r w:rsidR="00C25615">
        <w:t>’.</w:t>
      </w:r>
      <w:r w:rsidR="00AE7358">
        <w:t xml:space="preserve"> </w:t>
      </w:r>
      <w:r w:rsidR="00D5676B">
        <w:t>The following areas should be addressed in this area.</w:t>
      </w:r>
    </w:p>
    <w:p w14:paraId="45969274" w14:textId="77777777" w:rsidR="00B746F3" w:rsidRDefault="00B746F3" w:rsidP="00730B2F">
      <w:pPr>
        <w:pStyle w:val="BodyText"/>
        <w:numPr>
          <w:ilvl w:val="0"/>
          <w:numId w:val="9"/>
        </w:numPr>
        <w:spacing w:after="0"/>
        <w:ind w:hanging="357"/>
      </w:pPr>
      <w:r>
        <w:t>Identify data management and security policies and procedures that already exist in the organisation.</w:t>
      </w:r>
    </w:p>
    <w:p w14:paraId="3C7D4934" w14:textId="77777777" w:rsidR="00B746F3" w:rsidRDefault="00B746F3" w:rsidP="00730B2F">
      <w:pPr>
        <w:pStyle w:val="BodyText"/>
        <w:numPr>
          <w:ilvl w:val="0"/>
          <w:numId w:val="9"/>
        </w:numPr>
        <w:spacing w:after="0"/>
        <w:ind w:hanging="357"/>
      </w:pPr>
      <w:r>
        <w:t>Data risk assessments.</w:t>
      </w:r>
    </w:p>
    <w:p w14:paraId="2D6E1A4C" w14:textId="77777777" w:rsidR="00B746F3" w:rsidRDefault="00B746F3" w:rsidP="00730B2F">
      <w:pPr>
        <w:pStyle w:val="BodyText"/>
        <w:numPr>
          <w:ilvl w:val="0"/>
          <w:numId w:val="9"/>
        </w:numPr>
        <w:spacing w:after="0"/>
        <w:ind w:hanging="357"/>
      </w:pPr>
      <w:r>
        <w:t>Cost of a breach.</w:t>
      </w:r>
    </w:p>
    <w:p w14:paraId="73F3973E" w14:textId="77777777" w:rsidR="00B746F3" w:rsidRDefault="00B746F3" w:rsidP="00730B2F">
      <w:pPr>
        <w:pStyle w:val="BodyText"/>
        <w:numPr>
          <w:ilvl w:val="0"/>
          <w:numId w:val="9"/>
        </w:numPr>
        <w:spacing w:after="0"/>
        <w:ind w:hanging="357"/>
      </w:pPr>
      <w:r>
        <w:lastRenderedPageBreak/>
        <w:t>Regulation requirements.</w:t>
      </w:r>
    </w:p>
    <w:p w14:paraId="62FE2A38" w14:textId="77777777" w:rsidR="00B746F3" w:rsidRDefault="00B746F3" w:rsidP="00730B2F">
      <w:pPr>
        <w:pStyle w:val="BodyText"/>
        <w:numPr>
          <w:ilvl w:val="0"/>
          <w:numId w:val="9"/>
        </w:numPr>
        <w:spacing w:after="0"/>
        <w:ind w:hanging="357"/>
      </w:pPr>
      <w:r>
        <w:t>People: Awareness, Accountability, Responsibility.</w:t>
      </w:r>
    </w:p>
    <w:p w14:paraId="13247A42" w14:textId="77777777" w:rsidR="00AE7358" w:rsidRDefault="00B746F3" w:rsidP="00730B2F">
      <w:pPr>
        <w:pStyle w:val="BodyText"/>
        <w:numPr>
          <w:ilvl w:val="0"/>
          <w:numId w:val="9"/>
        </w:numPr>
        <w:spacing w:after="0"/>
        <w:ind w:hanging="357"/>
      </w:pPr>
      <w:r>
        <w:t>Gap analysis.</w:t>
      </w:r>
    </w:p>
    <w:p w14:paraId="2554CB94" w14:textId="77777777" w:rsidR="00AE7358" w:rsidRDefault="00B746F3" w:rsidP="00730B2F">
      <w:pPr>
        <w:pStyle w:val="BodyText"/>
        <w:numPr>
          <w:ilvl w:val="0"/>
          <w:numId w:val="9"/>
        </w:numPr>
        <w:spacing w:after="0"/>
        <w:ind w:hanging="357"/>
      </w:pPr>
      <w:r>
        <w:t>Identify stakeholders</w:t>
      </w:r>
    </w:p>
    <w:p w14:paraId="5B739E3F" w14:textId="77777777" w:rsidR="00AE7358" w:rsidRDefault="00B746F3" w:rsidP="00730B2F">
      <w:pPr>
        <w:pStyle w:val="BodyText"/>
        <w:numPr>
          <w:ilvl w:val="1"/>
          <w:numId w:val="9"/>
        </w:numPr>
        <w:spacing w:after="0"/>
        <w:ind w:hanging="357"/>
      </w:pPr>
      <w:r w:rsidRPr="00E02316">
        <w:t>Data Owners</w:t>
      </w:r>
      <w:r>
        <w:t xml:space="preserve"> - The owner of the data asset and is responsible for the asset. They can also influence the classification of data.</w:t>
      </w:r>
    </w:p>
    <w:p w14:paraId="6EDC0117" w14:textId="77777777" w:rsidR="00AE7358" w:rsidRDefault="00B746F3" w:rsidP="00730B2F">
      <w:pPr>
        <w:pStyle w:val="BodyText"/>
        <w:numPr>
          <w:ilvl w:val="1"/>
          <w:numId w:val="9"/>
        </w:numPr>
        <w:spacing w:after="0"/>
        <w:ind w:hanging="357"/>
      </w:pPr>
      <w:r w:rsidRPr="00E02316">
        <w:t>Data Stewards</w:t>
      </w:r>
      <w:r>
        <w:t xml:space="preserve"> - Can be known as data champions are responsible for taking care of the data.</w:t>
      </w:r>
    </w:p>
    <w:p w14:paraId="4663F2D0" w14:textId="198200F8" w:rsidR="00AE7358" w:rsidRDefault="00B746F3" w:rsidP="00730B2F">
      <w:pPr>
        <w:pStyle w:val="BodyText"/>
        <w:numPr>
          <w:ilvl w:val="1"/>
          <w:numId w:val="9"/>
        </w:numPr>
        <w:spacing w:after="0"/>
        <w:ind w:hanging="357"/>
      </w:pPr>
      <w:r w:rsidRPr="00E02316">
        <w:t>Data Custodians</w:t>
      </w:r>
      <w:r>
        <w:t xml:space="preserve"> – Make decisions on onboarding, </w:t>
      </w:r>
      <w:r w:rsidR="00B0719C">
        <w:t>maintenance,</w:t>
      </w:r>
      <w:r>
        <w:t xml:space="preserve"> and end-of-life updates of the data assets. Utilise the data lifecycle management process.</w:t>
      </w:r>
    </w:p>
    <w:p w14:paraId="48312395" w14:textId="5F727E4B" w:rsidR="00B746F3" w:rsidRDefault="00B746F3" w:rsidP="00730B2F">
      <w:pPr>
        <w:pStyle w:val="BodyText"/>
        <w:numPr>
          <w:ilvl w:val="1"/>
          <w:numId w:val="9"/>
        </w:numPr>
        <w:spacing w:after="0"/>
        <w:ind w:hanging="357"/>
      </w:pPr>
      <w:r w:rsidRPr="00E02316">
        <w:t>Data Governance Committee</w:t>
      </w:r>
      <w:r>
        <w:t xml:space="preserve"> – Develop and maintain data policies and procedures.</w:t>
      </w:r>
    </w:p>
    <w:p w14:paraId="0E7D92D7" w14:textId="77777777" w:rsidR="007978CA" w:rsidRDefault="007978CA" w:rsidP="00E27EF0">
      <w:pPr>
        <w:pStyle w:val="BodyText"/>
        <w:spacing w:after="0"/>
        <w:ind w:left="1440"/>
      </w:pPr>
    </w:p>
    <w:p w14:paraId="0DA28C50" w14:textId="2C0837FC" w:rsidR="007978CA" w:rsidRDefault="007978CA" w:rsidP="007978CA">
      <w:pPr>
        <w:pStyle w:val="Heading5"/>
      </w:pPr>
      <w:r>
        <w:t>Content Awareness</w:t>
      </w:r>
    </w:p>
    <w:p w14:paraId="655F27BE" w14:textId="77777777" w:rsidR="00F95A50" w:rsidRDefault="00F95A50" w:rsidP="00F95A50">
      <w:pPr>
        <w:pStyle w:val="BodyText"/>
        <w:spacing w:after="0"/>
        <w:ind w:left="1440"/>
      </w:pPr>
    </w:p>
    <w:p w14:paraId="68E37D66" w14:textId="75A181A2" w:rsidR="00B746F3" w:rsidRDefault="0069412E" w:rsidP="0069412E">
      <w:pPr>
        <w:pStyle w:val="BodyText"/>
      </w:pPr>
      <w:r>
        <w:t xml:space="preserve">Content awareness is </w:t>
      </w:r>
      <w:r w:rsidR="004D0F2F">
        <w:t xml:space="preserve">used </w:t>
      </w:r>
      <w:r>
        <w:t xml:space="preserve">to </w:t>
      </w:r>
      <w:r w:rsidR="00A129D0">
        <w:t xml:space="preserve">identify the </w:t>
      </w:r>
      <w:r w:rsidR="004D0F2F">
        <w:t>context or content of data in the organisation</w:t>
      </w:r>
      <w:r w:rsidR="00FA5FB6">
        <w:t>:</w:t>
      </w:r>
    </w:p>
    <w:p w14:paraId="5EFC5BC6" w14:textId="77777777" w:rsidR="00FA5FB6" w:rsidRDefault="00787403" w:rsidP="00730B2F">
      <w:pPr>
        <w:pStyle w:val="BodyText"/>
        <w:numPr>
          <w:ilvl w:val="0"/>
          <w:numId w:val="10"/>
        </w:numPr>
        <w:spacing w:after="0"/>
      </w:pPr>
      <w:r w:rsidRPr="00E91DA9">
        <w:rPr>
          <w:b/>
          <w:bCs/>
        </w:rPr>
        <w:t>Contextual awareness</w:t>
      </w:r>
      <w:r>
        <w:t>: Identify the business context of data within the organisation, some examples:</w:t>
      </w:r>
    </w:p>
    <w:p w14:paraId="04B5DF7A" w14:textId="77777777" w:rsidR="00FA5FB6" w:rsidRDefault="00787403" w:rsidP="00730B2F">
      <w:pPr>
        <w:pStyle w:val="BodyText"/>
        <w:numPr>
          <w:ilvl w:val="1"/>
          <w:numId w:val="10"/>
        </w:numPr>
        <w:spacing w:after="0"/>
        <w:ind w:left="1434" w:hanging="357"/>
      </w:pPr>
      <w:r>
        <w:t>Ownership and permissions.</w:t>
      </w:r>
    </w:p>
    <w:p w14:paraId="69E4C380" w14:textId="77777777" w:rsidR="00FA5FB6" w:rsidRDefault="00787403" w:rsidP="00730B2F">
      <w:pPr>
        <w:pStyle w:val="BodyText"/>
        <w:numPr>
          <w:ilvl w:val="1"/>
          <w:numId w:val="10"/>
        </w:numPr>
        <w:spacing w:after="0"/>
        <w:ind w:left="1434" w:hanging="357"/>
      </w:pPr>
      <w:r>
        <w:t>Encryption, file formats and network protocols.</w:t>
      </w:r>
    </w:p>
    <w:p w14:paraId="31406708" w14:textId="77777777" w:rsidR="00FA5FB6" w:rsidRDefault="00787403" w:rsidP="00730B2F">
      <w:pPr>
        <w:pStyle w:val="BodyText"/>
        <w:numPr>
          <w:ilvl w:val="1"/>
          <w:numId w:val="10"/>
        </w:numPr>
        <w:spacing w:after="0"/>
        <w:ind w:left="1434" w:hanging="357"/>
      </w:pPr>
      <w:r>
        <w:t>User roles and business units.</w:t>
      </w:r>
    </w:p>
    <w:p w14:paraId="75D455FC" w14:textId="77777777" w:rsidR="00FA5FB6" w:rsidRDefault="00787403" w:rsidP="00730B2F">
      <w:pPr>
        <w:pStyle w:val="BodyText"/>
        <w:numPr>
          <w:ilvl w:val="1"/>
          <w:numId w:val="10"/>
        </w:numPr>
        <w:spacing w:after="0"/>
        <w:ind w:left="1434" w:hanging="357"/>
      </w:pPr>
      <w:r>
        <w:t>Web services.</w:t>
      </w:r>
    </w:p>
    <w:p w14:paraId="571655F1" w14:textId="77777777" w:rsidR="00FA5FB6" w:rsidRDefault="00787403" w:rsidP="00730B2F">
      <w:pPr>
        <w:pStyle w:val="BodyText"/>
        <w:numPr>
          <w:ilvl w:val="1"/>
          <w:numId w:val="10"/>
        </w:numPr>
        <w:spacing w:after="0"/>
        <w:ind w:left="1434" w:hanging="357"/>
      </w:pPr>
      <w:r>
        <w:t>USB device information.</w:t>
      </w:r>
    </w:p>
    <w:p w14:paraId="24676BE6" w14:textId="3D3A8352" w:rsidR="00A129D0" w:rsidRDefault="00787403" w:rsidP="00730B2F">
      <w:pPr>
        <w:pStyle w:val="BodyText"/>
        <w:numPr>
          <w:ilvl w:val="1"/>
          <w:numId w:val="10"/>
        </w:numPr>
        <w:spacing w:after="0"/>
        <w:ind w:left="1434" w:hanging="357"/>
      </w:pPr>
      <w:r>
        <w:t>Desktop applications.</w:t>
      </w:r>
    </w:p>
    <w:p w14:paraId="639346C2" w14:textId="77777777" w:rsidR="00F95A50" w:rsidRDefault="00F95A50" w:rsidP="00F95A50">
      <w:pPr>
        <w:pStyle w:val="BodyText"/>
        <w:spacing w:after="0"/>
        <w:ind w:left="1434"/>
      </w:pPr>
    </w:p>
    <w:p w14:paraId="1DEDDC2D" w14:textId="77777777" w:rsidR="006664EA" w:rsidRDefault="00787403" w:rsidP="00730B2F">
      <w:pPr>
        <w:pStyle w:val="BodyText"/>
        <w:numPr>
          <w:ilvl w:val="0"/>
          <w:numId w:val="10"/>
        </w:numPr>
        <w:spacing w:after="0"/>
      </w:pPr>
      <w:r w:rsidRPr="00E91DA9">
        <w:rPr>
          <w:b/>
          <w:bCs/>
        </w:rPr>
        <w:t>Content awareness</w:t>
      </w:r>
      <w:r>
        <w:t>: What types of content analysis is needed:</w:t>
      </w:r>
    </w:p>
    <w:p w14:paraId="147833B1" w14:textId="77777777" w:rsidR="006664EA" w:rsidRDefault="00787403" w:rsidP="00730B2F">
      <w:pPr>
        <w:pStyle w:val="BodyText"/>
        <w:numPr>
          <w:ilvl w:val="1"/>
          <w:numId w:val="10"/>
        </w:numPr>
        <w:spacing w:after="0"/>
        <w:ind w:left="1434" w:hanging="357"/>
      </w:pPr>
      <w:r>
        <w:t>Rules-Based/Regular expressions – Use rules to identify structured data.</w:t>
      </w:r>
    </w:p>
    <w:p w14:paraId="5FE8978B" w14:textId="77777777" w:rsidR="006664EA" w:rsidRDefault="00787403" w:rsidP="00730B2F">
      <w:pPr>
        <w:pStyle w:val="BodyText"/>
        <w:numPr>
          <w:ilvl w:val="1"/>
          <w:numId w:val="10"/>
        </w:numPr>
        <w:spacing w:after="0"/>
        <w:ind w:left="1434" w:hanging="357"/>
      </w:pPr>
      <w:r>
        <w:t>Database Fingerprinting – Analyse data from databases.</w:t>
      </w:r>
    </w:p>
    <w:p w14:paraId="21D20D80" w14:textId="77777777" w:rsidR="006664EA" w:rsidRDefault="00787403" w:rsidP="00730B2F">
      <w:pPr>
        <w:pStyle w:val="BodyText"/>
        <w:numPr>
          <w:ilvl w:val="1"/>
          <w:numId w:val="10"/>
        </w:numPr>
        <w:spacing w:after="0"/>
        <w:ind w:left="1434" w:hanging="357"/>
      </w:pPr>
      <w:r>
        <w:t>File Matching – Analyse file types.</w:t>
      </w:r>
    </w:p>
    <w:p w14:paraId="30DDB089" w14:textId="77777777" w:rsidR="006664EA" w:rsidRDefault="00787403" w:rsidP="00730B2F">
      <w:pPr>
        <w:pStyle w:val="BodyText"/>
        <w:numPr>
          <w:ilvl w:val="1"/>
          <w:numId w:val="10"/>
        </w:numPr>
        <w:spacing w:after="0"/>
        <w:ind w:left="1434" w:hanging="357"/>
      </w:pPr>
      <w:r>
        <w:t>Partial Document Matching – Unstructured data for protecting sensitive documents.</w:t>
      </w:r>
    </w:p>
    <w:p w14:paraId="31743C95" w14:textId="77777777" w:rsidR="006664EA" w:rsidRDefault="00787403" w:rsidP="00730B2F">
      <w:pPr>
        <w:pStyle w:val="BodyText"/>
        <w:numPr>
          <w:ilvl w:val="1"/>
          <w:numId w:val="10"/>
        </w:numPr>
        <w:spacing w:after="0"/>
        <w:ind w:left="1434" w:hanging="357"/>
      </w:pPr>
      <w:r>
        <w:t>Statistical Analysis – Use machine learning to identify policy violations.</w:t>
      </w:r>
    </w:p>
    <w:p w14:paraId="33053014" w14:textId="54CF581D" w:rsidR="00787403" w:rsidRDefault="00787403" w:rsidP="00730B2F">
      <w:pPr>
        <w:pStyle w:val="BodyText"/>
        <w:numPr>
          <w:ilvl w:val="1"/>
          <w:numId w:val="10"/>
        </w:numPr>
        <w:spacing w:after="0"/>
        <w:ind w:left="1434" w:hanging="357"/>
      </w:pPr>
      <w:r>
        <w:t>Categories – Pre-built rules such as credit card numbers, PII.</w:t>
      </w:r>
    </w:p>
    <w:p w14:paraId="45BEA5FA" w14:textId="77777777" w:rsidR="00886238" w:rsidRDefault="00886238" w:rsidP="00E7186A">
      <w:pPr>
        <w:pStyle w:val="BodyTextIndent3"/>
      </w:pPr>
    </w:p>
    <w:p w14:paraId="04E92431" w14:textId="60653036" w:rsidR="008807AA" w:rsidRDefault="008807AA" w:rsidP="008807AA">
      <w:pPr>
        <w:pStyle w:val="Heading5"/>
      </w:pPr>
      <w:r>
        <w:t>Threats and Risks</w:t>
      </w:r>
    </w:p>
    <w:p w14:paraId="6D8743BB" w14:textId="2C4E4B3F" w:rsidR="008807AA" w:rsidRPr="008807AA" w:rsidRDefault="008807AA" w:rsidP="004B0871">
      <w:pPr>
        <w:pStyle w:val="BodyText"/>
      </w:pPr>
      <w:r>
        <w:t xml:space="preserve">Threats </w:t>
      </w:r>
      <w:r w:rsidR="004B0871">
        <w:t xml:space="preserve">and risks to all data should be </w:t>
      </w:r>
      <w:r w:rsidR="00F508B3">
        <w:t>considered</w:t>
      </w:r>
      <w:r w:rsidR="00B0719C">
        <w:t xml:space="preserve"> </w:t>
      </w:r>
      <w:r w:rsidR="00631D76">
        <w:t>to</w:t>
      </w:r>
      <w:r w:rsidR="00B83CE9">
        <w:t xml:space="preserve"> ascertain the level of controls that are appropriate to the business.  A</w:t>
      </w:r>
      <w:r w:rsidR="00631D76">
        <w:t xml:space="preserve"> list of examples</w:t>
      </w:r>
      <w:r w:rsidR="009D5BEC">
        <w:t xml:space="preserve"> to identify threats and risks:</w:t>
      </w:r>
    </w:p>
    <w:p w14:paraId="38749DC7" w14:textId="0F594018" w:rsidR="000F4D7E" w:rsidRDefault="000F4D7E" w:rsidP="00730B2F">
      <w:pPr>
        <w:pStyle w:val="BodyText"/>
        <w:numPr>
          <w:ilvl w:val="0"/>
          <w:numId w:val="11"/>
        </w:numPr>
        <w:spacing w:after="0"/>
        <w:ind w:left="714" w:hanging="357"/>
      </w:pPr>
      <w:r>
        <w:t>Who has access to critical data</w:t>
      </w:r>
      <w:r w:rsidR="00AB606C">
        <w:t>.</w:t>
      </w:r>
    </w:p>
    <w:p w14:paraId="6CD59B81" w14:textId="77777777" w:rsidR="000F4D7E" w:rsidRDefault="000F4D7E" w:rsidP="00730B2F">
      <w:pPr>
        <w:pStyle w:val="BodyText"/>
        <w:numPr>
          <w:ilvl w:val="0"/>
          <w:numId w:val="11"/>
        </w:numPr>
        <w:spacing w:after="0"/>
        <w:ind w:left="714" w:hanging="357"/>
      </w:pPr>
      <w:r>
        <w:t>Current access rights to critical data.</w:t>
      </w:r>
    </w:p>
    <w:p w14:paraId="59BB9740" w14:textId="77777777" w:rsidR="000F4D7E" w:rsidRDefault="000F4D7E" w:rsidP="00730B2F">
      <w:pPr>
        <w:pStyle w:val="BodyText"/>
        <w:numPr>
          <w:ilvl w:val="0"/>
          <w:numId w:val="11"/>
        </w:numPr>
        <w:spacing w:after="0"/>
        <w:ind w:left="714" w:hanging="357"/>
      </w:pPr>
      <w:r>
        <w:t>Current data controls in place.</w:t>
      </w:r>
    </w:p>
    <w:p w14:paraId="0CA667F7" w14:textId="77777777" w:rsidR="000F4D7E" w:rsidRDefault="000F4D7E" w:rsidP="00730B2F">
      <w:pPr>
        <w:pStyle w:val="BodyText"/>
        <w:numPr>
          <w:ilvl w:val="0"/>
          <w:numId w:val="11"/>
        </w:numPr>
        <w:spacing w:after="0"/>
        <w:ind w:left="714" w:hanging="357"/>
      </w:pPr>
      <w:r>
        <w:t>Malicious activity:</w:t>
      </w:r>
    </w:p>
    <w:p w14:paraId="66EF2FEB" w14:textId="77777777" w:rsidR="000F4D7E" w:rsidRDefault="000F4D7E" w:rsidP="00730B2F">
      <w:pPr>
        <w:pStyle w:val="BodyText"/>
        <w:numPr>
          <w:ilvl w:val="1"/>
          <w:numId w:val="11"/>
        </w:numPr>
        <w:spacing w:after="0"/>
        <w:ind w:left="1434" w:hanging="357"/>
      </w:pPr>
      <w:r>
        <w:t>Access right violation</w:t>
      </w:r>
    </w:p>
    <w:p w14:paraId="010E2543" w14:textId="77777777" w:rsidR="000F4D7E" w:rsidRDefault="000F4D7E" w:rsidP="00730B2F">
      <w:pPr>
        <w:pStyle w:val="BodyText"/>
        <w:numPr>
          <w:ilvl w:val="1"/>
          <w:numId w:val="11"/>
        </w:numPr>
        <w:spacing w:after="0"/>
        <w:ind w:left="1434" w:hanging="357"/>
      </w:pPr>
      <w:r>
        <w:t>Exploitation</w:t>
      </w:r>
    </w:p>
    <w:p w14:paraId="16B83B7B" w14:textId="77460CD4" w:rsidR="000F4D7E" w:rsidRDefault="00F508B3" w:rsidP="00730B2F">
      <w:pPr>
        <w:pStyle w:val="BodyText"/>
        <w:numPr>
          <w:ilvl w:val="1"/>
          <w:numId w:val="11"/>
        </w:numPr>
        <w:spacing w:after="0"/>
        <w:ind w:left="1434" w:hanging="357"/>
      </w:pPr>
      <w:r>
        <w:t>Developer’s</w:t>
      </w:r>
      <w:r w:rsidR="000F4D7E">
        <w:t xml:space="preserve"> trust (abuse of privilege)</w:t>
      </w:r>
    </w:p>
    <w:p w14:paraId="34CEA3BE" w14:textId="77777777" w:rsidR="000F4D7E" w:rsidRDefault="000F4D7E" w:rsidP="00730B2F">
      <w:pPr>
        <w:pStyle w:val="BodyText"/>
        <w:numPr>
          <w:ilvl w:val="1"/>
          <w:numId w:val="11"/>
        </w:numPr>
        <w:spacing w:after="0"/>
        <w:ind w:left="1434" w:hanging="357"/>
      </w:pPr>
      <w:r>
        <w:t>Unsupervised office (Staff screenshot to an external actor)</w:t>
      </w:r>
    </w:p>
    <w:p w14:paraId="766C8EFE" w14:textId="77777777" w:rsidR="000F4D7E" w:rsidRDefault="000F4D7E" w:rsidP="00730B2F">
      <w:pPr>
        <w:pStyle w:val="BodyText"/>
        <w:numPr>
          <w:ilvl w:val="1"/>
          <w:numId w:val="11"/>
        </w:numPr>
        <w:spacing w:after="0"/>
        <w:ind w:left="1434" w:hanging="357"/>
      </w:pPr>
      <w:r>
        <w:t>Employee discontent</w:t>
      </w:r>
    </w:p>
    <w:p w14:paraId="3DB69C19" w14:textId="77777777" w:rsidR="000F4D7E" w:rsidRDefault="000F4D7E" w:rsidP="00730B2F">
      <w:pPr>
        <w:pStyle w:val="BodyText"/>
        <w:numPr>
          <w:ilvl w:val="1"/>
          <w:numId w:val="11"/>
        </w:numPr>
        <w:spacing w:after="0"/>
        <w:ind w:left="1434" w:hanging="357"/>
      </w:pPr>
      <w:r>
        <w:t>Insider Trading</w:t>
      </w:r>
    </w:p>
    <w:p w14:paraId="218F4A05" w14:textId="77777777" w:rsidR="000F4D7E" w:rsidRDefault="000F4D7E" w:rsidP="00730B2F">
      <w:pPr>
        <w:pStyle w:val="BodyText"/>
        <w:numPr>
          <w:ilvl w:val="0"/>
          <w:numId w:val="11"/>
        </w:numPr>
        <w:spacing w:after="0"/>
        <w:ind w:hanging="357"/>
      </w:pPr>
      <w:r>
        <w:t>Data loss causes:</w:t>
      </w:r>
    </w:p>
    <w:p w14:paraId="11175A9E" w14:textId="77777777" w:rsidR="000F4D7E" w:rsidRPr="00217B9E" w:rsidRDefault="000F4D7E" w:rsidP="00730B2F">
      <w:pPr>
        <w:pStyle w:val="BodyText"/>
        <w:numPr>
          <w:ilvl w:val="1"/>
          <w:numId w:val="11"/>
        </w:numPr>
        <w:spacing w:after="0"/>
        <w:ind w:hanging="357"/>
      </w:pPr>
      <w:r w:rsidRPr="00D15989">
        <w:rPr>
          <w:lang w:val="it-IT"/>
        </w:rPr>
        <w:t xml:space="preserve">Process: </w:t>
      </w:r>
      <w:r>
        <w:rPr>
          <w:lang w:val="it-IT"/>
        </w:rPr>
        <w:t>G</w:t>
      </w:r>
      <w:r w:rsidRPr="00D15989">
        <w:rPr>
          <w:lang w:val="it-IT"/>
        </w:rPr>
        <w:t xml:space="preserve">overnance, </w:t>
      </w:r>
      <w:r>
        <w:rPr>
          <w:lang w:val="it-IT"/>
        </w:rPr>
        <w:t>D</w:t>
      </w:r>
      <w:r w:rsidRPr="00D15989">
        <w:rPr>
          <w:lang w:val="it-IT"/>
        </w:rPr>
        <w:t xml:space="preserve">ata </w:t>
      </w:r>
      <w:r>
        <w:rPr>
          <w:lang w:val="it-IT"/>
        </w:rPr>
        <w:t>R</w:t>
      </w:r>
      <w:r w:rsidRPr="00D15989">
        <w:rPr>
          <w:lang w:val="it-IT"/>
        </w:rPr>
        <w:t xml:space="preserve">etention, </w:t>
      </w:r>
      <w:r>
        <w:rPr>
          <w:lang w:val="it-IT"/>
        </w:rPr>
        <w:t>D</w:t>
      </w:r>
      <w:r w:rsidRPr="00D15989">
        <w:rPr>
          <w:lang w:val="it-IT"/>
        </w:rPr>
        <w:t xml:space="preserve">ata </w:t>
      </w:r>
      <w:r>
        <w:rPr>
          <w:lang w:val="it-IT"/>
        </w:rPr>
        <w:t>M</w:t>
      </w:r>
      <w:r w:rsidRPr="00D15989">
        <w:rPr>
          <w:lang w:val="it-IT"/>
        </w:rPr>
        <w:t>oni</w:t>
      </w:r>
      <w:r>
        <w:rPr>
          <w:lang w:val="it-IT"/>
        </w:rPr>
        <w:t xml:space="preserve">toring, Incorrect Classification, </w:t>
      </w:r>
      <w:r>
        <w:t>Accelerated change control plan.</w:t>
      </w:r>
    </w:p>
    <w:p w14:paraId="47FC06BC" w14:textId="77777777" w:rsidR="000F4D7E" w:rsidRDefault="000F4D7E" w:rsidP="00730B2F">
      <w:pPr>
        <w:pStyle w:val="BodyText"/>
        <w:numPr>
          <w:ilvl w:val="1"/>
          <w:numId w:val="11"/>
        </w:numPr>
        <w:spacing w:after="0"/>
        <w:ind w:hanging="357"/>
      </w:pPr>
      <w:r>
        <w:t>Technology: Hardware theft, Unencrypted data, Inheriting data, Unnecessary services, Data transfer (USB), Cybercrime (APT).</w:t>
      </w:r>
    </w:p>
    <w:p w14:paraId="2A9B4200" w14:textId="77777777" w:rsidR="000F4D7E" w:rsidRDefault="000F4D7E" w:rsidP="00730B2F">
      <w:pPr>
        <w:pStyle w:val="BodyText"/>
        <w:numPr>
          <w:ilvl w:val="1"/>
          <w:numId w:val="11"/>
        </w:numPr>
        <w:spacing w:after="0"/>
        <w:ind w:hanging="357"/>
      </w:pPr>
      <w:r>
        <w:t>Human error, Insiders.</w:t>
      </w:r>
    </w:p>
    <w:p w14:paraId="213FBC77" w14:textId="77777777" w:rsidR="000F4D7E" w:rsidRDefault="000F4D7E" w:rsidP="00730B2F">
      <w:pPr>
        <w:pStyle w:val="BodyText"/>
        <w:numPr>
          <w:ilvl w:val="1"/>
          <w:numId w:val="11"/>
        </w:numPr>
        <w:spacing w:after="0"/>
        <w:ind w:hanging="357"/>
      </w:pPr>
      <w:r>
        <w:t>Printable copies.</w:t>
      </w:r>
    </w:p>
    <w:p w14:paraId="79DD2D98" w14:textId="77777777" w:rsidR="00B0719C" w:rsidRDefault="00B0719C" w:rsidP="00B0719C">
      <w:pPr>
        <w:spacing w:after="160" w:line="259" w:lineRule="auto"/>
      </w:pPr>
    </w:p>
    <w:p w14:paraId="252DD921" w14:textId="26B5C829" w:rsidR="000F4D7E" w:rsidRDefault="00486F8E" w:rsidP="00486F8E">
      <w:pPr>
        <w:pStyle w:val="Heading5"/>
      </w:pPr>
      <w:r>
        <w:lastRenderedPageBreak/>
        <w:t>Identification</w:t>
      </w:r>
      <w:r w:rsidR="00C10BB4">
        <w:t xml:space="preserve"> and Data Management</w:t>
      </w:r>
    </w:p>
    <w:p w14:paraId="48A36C0A" w14:textId="24B82430" w:rsidR="0019089B" w:rsidRPr="0019089B" w:rsidRDefault="00BD711A" w:rsidP="0019089B">
      <w:pPr>
        <w:pStyle w:val="BodyText"/>
      </w:pPr>
      <w:r>
        <w:t xml:space="preserve">The following items outline the </w:t>
      </w:r>
      <w:r w:rsidR="008F0759">
        <w:t xml:space="preserve">areas that </w:t>
      </w:r>
      <w:r w:rsidR="0029699F">
        <w:t xml:space="preserve">will need to </w:t>
      </w:r>
      <w:r w:rsidR="00AB606C">
        <w:t xml:space="preserve">be </w:t>
      </w:r>
      <w:r w:rsidR="0029699F">
        <w:t>addressed to ensure effective data identification and management:</w:t>
      </w:r>
    </w:p>
    <w:p w14:paraId="6AEF8DCB" w14:textId="6EE33A51" w:rsidR="000F4D7E" w:rsidRDefault="000F4D7E" w:rsidP="00730B2F">
      <w:pPr>
        <w:pStyle w:val="BodyText"/>
        <w:numPr>
          <w:ilvl w:val="0"/>
          <w:numId w:val="12"/>
        </w:numPr>
        <w:spacing w:after="0"/>
        <w:ind w:left="714" w:hanging="357"/>
      </w:pPr>
      <w:r>
        <w:t>Data management lifecycle.</w:t>
      </w:r>
      <w:r w:rsidR="009D5B94">
        <w:t xml:space="preserve"> </w:t>
      </w:r>
      <w:r w:rsidR="009D5B94" w:rsidRPr="009D5B94">
        <w:rPr>
          <w:i/>
          <w:iCs/>
        </w:rPr>
        <w:t>See next section.</w:t>
      </w:r>
    </w:p>
    <w:p w14:paraId="031F978A" w14:textId="77777777" w:rsidR="000F4D7E" w:rsidRDefault="000F4D7E" w:rsidP="00730B2F">
      <w:pPr>
        <w:pStyle w:val="BodyText"/>
        <w:numPr>
          <w:ilvl w:val="0"/>
          <w:numId w:val="12"/>
        </w:numPr>
        <w:spacing w:after="0"/>
        <w:ind w:left="714" w:hanging="357"/>
      </w:pPr>
      <w:r>
        <w:t>Data usage monitoring.</w:t>
      </w:r>
    </w:p>
    <w:p w14:paraId="6E054719" w14:textId="77777777" w:rsidR="000F4D7E" w:rsidRDefault="000F4D7E" w:rsidP="00730B2F">
      <w:pPr>
        <w:pStyle w:val="BodyText"/>
        <w:numPr>
          <w:ilvl w:val="0"/>
          <w:numId w:val="12"/>
        </w:numPr>
        <w:spacing w:after="0"/>
        <w:ind w:left="714" w:hanging="357"/>
      </w:pPr>
      <w:r>
        <w:t>Identify high-risk data and prioritise accordingly.</w:t>
      </w:r>
    </w:p>
    <w:p w14:paraId="5B856C3D" w14:textId="77777777" w:rsidR="000F4D7E" w:rsidRDefault="000F4D7E" w:rsidP="00730B2F">
      <w:pPr>
        <w:pStyle w:val="BodyText"/>
        <w:numPr>
          <w:ilvl w:val="0"/>
          <w:numId w:val="12"/>
        </w:numPr>
        <w:spacing w:after="0"/>
        <w:ind w:left="714" w:hanging="357"/>
      </w:pPr>
      <w:r>
        <w:t>Identify exfiltration methods that are in scope.</w:t>
      </w:r>
    </w:p>
    <w:p w14:paraId="28964F21" w14:textId="77777777" w:rsidR="000F4D7E" w:rsidRDefault="000F4D7E" w:rsidP="00730B2F">
      <w:pPr>
        <w:pStyle w:val="BodyText"/>
        <w:numPr>
          <w:ilvl w:val="0"/>
          <w:numId w:val="12"/>
        </w:numPr>
        <w:spacing w:after="0"/>
        <w:ind w:left="714" w:hanging="357"/>
      </w:pPr>
      <w:r>
        <w:t>Any examples of root cause analysis for historical data loss.</w:t>
      </w:r>
    </w:p>
    <w:p w14:paraId="73EADCAA" w14:textId="77777777" w:rsidR="00FE211D" w:rsidRDefault="000F4D7E" w:rsidP="00730B2F">
      <w:pPr>
        <w:pStyle w:val="BodyText"/>
        <w:numPr>
          <w:ilvl w:val="0"/>
          <w:numId w:val="12"/>
        </w:numPr>
        <w:spacing w:after="0"/>
        <w:ind w:left="714" w:hanging="357"/>
      </w:pPr>
      <w:r>
        <w:t>Classification classes data based on data risk.</w:t>
      </w:r>
    </w:p>
    <w:p w14:paraId="5C2ABC0A" w14:textId="13064DFF" w:rsidR="000F4D7E" w:rsidRDefault="000F4D7E" w:rsidP="00730B2F">
      <w:pPr>
        <w:pStyle w:val="BodyText"/>
        <w:numPr>
          <w:ilvl w:val="0"/>
          <w:numId w:val="12"/>
        </w:numPr>
        <w:spacing w:after="0"/>
        <w:ind w:left="714" w:hanging="357"/>
      </w:pPr>
      <w:r>
        <w:t>Risks associated with data types.</w:t>
      </w:r>
    </w:p>
    <w:p w14:paraId="6E7CB6C7" w14:textId="77777777" w:rsidR="000F4D7E" w:rsidRDefault="000F4D7E" w:rsidP="00730B2F">
      <w:pPr>
        <w:pStyle w:val="BodyText"/>
        <w:numPr>
          <w:ilvl w:val="1"/>
          <w:numId w:val="12"/>
        </w:numPr>
        <w:spacing w:after="0"/>
        <w:ind w:left="1434" w:hanging="357"/>
      </w:pPr>
      <w:r>
        <w:t>Customer data</w:t>
      </w:r>
    </w:p>
    <w:p w14:paraId="417CE6C1" w14:textId="77777777" w:rsidR="000F4D7E" w:rsidRDefault="000F4D7E" w:rsidP="00730B2F">
      <w:pPr>
        <w:pStyle w:val="BodyText"/>
        <w:numPr>
          <w:ilvl w:val="1"/>
          <w:numId w:val="12"/>
        </w:numPr>
        <w:spacing w:after="0"/>
        <w:ind w:left="1434" w:hanging="357"/>
      </w:pPr>
      <w:r>
        <w:t>PII</w:t>
      </w:r>
    </w:p>
    <w:p w14:paraId="6FAD5AB1" w14:textId="77777777" w:rsidR="000F4D7E" w:rsidRDefault="000F4D7E" w:rsidP="00730B2F">
      <w:pPr>
        <w:pStyle w:val="BodyText"/>
        <w:numPr>
          <w:ilvl w:val="1"/>
          <w:numId w:val="12"/>
        </w:numPr>
        <w:spacing w:after="0"/>
        <w:ind w:left="1434" w:hanging="357"/>
      </w:pPr>
      <w:r>
        <w:t>Transactional data</w:t>
      </w:r>
    </w:p>
    <w:p w14:paraId="27B3D59D" w14:textId="3FCDC39A" w:rsidR="000F4D7E" w:rsidRDefault="000F4D7E" w:rsidP="00730B2F">
      <w:pPr>
        <w:pStyle w:val="BodyText"/>
        <w:numPr>
          <w:ilvl w:val="1"/>
          <w:numId w:val="12"/>
        </w:numPr>
        <w:spacing w:after="0"/>
        <w:ind w:left="1434" w:hanging="357"/>
      </w:pPr>
      <w:r>
        <w:t>Corporate data</w:t>
      </w:r>
    </w:p>
    <w:p w14:paraId="12C03B42" w14:textId="7D7EEBD1" w:rsidR="0005016D" w:rsidRDefault="0005016D" w:rsidP="00730B2F">
      <w:pPr>
        <w:pStyle w:val="BodyText"/>
        <w:numPr>
          <w:ilvl w:val="1"/>
          <w:numId w:val="12"/>
        </w:numPr>
        <w:spacing w:after="0"/>
        <w:ind w:left="1434" w:hanging="357"/>
      </w:pPr>
      <w:r>
        <w:t>Intellectual Property</w:t>
      </w:r>
    </w:p>
    <w:p w14:paraId="3916B19E" w14:textId="77777777" w:rsidR="000F4D7E" w:rsidRDefault="000F4D7E" w:rsidP="00730B2F">
      <w:pPr>
        <w:pStyle w:val="BodyText"/>
        <w:numPr>
          <w:ilvl w:val="0"/>
          <w:numId w:val="13"/>
        </w:numPr>
        <w:spacing w:after="0"/>
        <w:ind w:left="714" w:hanging="357"/>
      </w:pPr>
      <w:r>
        <w:t>Labelling (metadata).</w:t>
      </w:r>
    </w:p>
    <w:p w14:paraId="36A8BC1D" w14:textId="77777777" w:rsidR="000F4D7E" w:rsidRDefault="000F4D7E" w:rsidP="00730B2F">
      <w:pPr>
        <w:pStyle w:val="BodyText"/>
        <w:numPr>
          <w:ilvl w:val="0"/>
          <w:numId w:val="13"/>
        </w:numPr>
        <w:spacing w:after="0"/>
        <w:ind w:left="714" w:hanging="357"/>
      </w:pPr>
      <w:r>
        <w:t>Tooling (discovery).</w:t>
      </w:r>
    </w:p>
    <w:p w14:paraId="0245637B" w14:textId="77777777" w:rsidR="000F4D7E" w:rsidRDefault="000F4D7E" w:rsidP="00730B2F">
      <w:pPr>
        <w:pStyle w:val="BodyText"/>
        <w:numPr>
          <w:ilvl w:val="0"/>
          <w:numId w:val="13"/>
        </w:numPr>
        <w:spacing w:after="0"/>
        <w:ind w:left="714" w:hanging="357"/>
      </w:pPr>
      <w:r>
        <w:t>Location of data (Physical and Logical).</w:t>
      </w:r>
    </w:p>
    <w:p w14:paraId="3B0608FA" w14:textId="77777777" w:rsidR="000F4D7E" w:rsidRDefault="000F4D7E" w:rsidP="00730B2F">
      <w:pPr>
        <w:pStyle w:val="BodyText"/>
        <w:numPr>
          <w:ilvl w:val="0"/>
          <w:numId w:val="13"/>
        </w:numPr>
        <w:spacing w:after="0"/>
        <w:ind w:left="714" w:hanging="357"/>
      </w:pPr>
      <w:r>
        <w:t>Third-party data access.</w:t>
      </w:r>
    </w:p>
    <w:p w14:paraId="48B2A079" w14:textId="77777777" w:rsidR="001833D0" w:rsidRDefault="000F4D7E" w:rsidP="00730B2F">
      <w:pPr>
        <w:pStyle w:val="BodyText"/>
        <w:numPr>
          <w:ilvl w:val="0"/>
          <w:numId w:val="13"/>
        </w:numPr>
        <w:spacing w:after="0"/>
        <w:ind w:left="714" w:hanging="357"/>
      </w:pPr>
      <w:r>
        <w:t>View only access rights.</w:t>
      </w:r>
    </w:p>
    <w:p w14:paraId="355F51B0" w14:textId="3995F3B1" w:rsidR="000F4D7E" w:rsidRDefault="000F4D7E" w:rsidP="00730B2F">
      <w:pPr>
        <w:pStyle w:val="BodyText"/>
        <w:numPr>
          <w:ilvl w:val="0"/>
          <w:numId w:val="13"/>
        </w:numPr>
        <w:spacing w:after="0"/>
        <w:ind w:left="714" w:hanging="357"/>
      </w:pPr>
      <w:r>
        <w:t>DLP Policy Requirements</w:t>
      </w:r>
    </w:p>
    <w:p w14:paraId="24CD8DE7" w14:textId="77777777" w:rsidR="000F4D7E" w:rsidRDefault="000F4D7E" w:rsidP="00730B2F">
      <w:pPr>
        <w:pStyle w:val="BodyText"/>
        <w:numPr>
          <w:ilvl w:val="1"/>
          <w:numId w:val="13"/>
        </w:numPr>
        <w:spacing w:after="0"/>
        <w:ind w:left="1434" w:hanging="357"/>
      </w:pPr>
      <w:r>
        <w:t>Identify high-level policy requirements.</w:t>
      </w:r>
    </w:p>
    <w:p w14:paraId="7CC99CE6" w14:textId="77777777" w:rsidR="000F4D7E" w:rsidRDefault="000F4D7E" w:rsidP="00730B2F">
      <w:pPr>
        <w:pStyle w:val="BodyText"/>
        <w:numPr>
          <w:ilvl w:val="1"/>
          <w:numId w:val="13"/>
        </w:numPr>
        <w:spacing w:after="0"/>
        <w:ind w:left="1434" w:hanging="357"/>
      </w:pPr>
      <w:r>
        <w:t>Built-in rules and addition custom rules.</w:t>
      </w:r>
    </w:p>
    <w:p w14:paraId="03C4FE19" w14:textId="77777777" w:rsidR="00886238" w:rsidRDefault="00886238" w:rsidP="00E7186A">
      <w:pPr>
        <w:pStyle w:val="BodyTextIndent3"/>
      </w:pPr>
    </w:p>
    <w:p w14:paraId="6C1F78F1" w14:textId="56FF0983" w:rsidR="009707B8" w:rsidRDefault="009707B8" w:rsidP="009707B8">
      <w:pPr>
        <w:pStyle w:val="Heading5"/>
      </w:pPr>
      <w:r>
        <w:t>Data Movement</w:t>
      </w:r>
      <w:r w:rsidR="009D5B94">
        <w:t xml:space="preserve"> (Lifecycle)</w:t>
      </w:r>
    </w:p>
    <w:p w14:paraId="79C5D55E" w14:textId="7CC0950B" w:rsidR="009707B8" w:rsidRDefault="009707B8" w:rsidP="009707B8">
      <w:pPr>
        <w:pStyle w:val="BodyText"/>
      </w:pPr>
      <w:r>
        <w:t>Finally, identifying data movement in the business will help to iden</w:t>
      </w:r>
      <w:r w:rsidR="00FC3016">
        <w:t xml:space="preserve">tify </w:t>
      </w:r>
      <w:r w:rsidR="009D5B94">
        <w:t xml:space="preserve">all the areas where </w:t>
      </w:r>
      <w:r w:rsidR="006C56C3">
        <w:t xml:space="preserve">controls could be placed. This is not an exhaustive list but will indicate the primary areas to </w:t>
      </w:r>
      <w:r w:rsidR="00BC4134">
        <w:t>assess. There are three main areas</w:t>
      </w:r>
      <w:r w:rsidR="00B35D04">
        <w:t>: Data in motion, Data in use, and Data at rest.</w:t>
      </w:r>
    </w:p>
    <w:p w14:paraId="2A6807E2" w14:textId="6CD31163" w:rsidR="00BC4134" w:rsidRDefault="00BC4134" w:rsidP="00730B2F">
      <w:pPr>
        <w:pStyle w:val="BodyText"/>
        <w:numPr>
          <w:ilvl w:val="0"/>
          <w:numId w:val="14"/>
        </w:numPr>
        <w:spacing w:after="0"/>
        <w:ind w:hanging="357"/>
      </w:pPr>
      <w:r>
        <w:t>Data in motion</w:t>
      </w:r>
    </w:p>
    <w:p w14:paraId="27B209E9" w14:textId="77777777" w:rsidR="00BC4134" w:rsidRDefault="00E7186A" w:rsidP="00730B2F">
      <w:pPr>
        <w:pStyle w:val="BodyText"/>
        <w:numPr>
          <w:ilvl w:val="1"/>
          <w:numId w:val="14"/>
        </w:numPr>
        <w:spacing w:after="0"/>
        <w:ind w:hanging="357"/>
      </w:pPr>
      <w:r w:rsidRPr="00BC4134">
        <w:t>Perimeter.</w:t>
      </w:r>
    </w:p>
    <w:p w14:paraId="7753F238" w14:textId="77777777" w:rsidR="00BC4134" w:rsidRDefault="00E7186A" w:rsidP="00730B2F">
      <w:pPr>
        <w:pStyle w:val="BodyText"/>
        <w:numPr>
          <w:ilvl w:val="1"/>
          <w:numId w:val="14"/>
        </w:numPr>
        <w:spacing w:after="0"/>
        <w:ind w:hanging="357"/>
      </w:pPr>
      <w:r w:rsidRPr="00BC4134">
        <w:t>Network monitoring.</w:t>
      </w:r>
    </w:p>
    <w:p w14:paraId="5CB88363" w14:textId="77777777" w:rsidR="00BC4134" w:rsidRDefault="00E7186A" w:rsidP="00730B2F">
      <w:pPr>
        <w:pStyle w:val="BodyText"/>
        <w:numPr>
          <w:ilvl w:val="1"/>
          <w:numId w:val="14"/>
        </w:numPr>
        <w:spacing w:after="0"/>
        <w:ind w:hanging="357"/>
      </w:pPr>
      <w:r w:rsidRPr="00BC4134">
        <w:t>Internet access control.</w:t>
      </w:r>
    </w:p>
    <w:p w14:paraId="60F43BF0" w14:textId="77777777" w:rsidR="00BC4134" w:rsidRDefault="00E7186A" w:rsidP="00730B2F">
      <w:pPr>
        <w:pStyle w:val="BodyText"/>
        <w:numPr>
          <w:ilvl w:val="1"/>
          <w:numId w:val="14"/>
        </w:numPr>
        <w:spacing w:after="0"/>
        <w:ind w:hanging="357"/>
      </w:pPr>
      <w:r w:rsidRPr="00BC4134">
        <w:t>Third-party exchange – Email, FTP, API.</w:t>
      </w:r>
    </w:p>
    <w:p w14:paraId="027A8495" w14:textId="77777777" w:rsidR="00BC4134" w:rsidRDefault="00E7186A" w:rsidP="00730B2F">
      <w:pPr>
        <w:pStyle w:val="BodyText"/>
        <w:numPr>
          <w:ilvl w:val="1"/>
          <w:numId w:val="14"/>
        </w:numPr>
        <w:spacing w:after="0"/>
        <w:ind w:hanging="357"/>
      </w:pPr>
      <w:r w:rsidRPr="00BC4134">
        <w:t>Instant messaging, Social media, Web apps, etc.</w:t>
      </w:r>
    </w:p>
    <w:p w14:paraId="3C6C3F49" w14:textId="77777777" w:rsidR="00BC4134" w:rsidRDefault="00E7186A" w:rsidP="00730B2F">
      <w:pPr>
        <w:pStyle w:val="BodyText"/>
        <w:numPr>
          <w:ilvl w:val="1"/>
          <w:numId w:val="14"/>
        </w:numPr>
        <w:spacing w:after="0"/>
        <w:ind w:hanging="357"/>
      </w:pPr>
      <w:r w:rsidRPr="00BC4134">
        <w:t>Remote access.</w:t>
      </w:r>
    </w:p>
    <w:p w14:paraId="0762EBC6" w14:textId="77777777" w:rsidR="00BC4134" w:rsidRDefault="00E7186A" w:rsidP="00730B2F">
      <w:pPr>
        <w:pStyle w:val="BodyText"/>
        <w:numPr>
          <w:ilvl w:val="1"/>
          <w:numId w:val="14"/>
        </w:numPr>
        <w:spacing w:after="0"/>
        <w:ind w:hanging="357"/>
      </w:pPr>
      <w:r w:rsidRPr="00BC4134">
        <w:t>Scanning tools.</w:t>
      </w:r>
    </w:p>
    <w:p w14:paraId="5C960614" w14:textId="564A2DD0" w:rsidR="00B35D04" w:rsidRDefault="00E7186A" w:rsidP="00730B2F">
      <w:pPr>
        <w:pStyle w:val="BodyText"/>
        <w:numPr>
          <w:ilvl w:val="1"/>
          <w:numId w:val="14"/>
        </w:numPr>
        <w:spacing w:after="0"/>
        <w:ind w:hanging="357"/>
      </w:pPr>
      <w:r w:rsidRPr="00E7186A">
        <w:t>Encrypted traffic.</w:t>
      </w:r>
    </w:p>
    <w:p w14:paraId="0032D488" w14:textId="77777777" w:rsidR="00B35D04" w:rsidRDefault="00E7186A" w:rsidP="00730B2F">
      <w:pPr>
        <w:pStyle w:val="BodyText"/>
        <w:numPr>
          <w:ilvl w:val="0"/>
          <w:numId w:val="14"/>
        </w:numPr>
        <w:spacing w:after="0"/>
        <w:ind w:hanging="357"/>
        <w:rPr>
          <w:rFonts w:eastAsiaTheme="minorEastAsia"/>
          <w:szCs w:val="20"/>
        </w:rPr>
      </w:pPr>
      <w:r w:rsidRPr="00B35D04">
        <w:t xml:space="preserve">Data in use </w:t>
      </w:r>
    </w:p>
    <w:p w14:paraId="4E4E4808" w14:textId="4D2ADB7B" w:rsidR="00E7186A" w:rsidRPr="00B35D04" w:rsidRDefault="00E7186A" w:rsidP="00730B2F">
      <w:pPr>
        <w:pStyle w:val="BodyText"/>
        <w:numPr>
          <w:ilvl w:val="1"/>
          <w:numId w:val="14"/>
        </w:numPr>
        <w:spacing w:after="0"/>
        <w:ind w:hanging="357"/>
        <w:rPr>
          <w:rFonts w:eastAsiaTheme="minorEastAsia"/>
          <w:szCs w:val="20"/>
        </w:rPr>
      </w:pPr>
      <w:r w:rsidRPr="00B35D04">
        <w:t>Privileged user monitoring.</w:t>
      </w:r>
    </w:p>
    <w:p w14:paraId="2C2E37E5" w14:textId="77777777" w:rsidR="00E7186A" w:rsidRPr="00B35D04" w:rsidRDefault="00E7186A" w:rsidP="00730B2F">
      <w:pPr>
        <w:pStyle w:val="BodyText"/>
        <w:numPr>
          <w:ilvl w:val="1"/>
          <w:numId w:val="14"/>
        </w:numPr>
        <w:spacing w:after="0"/>
        <w:ind w:hanging="357"/>
        <w:rPr>
          <w:rFonts w:eastAsiaTheme="minorEastAsia"/>
          <w:szCs w:val="20"/>
        </w:rPr>
      </w:pPr>
      <w:r w:rsidRPr="00B35D04">
        <w:t>Access usage/monitoring.</w:t>
      </w:r>
    </w:p>
    <w:p w14:paraId="04230FA1" w14:textId="77777777" w:rsidR="00E7186A" w:rsidRPr="00B35D04" w:rsidRDefault="00E7186A" w:rsidP="00730B2F">
      <w:pPr>
        <w:pStyle w:val="BodyText"/>
        <w:numPr>
          <w:ilvl w:val="1"/>
          <w:numId w:val="14"/>
        </w:numPr>
        <w:spacing w:after="0"/>
        <w:ind w:hanging="357"/>
        <w:rPr>
          <w:rFonts w:eastAsiaTheme="minorEastAsia"/>
          <w:szCs w:val="20"/>
        </w:rPr>
      </w:pPr>
      <w:r w:rsidRPr="00B35D04">
        <w:t>Data sanitation.</w:t>
      </w:r>
    </w:p>
    <w:p w14:paraId="501B593F" w14:textId="77777777" w:rsidR="00E7186A" w:rsidRPr="00B35D04" w:rsidRDefault="00E7186A" w:rsidP="00730B2F">
      <w:pPr>
        <w:pStyle w:val="BodyText"/>
        <w:numPr>
          <w:ilvl w:val="1"/>
          <w:numId w:val="14"/>
        </w:numPr>
        <w:spacing w:after="0"/>
        <w:ind w:hanging="357"/>
        <w:rPr>
          <w:rFonts w:eastAsiaTheme="minorEastAsia"/>
          <w:szCs w:val="20"/>
        </w:rPr>
      </w:pPr>
      <w:r w:rsidRPr="00B35D04">
        <w:t>Test data.</w:t>
      </w:r>
    </w:p>
    <w:p w14:paraId="443BA3D9" w14:textId="77777777" w:rsidR="00E7186A" w:rsidRPr="00B35D04" w:rsidRDefault="00E7186A" w:rsidP="00730B2F">
      <w:pPr>
        <w:pStyle w:val="BodyText"/>
        <w:numPr>
          <w:ilvl w:val="1"/>
          <w:numId w:val="14"/>
        </w:numPr>
        <w:spacing w:after="0"/>
        <w:ind w:hanging="357"/>
        <w:rPr>
          <w:rFonts w:eastAsiaTheme="minorEastAsia"/>
          <w:szCs w:val="20"/>
        </w:rPr>
      </w:pPr>
      <w:r w:rsidRPr="00B35D04">
        <w:t>Data redaction.</w:t>
      </w:r>
    </w:p>
    <w:p w14:paraId="3F098D21" w14:textId="77777777" w:rsidR="00E7186A" w:rsidRPr="00B35D04" w:rsidRDefault="00E7186A" w:rsidP="00730B2F">
      <w:pPr>
        <w:pStyle w:val="BodyText"/>
        <w:numPr>
          <w:ilvl w:val="1"/>
          <w:numId w:val="14"/>
        </w:numPr>
        <w:spacing w:after="0"/>
        <w:ind w:hanging="357"/>
        <w:rPr>
          <w:rFonts w:eastAsiaTheme="minorEastAsia"/>
          <w:szCs w:val="20"/>
        </w:rPr>
      </w:pPr>
      <w:r w:rsidRPr="00B35D04">
        <w:t>Copy/Paste/Save control.</w:t>
      </w:r>
    </w:p>
    <w:p w14:paraId="6C7807E6" w14:textId="77777777" w:rsidR="00E7186A" w:rsidRPr="00B35D04" w:rsidRDefault="00E7186A" w:rsidP="00730B2F">
      <w:pPr>
        <w:pStyle w:val="BodyText"/>
        <w:numPr>
          <w:ilvl w:val="1"/>
          <w:numId w:val="14"/>
        </w:numPr>
        <w:spacing w:after="0"/>
        <w:ind w:hanging="357"/>
        <w:rPr>
          <w:rFonts w:eastAsiaTheme="minorEastAsia"/>
          <w:szCs w:val="20"/>
        </w:rPr>
      </w:pPr>
      <w:r w:rsidRPr="00B35D04">
        <w:t>Application control.</w:t>
      </w:r>
    </w:p>
    <w:p w14:paraId="53D3E562" w14:textId="77777777" w:rsidR="00E7186A" w:rsidRPr="00B35D04" w:rsidRDefault="00E7186A" w:rsidP="00730B2F">
      <w:pPr>
        <w:pStyle w:val="BodyText"/>
        <w:numPr>
          <w:ilvl w:val="1"/>
          <w:numId w:val="14"/>
        </w:numPr>
        <w:spacing w:after="0"/>
        <w:ind w:hanging="357"/>
        <w:rPr>
          <w:rFonts w:eastAsiaTheme="minorEastAsia"/>
          <w:szCs w:val="20"/>
        </w:rPr>
      </w:pPr>
      <w:r w:rsidRPr="00B35D04">
        <w:t>Screenshots.</w:t>
      </w:r>
    </w:p>
    <w:p w14:paraId="0313D0EC" w14:textId="77777777" w:rsidR="00E7186A" w:rsidRPr="00B35D04" w:rsidRDefault="00E7186A" w:rsidP="00730B2F">
      <w:pPr>
        <w:pStyle w:val="BodyText"/>
        <w:numPr>
          <w:ilvl w:val="1"/>
          <w:numId w:val="14"/>
        </w:numPr>
        <w:spacing w:after="0"/>
        <w:ind w:hanging="357"/>
        <w:rPr>
          <w:rFonts w:eastAsiaTheme="minorEastAsia"/>
          <w:szCs w:val="20"/>
        </w:rPr>
      </w:pPr>
      <w:r w:rsidRPr="00B35D04">
        <w:t>DRM.</w:t>
      </w:r>
    </w:p>
    <w:p w14:paraId="2A42ABED" w14:textId="77777777" w:rsidR="00E7186A" w:rsidRPr="00B35D04" w:rsidRDefault="00E7186A" w:rsidP="00730B2F">
      <w:pPr>
        <w:pStyle w:val="BodyText"/>
        <w:numPr>
          <w:ilvl w:val="1"/>
          <w:numId w:val="14"/>
        </w:numPr>
        <w:spacing w:after="0"/>
        <w:ind w:hanging="357"/>
        <w:rPr>
          <w:rFonts w:eastAsiaTheme="minorEastAsia"/>
          <w:szCs w:val="20"/>
        </w:rPr>
      </w:pPr>
      <w:r w:rsidRPr="00B35D04">
        <w:t>Email client.</w:t>
      </w:r>
    </w:p>
    <w:p w14:paraId="6598F53E" w14:textId="186DE12E" w:rsidR="00B35D04" w:rsidRPr="00392D29" w:rsidRDefault="00E7186A" w:rsidP="00730B2F">
      <w:pPr>
        <w:pStyle w:val="BodyText"/>
        <w:numPr>
          <w:ilvl w:val="1"/>
          <w:numId w:val="14"/>
        </w:numPr>
        <w:spacing w:after="0"/>
        <w:ind w:hanging="357"/>
      </w:pPr>
      <w:r w:rsidRPr="00B35D04">
        <w:t>Cameras.</w:t>
      </w:r>
    </w:p>
    <w:p w14:paraId="23C93BA4" w14:textId="77777777" w:rsidR="00E7186A" w:rsidRPr="00B35D04" w:rsidRDefault="00E7186A" w:rsidP="00730B2F">
      <w:pPr>
        <w:pStyle w:val="BodyText"/>
        <w:numPr>
          <w:ilvl w:val="0"/>
          <w:numId w:val="14"/>
        </w:numPr>
        <w:spacing w:after="0"/>
        <w:ind w:hanging="357"/>
        <w:rPr>
          <w:rFonts w:eastAsiaTheme="minorEastAsia"/>
          <w:szCs w:val="20"/>
        </w:rPr>
      </w:pPr>
      <w:r w:rsidRPr="00B35D04">
        <w:t xml:space="preserve">Data at rest </w:t>
      </w:r>
    </w:p>
    <w:p w14:paraId="7A01D6F2"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Endpoint Security – AV, EDR, etc.</w:t>
      </w:r>
    </w:p>
    <w:p w14:paraId="339FEFFC"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Host encryption.</w:t>
      </w:r>
    </w:p>
    <w:p w14:paraId="19C669F2"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Mobile device protection.</w:t>
      </w:r>
    </w:p>
    <w:p w14:paraId="6BDB22C2"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Network-based access control.</w:t>
      </w:r>
    </w:p>
    <w:p w14:paraId="50D14F02"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Physical media control.</w:t>
      </w:r>
    </w:p>
    <w:p w14:paraId="08D0D42D"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lastRenderedPageBreak/>
        <w:t>Data erasure and wiping.</w:t>
      </w:r>
    </w:p>
    <w:p w14:paraId="4E686AA9"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File shares.</w:t>
      </w:r>
    </w:p>
    <w:p w14:paraId="16D0A499"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Databases.</w:t>
      </w:r>
    </w:p>
    <w:p w14:paraId="5D4734D5"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Document management systems.</w:t>
      </w:r>
    </w:p>
    <w:p w14:paraId="0FC2B283" w14:textId="77777777" w:rsidR="00E7186A" w:rsidRPr="00B35D04" w:rsidRDefault="00E7186A" w:rsidP="00730B2F">
      <w:pPr>
        <w:pStyle w:val="BodyText"/>
        <w:numPr>
          <w:ilvl w:val="1"/>
          <w:numId w:val="14"/>
        </w:numPr>
        <w:spacing w:after="0"/>
        <w:ind w:hanging="357"/>
        <w:rPr>
          <w:rFonts w:ascii="Calibri" w:eastAsiaTheme="minorEastAsia" w:hAnsi="Calibri"/>
          <w:szCs w:val="20"/>
        </w:rPr>
      </w:pPr>
      <w:r w:rsidRPr="00B35D04">
        <w:rPr>
          <w:rFonts w:ascii="Calibri" w:hAnsi="Calibri"/>
        </w:rPr>
        <w:t>Hard copies.</w:t>
      </w:r>
    </w:p>
    <w:p w14:paraId="66A5DD37" w14:textId="77777777" w:rsidR="00D93C28" w:rsidRDefault="00D93C28" w:rsidP="00A73206">
      <w:pPr>
        <w:pStyle w:val="BodyTextIndent2"/>
        <w:ind w:left="0"/>
      </w:pPr>
    </w:p>
    <w:p w14:paraId="5269D28C" w14:textId="566E6498" w:rsidR="1BFA80A5" w:rsidRPr="00525EA6" w:rsidRDefault="00BF0359" w:rsidP="1BFA80A5">
      <w:pPr>
        <w:pStyle w:val="Heading3Numbered"/>
      </w:pPr>
      <w:bookmarkStart w:id="46" w:name="_Toc97215506"/>
      <w:r>
        <w:t>Key</w:t>
      </w:r>
      <w:r w:rsidR="00D819FA">
        <w:t>/Password</w:t>
      </w:r>
      <w:r>
        <w:t xml:space="preserve"> Management</w:t>
      </w:r>
      <w:bookmarkEnd w:id="46"/>
    </w:p>
    <w:p w14:paraId="21F0F4FA" w14:textId="00D3CA5D" w:rsidR="1BFA80A5" w:rsidRDefault="1BFA80A5" w:rsidP="1BFA80A5">
      <w:pPr>
        <w:pStyle w:val="BodyTextIndent2"/>
        <w:rPr>
          <w:szCs w:val="20"/>
        </w:rPr>
      </w:pPr>
    </w:p>
    <w:p w14:paraId="304D808D" w14:textId="302C9702" w:rsidR="71A3CFDE" w:rsidRDefault="71A3CFDE" w:rsidP="22969AB5">
      <w:pPr>
        <w:pStyle w:val="Heading4Numbered"/>
        <w:rPr>
          <w:rFonts w:ascii="Trebuchet MS" w:hAnsi="Trebuchet MS"/>
          <w:szCs w:val="24"/>
        </w:rPr>
      </w:pPr>
      <w:bookmarkStart w:id="47" w:name="_Toc97215507"/>
      <w:r w:rsidRPr="1BFA80A5">
        <w:rPr>
          <w:rFonts w:ascii="Trebuchet MS" w:hAnsi="Trebuchet MS"/>
          <w:szCs w:val="24"/>
        </w:rPr>
        <w:t>CIS v7 Sections</w:t>
      </w:r>
      <w:bookmarkEnd w:id="47"/>
    </w:p>
    <w:p w14:paraId="7D7312B3" w14:textId="77777777" w:rsidR="00790B5C" w:rsidRPr="00790B5C" w:rsidRDefault="00790B5C" w:rsidP="00790B5C">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319C5F4E" w14:textId="77777777" w:rsidTr="00CF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5B5D0E9" w14:textId="77777777" w:rsidR="00790B5C" w:rsidRPr="002763A8" w:rsidRDefault="00790B5C" w:rsidP="0022415B">
            <w:pPr>
              <w:pStyle w:val="BodyText"/>
              <w:rPr>
                <w:color w:val="FFFFFF" w:themeColor="background1"/>
              </w:rPr>
            </w:pPr>
            <w:r w:rsidRPr="002763A8">
              <w:rPr>
                <w:color w:val="FFFFFF" w:themeColor="background1"/>
              </w:rPr>
              <w:t>CIS Control</w:t>
            </w:r>
          </w:p>
        </w:tc>
        <w:tc>
          <w:tcPr>
            <w:tcW w:w="2837" w:type="dxa"/>
          </w:tcPr>
          <w:p w14:paraId="7B1C2ECB" w14:textId="77777777" w:rsidR="00790B5C" w:rsidRPr="002763A8" w:rsidRDefault="00790B5C"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033C0BC6" w14:textId="77777777" w:rsidR="00790B5C" w:rsidRPr="002763A8" w:rsidRDefault="00790B5C"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59F44E77"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7010BE7" w14:textId="296DEEAF" w:rsidR="00790B5C" w:rsidRPr="00E7186A" w:rsidRDefault="001E1CE4" w:rsidP="0022415B">
            <w:pPr>
              <w:pStyle w:val="BodyText"/>
            </w:pPr>
            <w:r>
              <w:t>4</w:t>
            </w:r>
          </w:p>
        </w:tc>
        <w:tc>
          <w:tcPr>
            <w:tcW w:w="2837" w:type="dxa"/>
          </w:tcPr>
          <w:p w14:paraId="5E328238" w14:textId="7380DB32" w:rsidR="00790B5C" w:rsidRPr="00E7186A" w:rsidRDefault="001E1CE4" w:rsidP="0022415B">
            <w:pPr>
              <w:pStyle w:val="BodyText"/>
              <w:cnfStyle w:val="000000100000" w:firstRow="0" w:lastRow="0" w:firstColumn="0" w:lastColumn="0" w:oddVBand="0" w:evenVBand="0" w:oddHBand="1" w:evenHBand="0" w:firstRowFirstColumn="0" w:firstRowLastColumn="0" w:lastRowFirstColumn="0" w:lastRowLastColumn="0"/>
              <w:rPr>
                <w:b/>
                <w:bCs/>
              </w:rPr>
            </w:pPr>
            <w:r w:rsidRPr="001E1CE4">
              <w:rPr>
                <w:b/>
                <w:bCs/>
              </w:rPr>
              <w:t>Controlled Use of Administrative Privileges</w:t>
            </w:r>
          </w:p>
        </w:tc>
        <w:tc>
          <w:tcPr>
            <w:tcW w:w="4656" w:type="dxa"/>
          </w:tcPr>
          <w:p w14:paraId="52BA8E5C" w14:textId="497764E2" w:rsidR="00790B5C" w:rsidRPr="00E7186A" w:rsidRDefault="001E1CE4" w:rsidP="0022415B">
            <w:pPr>
              <w:pStyle w:val="BodyText"/>
              <w:cnfStyle w:val="000000100000" w:firstRow="0" w:lastRow="0" w:firstColumn="0" w:lastColumn="0" w:oddVBand="0" w:evenVBand="0" w:oddHBand="1" w:evenHBand="0" w:firstRowFirstColumn="0" w:firstRowLastColumn="0" w:lastRowFirstColumn="0" w:lastRowLastColumn="0"/>
            </w:pPr>
            <w:r w:rsidRPr="001E1CE4">
              <w:t>The processes and tools used to track/control/prevent/correct the use, assignment, and configuration of administrative privileges on computers, networks, and applications.</w:t>
            </w:r>
          </w:p>
        </w:tc>
      </w:tr>
      <w:tr w:rsidR="00CA45A1" w14:paraId="43BCCF06" w14:textId="77777777" w:rsidTr="00CF4215">
        <w:tc>
          <w:tcPr>
            <w:cnfStyle w:val="001000000000" w:firstRow="0" w:lastRow="0" w:firstColumn="1" w:lastColumn="0" w:oddVBand="0" w:evenVBand="0" w:oddHBand="0" w:evenHBand="0" w:firstRowFirstColumn="0" w:firstRowLastColumn="0" w:lastRowFirstColumn="0" w:lastRowLastColumn="0"/>
            <w:tcW w:w="2855" w:type="dxa"/>
          </w:tcPr>
          <w:p w14:paraId="4C075FD0" w14:textId="208E9584" w:rsidR="00CA45A1" w:rsidRDefault="00CA45A1" w:rsidP="0022415B">
            <w:pPr>
              <w:pStyle w:val="BodyText"/>
            </w:pPr>
            <w:r>
              <w:t>14</w:t>
            </w:r>
          </w:p>
        </w:tc>
        <w:tc>
          <w:tcPr>
            <w:tcW w:w="2837" w:type="dxa"/>
          </w:tcPr>
          <w:p w14:paraId="51F3815C" w14:textId="77329BFD" w:rsidR="00CA45A1" w:rsidRPr="001E1CE4" w:rsidRDefault="00C8433B" w:rsidP="0022415B">
            <w:pPr>
              <w:pStyle w:val="BodyText"/>
              <w:cnfStyle w:val="000000000000" w:firstRow="0" w:lastRow="0" w:firstColumn="0" w:lastColumn="0" w:oddVBand="0" w:evenVBand="0" w:oddHBand="0" w:evenHBand="0" w:firstRowFirstColumn="0" w:firstRowLastColumn="0" w:lastRowFirstColumn="0" w:lastRowLastColumn="0"/>
              <w:rPr>
                <w:b/>
                <w:bCs/>
              </w:rPr>
            </w:pPr>
            <w:r w:rsidRPr="00C8433B">
              <w:rPr>
                <w:b/>
                <w:bCs/>
              </w:rPr>
              <w:t>Controlled Access Based on the Need to Know</w:t>
            </w:r>
          </w:p>
        </w:tc>
        <w:tc>
          <w:tcPr>
            <w:tcW w:w="4656" w:type="dxa"/>
          </w:tcPr>
          <w:p w14:paraId="05B67540" w14:textId="55C98BA8" w:rsidR="00CA45A1" w:rsidRPr="001E1CE4" w:rsidRDefault="00C8433B" w:rsidP="0022415B">
            <w:pPr>
              <w:pStyle w:val="BodyText"/>
              <w:cnfStyle w:val="000000000000" w:firstRow="0" w:lastRow="0" w:firstColumn="0" w:lastColumn="0" w:oddVBand="0" w:evenVBand="0" w:oddHBand="0" w:evenHBand="0" w:firstRowFirstColumn="0" w:firstRowLastColumn="0" w:lastRowFirstColumn="0" w:lastRowLastColumn="0"/>
            </w:pPr>
            <w:r w:rsidRPr="00C8433B">
              <w:t>The processes and tools used to track/control/prevent/correct secure access to critical assets (e.g., information, resources, systems) according to the formal determination of which persons, computers, and applications have a need and right to access these critical assets based on an approved classification.</w:t>
            </w:r>
          </w:p>
        </w:tc>
      </w:tr>
      <w:tr w:rsidR="009805A8" w14:paraId="09706D70" w14:textId="77777777" w:rsidTr="00CF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5EB9BCE" w14:textId="3A082791" w:rsidR="000D069E" w:rsidRDefault="000D069E" w:rsidP="0022415B">
            <w:pPr>
              <w:pStyle w:val="BodyText"/>
            </w:pPr>
            <w:r>
              <w:t>16</w:t>
            </w:r>
          </w:p>
        </w:tc>
        <w:tc>
          <w:tcPr>
            <w:tcW w:w="2837" w:type="dxa"/>
          </w:tcPr>
          <w:p w14:paraId="3AC4DB51" w14:textId="5AB4756A" w:rsidR="000D069E" w:rsidRPr="00C8433B" w:rsidRDefault="00B67C07" w:rsidP="0022415B">
            <w:pPr>
              <w:pStyle w:val="BodyText"/>
              <w:cnfStyle w:val="000000100000" w:firstRow="0" w:lastRow="0" w:firstColumn="0" w:lastColumn="0" w:oddVBand="0" w:evenVBand="0" w:oddHBand="1" w:evenHBand="0" w:firstRowFirstColumn="0" w:firstRowLastColumn="0" w:lastRowFirstColumn="0" w:lastRowLastColumn="0"/>
              <w:rPr>
                <w:b/>
                <w:bCs/>
              </w:rPr>
            </w:pPr>
            <w:r w:rsidRPr="00B67C07">
              <w:rPr>
                <w:b/>
                <w:bCs/>
              </w:rPr>
              <w:t>Account Monitoring and Control</w:t>
            </w:r>
          </w:p>
        </w:tc>
        <w:tc>
          <w:tcPr>
            <w:tcW w:w="4656" w:type="dxa"/>
          </w:tcPr>
          <w:p w14:paraId="2D1E9615" w14:textId="43AEF556" w:rsidR="000D069E" w:rsidRPr="00C8433B" w:rsidRDefault="00B67C07" w:rsidP="0022415B">
            <w:pPr>
              <w:pStyle w:val="BodyText"/>
              <w:cnfStyle w:val="000000100000" w:firstRow="0" w:lastRow="0" w:firstColumn="0" w:lastColumn="0" w:oddVBand="0" w:evenVBand="0" w:oddHBand="1" w:evenHBand="0" w:firstRowFirstColumn="0" w:firstRowLastColumn="0" w:lastRowFirstColumn="0" w:lastRowLastColumn="0"/>
            </w:pPr>
            <w:r w:rsidRPr="00B67C07">
              <w:t>Actively manage the life cycle of system and application accounts - their creation, use, dormancy, deletion - in order to minimize opportunities for attackers to leverage them.</w:t>
            </w:r>
          </w:p>
        </w:tc>
      </w:tr>
      <w:tr w:rsidR="0011399E" w14:paraId="0AC417CE" w14:textId="77777777" w:rsidTr="00CF4215">
        <w:tc>
          <w:tcPr>
            <w:cnfStyle w:val="001000000000" w:firstRow="0" w:lastRow="0" w:firstColumn="1" w:lastColumn="0" w:oddVBand="0" w:evenVBand="0" w:oddHBand="0" w:evenHBand="0" w:firstRowFirstColumn="0" w:firstRowLastColumn="0" w:lastRowFirstColumn="0" w:lastRowLastColumn="0"/>
            <w:tcW w:w="2855" w:type="dxa"/>
          </w:tcPr>
          <w:p w14:paraId="6FA4281B" w14:textId="422CD654" w:rsidR="0011399E" w:rsidRDefault="0011399E" w:rsidP="0022415B">
            <w:pPr>
              <w:pStyle w:val="BodyText"/>
            </w:pPr>
            <w:r>
              <w:t>18</w:t>
            </w:r>
          </w:p>
        </w:tc>
        <w:tc>
          <w:tcPr>
            <w:tcW w:w="2837" w:type="dxa"/>
          </w:tcPr>
          <w:p w14:paraId="07A3882E" w14:textId="5DDDF367" w:rsidR="0011399E" w:rsidRPr="00B67C07" w:rsidRDefault="0011399E" w:rsidP="0022415B">
            <w:pPr>
              <w:pStyle w:val="BodyText"/>
              <w:cnfStyle w:val="000000000000" w:firstRow="0" w:lastRow="0" w:firstColumn="0" w:lastColumn="0" w:oddVBand="0" w:evenVBand="0" w:oddHBand="0" w:evenHBand="0" w:firstRowFirstColumn="0" w:firstRowLastColumn="0" w:lastRowFirstColumn="0" w:lastRowLastColumn="0"/>
              <w:rPr>
                <w:b/>
                <w:bCs/>
              </w:rPr>
            </w:pPr>
            <w:r w:rsidRPr="0011399E">
              <w:rPr>
                <w:b/>
                <w:bCs/>
              </w:rPr>
              <w:t>Application Software Security</w:t>
            </w:r>
          </w:p>
        </w:tc>
        <w:tc>
          <w:tcPr>
            <w:tcW w:w="4656" w:type="dxa"/>
          </w:tcPr>
          <w:p w14:paraId="27ABF433" w14:textId="0E83A6E5" w:rsidR="0011399E" w:rsidRPr="00B67C07" w:rsidRDefault="0011399E" w:rsidP="0022415B">
            <w:pPr>
              <w:pStyle w:val="BodyText"/>
              <w:cnfStyle w:val="000000000000" w:firstRow="0" w:lastRow="0" w:firstColumn="0" w:lastColumn="0" w:oddVBand="0" w:evenVBand="0" w:oddHBand="0" w:evenHBand="0" w:firstRowFirstColumn="0" w:firstRowLastColumn="0" w:lastRowFirstColumn="0" w:lastRowLastColumn="0"/>
            </w:pPr>
            <w:r w:rsidRPr="0011399E">
              <w:t>Manage the security life cycle of all in-house developed and acquired software in order to prevent, detect, and correct security weaknesses.</w:t>
            </w:r>
          </w:p>
        </w:tc>
      </w:tr>
    </w:tbl>
    <w:p w14:paraId="0CC55AD5" w14:textId="3B02D699" w:rsidR="22969AB5" w:rsidRDefault="22969AB5" w:rsidP="22969AB5">
      <w:pPr>
        <w:pStyle w:val="BodyTextIndent2"/>
        <w:rPr>
          <w:szCs w:val="20"/>
        </w:rPr>
      </w:pPr>
    </w:p>
    <w:p w14:paraId="774C1D67" w14:textId="41CA74B5" w:rsidR="01F2CA05" w:rsidRDefault="01F2CA05" w:rsidP="22969AB5">
      <w:pPr>
        <w:pStyle w:val="Heading4Numbered"/>
        <w:rPr>
          <w:rFonts w:ascii="Trebuchet MS" w:hAnsi="Trebuchet MS"/>
          <w:szCs w:val="24"/>
        </w:rPr>
      </w:pPr>
      <w:bookmarkStart w:id="48" w:name="_Toc97215508"/>
      <w:r w:rsidRPr="1BFA80A5">
        <w:rPr>
          <w:rFonts w:ascii="Trebuchet MS" w:hAnsi="Trebuchet MS"/>
          <w:szCs w:val="24"/>
        </w:rPr>
        <w:t>Application Key</w:t>
      </w:r>
      <w:r w:rsidR="000C5616">
        <w:rPr>
          <w:rFonts w:ascii="Trebuchet MS" w:hAnsi="Trebuchet MS"/>
          <w:szCs w:val="24"/>
        </w:rPr>
        <w:t xml:space="preserve"> Storage</w:t>
      </w:r>
      <w:bookmarkEnd w:id="48"/>
    </w:p>
    <w:p w14:paraId="0D5F23DE" w14:textId="77777777" w:rsidR="00D77E80" w:rsidRPr="00D77E80" w:rsidRDefault="00D77E80" w:rsidP="00D77E80">
      <w:pPr>
        <w:pStyle w:val="BodyTextIndent3"/>
      </w:pPr>
    </w:p>
    <w:p w14:paraId="61F91A2F" w14:textId="23949DC5" w:rsidR="003F41E8" w:rsidRDefault="003F41E8" w:rsidP="003F41E8">
      <w:pPr>
        <w:pStyle w:val="BodyText"/>
      </w:pPr>
      <w:r>
        <w:t xml:space="preserve">Keys that are stored in </w:t>
      </w:r>
      <w:r w:rsidR="00D77E80">
        <w:t>code</w:t>
      </w:r>
      <w:r>
        <w:t xml:space="preserve"> should </w:t>
      </w:r>
      <w:r w:rsidR="00E136F7">
        <w:t>not be ‘hard coded’ in</w:t>
      </w:r>
      <w:r w:rsidR="00D94C3D">
        <w:t xml:space="preserve"> files that are used in </w:t>
      </w:r>
      <w:r w:rsidR="004316CA">
        <w:t xml:space="preserve">application. </w:t>
      </w:r>
      <w:r w:rsidR="003673BB">
        <w:t xml:space="preserve">A secrets manager </w:t>
      </w:r>
      <w:r w:rsidR="00CE3A00">
        <w:t xml:space="preserve">can be used to provide </w:t>
      </w:r>
      <w:r w:rsidR="00291545">
        <w:t>security around keys in code, thus making the application more secure</w:t>
      </w:r>
      <w:r w:rsidR="006E5EC8">
        <w:t>.</w:t>
      </w:r>
    </w:p>
    <w:p w14:paraId="3607094E" w14:textId="20353498" w:rsidR="00A164E5" w:rsidRDefault="008657C9" w:rsidP="00AB74CE">
      <w:pPr>
        <w:pStyle w:val="BodyText"/>
      </w:pPr>
      <w:r>
        <w:t>Most systems and coding languages provide some method of secure key storage</w:t>
      </w:r>
      <w:r w:rsidR="0049604B">
        <w:t xml:space="preserve"> and should be utilised</w:t>
      </w:r>
      <w:r w:rsidR="000C5616">
        <w:t>.</w:t>
      </w:r>
    </w:p>
    <w:p w14:paraId="093BC40E" w14:textId="6A0A4D5A" w:rsidR="00A164E5" w:rsidRDefault="00A164E5" w:rsidP="00A164E5">
      <w:pPr>
        <w:pStyle w:val="Heading4Numbered"/>
        <w:rPr>
          <w:rFonts w:ascii="Trebuchet MS" w:hAnsi="Trebuchet MS"/>
          <w:szCs w:val="24"/>
        </w:rPr>
      </w:pPr>
      <w:bookmarkStart w:id="49" w:name="_Toc97215509"/>
      <w:r>
        <w:rPr>
          <w:rFonts w:ascii="Trebuchet MS" w:hAnsi="Trebuchet MS"/>
          <w:szCs w:val="24"/>
        </w:rPr>
        <w:t>Public Key Infrastructure (PKI) Management</w:t>
      </w:r>
      <w:bookmarkEnd w:id="49"/>
    </w:p>
    <w:p w14:paraId="0C713060" w14:textId="77777777" w:rsidR="00A164E5" w:rsidRDefault="00A164E5" w:rsidP="00AB74CE">
      <w:pPr>
        <w:pStyle w:val="BodyText"/>
      </w:pPr>
    </w:p>
    <w:p w14:paraId="16766832" w14:textId="77777777" w:rsidR="00685083" w:rsidRDefault="000C6D98" w:rsidP="00AB74CE">
      <w:pPr>
        <w:pStyle w:val="BodyText"/>
      </w:pPr>
      <w:r w:rsidRPr="000C6D98">
        <w:t xml:space="preserve">PKI management is a term used to encompass a lot of tasks and responsibilities necessary for upholding a </w:t>
      </w:r>
      <w:r w:rsidR="00685083" w:rsidRPr="000C6D98">
        <w:t>fully functional</w:t>
      </w:r>
      <w:r w:rsidRPr="000C6D98">
        <w:t xml:space="preserve"> and effective public key infrastructure.</w:t>
      </w:r>
    </w:p>
    <w:p w14:paraId="7B5C048B" w14:textId="45D4F98D" w:rsidR="000C6D98" w:rsidRDefault="000C6D98" w:rsidP="00AB74CE">
      <w:pPr>
        <w:pStyle w:val="BodyText"/>
      </w:pPr>
      <w:r w:rsidRPr="000C6D98">
        <w:br/>
        <w:t xml:space="preserve">The concept includes PKI certificate management, authorizing public and private keys, and critical decision making regarding private key storage, as well as the misuse or loss of a private key. The role is highly complex, which is why it’s always best to enlist the help of a seasoned professional </w:t>
      </w:r>
      <w:r w:rsidR="00660AF3" w:rsidRPr="000C6D98">
        <w:t>to</w:t>
      </w:r>
      <w:r w:rsidRPr="000C6D98">
        <w:t xml:space="preserve"> protect the privacy of your electronic data.</w:t>
      </w:r>
    </w:p>
    <w:p w14:paraId="38215878" w14:textId="7D05A7A6" w:rsidR="003A4CE5" w:rsidRDefault="00320ABD" w:rsidP="00E0429A">
      <w:pPr>
        <w:pStyle w:val="BodyText"/>
      </w:pPr>
      <w:r w:rsidRPr="00E0429A">
        <w:t>PKI certificate management involves the generation of PKI certificates, suspending or revoking digital certificates, and managing distribution, renewals, and other PKI best practices that keep your public key infrastructure functioning at an optimal level.</w:t>
      </w:r>
    </w:p>
    <w:p w14:paraId="4A442B57" w14:textId="0084240B" w:rsidR="1BFA80A5" w:rsidRDefault="01F2CA05" w:rsidP="00525EA6">
      <w:pPr>
        <w:pStyle w:val="Heading4Numbered"/>
        <w:rPr>
          <w:rFonts w:ascii="Trebuchet MS" w:hAnsi="Trebuchet MS"/>
          <w:szCs w:val="24"/>
        </w:rPr>
      </w:pPr>
      <w:bookmarkStart w:id="50" w:name="_Toc97215510"/>
      <w:r w:rsidRPr="1BFA80A5">
        <w:rPr>
          <w:rFonts w:ascii="Trebuchet MS" w:hAnsi="Trebuchet MS"/>
          <w:szCs w:val="24"/>
        </w:rPr>
        <w:lastRenderedPageBreak/>
        <w:t>Password Vaults</w:t>
      </w:r>
      <w:bookmarkEnd w:id="50"/>
    </w:p>
    <w:p w14:paraId="18C91C62" w14:textId="77777777" w:rsidR="004E726A" w:rsidRDefault="004E726A" w:rsidP="00CE3A00">
      <w:pPr>
        <w:pStyle w:val="BodyText"/>
      </w:pPr>
    </w:p>
    <w:p w14:paraId="20BBFB08" w14:textId="119C80F3" w:rsidR="00CE3A00" w:rsidRDefault="00CE3A00" w:rsidP="00CE3A00">
      <w:pPr>
        <w:pStyle w:val="BodyText"/>
      </w:pPr>
      <w:r>
        <w:t>Password vaults for staff are highly recommended</w:t>
      </w:r>
      <w:r w:rsidR="00043A27">
        <w:t xml:space="preserve"> to ensure </w:t>
      </w:r>
      <w:r w:rsidR="00DE5662">
        <w:t xml:space="preserve">safe storage, auditing, and access of passwords. </w:t>
      </w:r>
      <w:r w:rsidR="00725D20">
        <w:t xml:space="preserve">If the user has the option to use single sign-on, this would be a preferred method along with multi-factor authentication. </w:t>
      </w:r>
    </w:p>
    <w:p w14:paraId="3335C032" w14:textId="2FB94B14" w:rsidR="00F938A2" w:rsidRDefault="00F938A2" w:rsidP="00CE3A00">
      <w:pPr>
        <w:pStyle w:val="BodyText"/>
      </w:pPr>
      <w:r>
        <w:t xml:space="preserve">Users that have a requirement to </w:t>
      </w:r>
      <w:r w:rsidR="00C52E86">
        <w:t>use multiple passwords, a password vault is recommended.</w:t>
      </w:r>
    </w:p>
    <w:p w14:paraId="1F420F76" w14:textId="151B3444" w:rsidR="004C1E6F" w:rsidRDefault="004C1E6F" w:rsidP="00CE3A00">
      <w:pPr>
        <w:pStyle w:val="BodyText"/>
      </w:pPr>
      <w:r>
        <w:t xml:space="preserve">General features provided by password vaults: </w:t>
      </w:r>
    </w:p>
    <w:p w14:paraId="2DC1A861" w14:textId="745114E5" w:rsidR="004C1E6F" w:rsidRDefault="00203C75" w:rsidP="00730B2F">
      <w:pPr>
        <w:pStyle w:val="BodyText"/>
        <w:numPr>
          <w:ilvl w:val="0"/>
          <w:numId w:val="26"/>
        </w:numPr>
        <w:spacing w:after="0"/>
        <w:ind w:left="714" w:hanging="357"/>
      </w:pPr>
      <w:r>
        <w:t>Enforcement of security protocols to reduce risk</w:t>
      </w:r>
    </w:p>
    <w:p w14:paraId="5DE6B723" w14:textId="79076377" w:rsidR="00203C75" w:rsidRDefault="00203C75" w:rsidP="00730B2F">
      <w:pPr>
        <w:pStyle w:val="BodyText"/>
        <w:numPr>
          <w:ilvl w:val="0"/>
          <w:numId w:val="26"/>
        </w:numPr>
        <w:spacing w:after="0"/>
        <w:ind w:left="714" w:hanging="357"/>
      </w:pPr>
      <w:r>
        <w:t>Insight into password behaviour</w:t>
      </w:r>
    </w:p>
    <w:p w14:paraId="02935E6A" w14:textId="5D8867E0" w:rsidR="000F4A7D" w:rsidRDefault="000F4A7D" w:rsidP="00730B2F">
      <w:pPr>
        <w:pStyle w:val="BodyText"/>
        <w:numPr>
          <w:ilvl w:val="0"/>
          <w:numId w:val="26"/>
        </w:numPr>
        <w:spacing w:after="0"/>
        <w:ind w:left="714" w:hanging="357"/>
      </w:pPr>
      <w:r>
        <w:t>Security and login reports for compliance</w:t>
      </w:r>
    </w:p>
    <w:p w14:paraId="47DE4B85" w14:textId="37BB34CF" w:rsidR="000F4A7D" w:rsidRDefault="000F4A7D" w:rsidP="00730B2F">
      <w:pPr>
        <w:pStyle w:val="BodyText"/>
        <w:numPr>
          <w:ilvl w:val="0"/>
          <w:numId w:val="26"/>
        </w:numPr>
        <w:spacing w:after="0"/>
        <w:ind w:left="714" w:hanging="357"/>
      </w:pPr>
      <w:r>
        <w:t xml:space="preserve">Reduce password reuse </w:t>
      </w:r>
    </w:p>
    <w:p w14:paraId="6AA013F7" w14:textId="21BA770E" w:rsidR="00525EA6" w:rsidRDefault="000F4A7D" w:rsidP="00730B2F">
      <w:pPr>
        <w:pStyle w:val="BodyText"/>
        <w:numPr>
          <w:ilvl w:val="0"/>
          <w:numId w:val="26"/>
        </w:numPr>
        <w:spacing w:after="0"/>
        <w:ind w:left="714" w:hanging="357"/>
      </w:pPr>
      <w:r>
        <w:t>Enforce password rotation</w:t>
      </w:r>
    </w:p>
    <w:p w14:paraId="1168EE3C" w14:textId="77777777" w:rsidR="00880825" w:rsidRDefault="00880825" w:rsidP="00880825">
      <w:pPr>
        <w:pStyle w:val="BodyText"/>
        <w:spacing w:after="0"/>
        <w:ind w:left="714"/>
      </w:pPr>
    </w:p>
    <w:p w14:paraId="7BB5BAC2" w14:textId="30F6F136" w:rsidR="000F4A7D" w:rsidRDefault="00F67867" w:rsidP="00F67867">
      <w:pPr>
        <w:pStyle w:val="BodyText"/>
      </w:pPr>
      <w:r>
        <w:t>There are two main use cases for password vaults:</w:t>
      </w:r>
    </w:p>
    <w:p w14:paraId="69C9FAE3" w14:textId="462B3A83" w:rsidR="004E726A" w:rsidRPr="0056085E" w:rsidRDefault="004E726A" w:rsidP="00730B2F">
      <w:pPr>
        <w:pStyle w:val="BodyText"/>
        <w:numPr>
          <w:ilvl w:val="0"/>
          <w:numId w:val="27"/>
        </w:numPr>
        <w:rPr>
          <w:b/>
          <w:bCs/>
        </w:rPr>
      </w:pPr>
      <w:r w:rsidRPr="0056085E">
        <w:rPr>
          <w:b/>
          <w:bCs/>
        </w:rPr>
        <w:t>General Users</w:t>
      </w:r>
      <w:r w:rsidR="0056085E" w:rsidRPr="0056085E">
        <w:rPr>
          <w:b/>
          <w:bCs/>
        </w:rPr>
        <w:t xml:space="preserve">: </w:t>
      </w:r>
      <w:r w:rsidR="00317C05">
        <w:t xml:space="preserve">General </w:t>
      </w:r>
      <w:r w:rsidR="002F1FBF">
        <w:t>staff would be under this category</w:t>
      </w:r>
      <w:r w:rsidR="001F41D2">
        <w:t xml:space="preserve">. </w:t>
      </w:r>
    </w:p>
    <w:p w14:paraId="277973D4" w14:textId="1587A9A1" w:rsidR="004E726A" w:rsidRPr="00CD343C" w:rsidRDefault="004E726A" w:rsidP="00730B2F">
      <w:pPr>
        <w:pStyle w:val="BodyText"/>
        <w:numPr>
          <w:ilvl w:val="0"/>
          <w:numId w:val="27"/>
        </w:numPr>
        <w:rPr>
          <w:b/>
          <w:bCs/>
        </w:rPr>
      </w:pPr>
      <w:r w:rsidRPr="0056085E">
        <w:rPr>
          <w:b/>
          <w:bCs/>
        </w:rPr>
        <w:t>Privileged Users</w:t>
      </w:r>
      <w:r w:rsidR="0056085E" w:rsidRPr="0056085E">
        <w:rPr>
          <w:b/>
          <w:bCs/>
        </w:rPr>
        <w:t xml:space="preserve">: </w:t>
      </w:r>
      <w:r w:rsidR="001F41D2">
        <w:t xml:space="preserve">Privileged users would be IT staff, and users that have any privileged or administrative </w:t>
      </w:r>
      <w:r w:rsidR="00174204">
        <w:t>access to assets.</w:t>
      </w:r>
      <w:r w:rsidR="00880825">
        <w:t xml:space="preserve"> Note: in some </w:t>
      </w:r>
      <w:r w:rsidR="00E27EF0">
        <w:t>cases,</w:t>
      </w:r>
      <w:r w:rsidR="00880825">
        <w:t xml:space="preserve"> a full privileged access management</w:t>
      </w:r>
      <w:r w:rsidR="00736961">
        <w:t xml:space="preserve"> (PAM)</w:t>
      </w:r>
      <w:r w:rsidR="00880825">
        <w:t xml:space="preserve"> solution </w:t>
      </w:r>
      <w:r w:rsidR="00736961">
        <w:t>includes password vaults.</w:t>
      </w:r>
    </w:p>
    <w:p w14:paraId="4DF26ED0" w14:textId="22EFC6A7" w:rsidR="378BE329" w:rsidRDefault="378BE329" w:rsidP="1BFA80A5">
      <w:pPr>
        <w:pStyle w:val="Heading4Numbered"/>
      </w:pPr>
      <w:bookmarkStart w:id="51" w:name="_Toc97215511"/>
      <w:r w:rsidRPr="1BFA80A5">
        <w:rPr>
          <w:rFonts w:ascii="Trebuchet MS" w:hAnsi="Trebuchet MS"/>
          <w:szCs w:val="24"/>
        </w:rPr>
        <w:t>Hardware Security Module (HSM)</w:t>
      </w:r>
      <w:r w:rsidR="00CF38D0">
        <w:rPr>
          <w:rFonts w:ascii="Trebuchet MS" w:hAnsi="Trebuchet MS"/>
          <w:szCs w:val="24"/>
        </w:rPr>
        <w:t xml:space="preserve"> and Trusted Platform Module (TPM)</w:t>
      </w:r>
      <w:bookmarkEnd w:id="51"/>
    </w:p>
    <w:p w14:paraId="02F8D715" w14:textId="77777777" w:rsidR="00145CA1" w:rsidRDefault="00145CA1" w:rsidP="00FD4201">
      <w:pPr>
        <w:pStyle w:val="BodyTextIndent3"/>
        <w:ind w:left="0"/>
        <w:rPr>
          <w:szCs w:val="20"/>
        </w:rPr>
      </w:pPr>
    </w:p>
    <w:p w14:paraId="38F2CC1D" w14:textId="4097B14C" w:rsidR="00F01D88" w:rsidRDefault="003C6B55" w:rsidP="00FD4201">
      <w:pPr>
        <w:pStyle w:val="BodyTextIndent3"/>
        <w:ind w:left="0"/>
        <w:rPr>
          <w:szCs w:val="20"/>
        </w:rPr>
      </w:pPr>
      <w:r>
        <w:rPr>
          <w:szCs w:val="20"/>
        </w:rPr>
        <w:t>For a higher level of key storage and security a hardware security module could be considered to secure and create key material</w:t>
      </w:r>
      <w:r w:rsidR="00DA64B5">
        <w:rPr>
          <w:szCs w:val="20"/>
        </w:rPr>
        <w:t xml:space="preserve"> used for PKI and other types of keys in the business. </w:t>
      </w:r>
      <w:r w:rsidR="00F01D88">
        <w:rPr>
          <w:szCs w:val="20"/>
        </w:rPr>
        <w:t xml:space="preserve">The trusted platform module comes with most computer hardware today and can be used to secure </w:t>
      </w:r>
      <w:r w:rsidR="006E763E">
        <w:rPr>
          <w:szCs w:val="20"/>
        </w:rPr>
        <w:t>keys:</w:t>
      </w:r>
    </w:p>
    <w:p w14:paraId="45893C85" w14:textId="5CF06D41" w:rsidR="00145CA1" w:rsidRPr="00145CA1" w:rsidRDefault="00145CA1" w:rsidP="00730B2F">
      <w:pPr>
        <w:pStyle w:val="BodyText"/>
        <w:numPr>
          <w:ilvl w:val="0"/>
          <w:numId w:val="28"/>
        </w:numPr>
      </w:pPr>
      <w:r w:rsidRPr="001D7BF4">
        <w:t>TPMs are primarily used for key storage</w:t>
      </w:r>
    </w:p>
    <w:p w14:paraId="27989738" w14:textId="31F27B93" w:rsidR="004F6211" w:rsidRDefault="006C7E2F" w:rsidP="00730B2F">
      <w:pPr>
        <w:pStyle w:val="BodyText"/>
        <w:numPr>
          <w:ilvl w:val="0"/>
          <w:numId w:val="28"/>
        </w:numPr>
      </w:pPr>
      <w:r w:rsidRPr="006C7E2F">
        <w:t>Hardware Security Modules (HSMs) are hardened, tamper</w:t>
      </w:r>
      <w:r w:rsidR="002A2148">
        <w:t xml:space="preserve"> </w:t>
      </w:r>
      <w:r w:rsidRPr="006C7E2F">
        <w:t xml:space="preserve">resistant hardware devices that that protect cryptography keys used for such functions as encryption, digital </w:t>
      </w:r>
      <w:r w:rsidR="00E27EF0" w:rsidRPr="006C7E2F">
        <w:t>signing,</w:t>
      </w:r>
      <w:r w:rsidRPr="006C7E2F">
        <w:t xml:space="preserve"> and key generation.</w:t>
      </w:r>
    </w:p>
    <w:p w14:paraId="7129FA00" w14:textId="1880F6FB" w:rsidR="00145CA1" w:rsidRDefault="004F6211" w:rsidP="00AB74CE">
      <w:pPr>
        <w:pStyle w:val="BodyText"/>
        <w:rPr>
          <w:szCs w:val="20"/>
        </w:rPr>
      </w:pPr>
      <w:r w:rsidRPr="001D7BF4">
        <w:rPr>
          <w:szCs w:val="20"/>
        </w:rPr>
        <w:t>HSMs typically have two primary, closely related functions. The first function is hardware enabled / accelerated cryptographic functions including encipherment, decipherment, key generation, PRNG functions, and related signing/signature validation functions</w:t>
      </w:r>
      <w:r w:rsidR="00145CA1">
        <w:rPr>
          <w:szCs w:val="20"/>
        </w:rPr>
        <w:t>.</w:t>
      </w:r>
    </w:p>
    <w:p w14:paraId="3171E3B2" w14:textId="1D00C375" w:rsidR="00B14133" w:rsidRPr="00723699" w:rsidRDefault="00145CA1" w:rsidP="00723699">
      <w:pPr>
        <w:pStyle w:val="BodyText"/>
        <w:rPr>
          <w:szCs w:val="20"/>
        </w:rPr>
      </w:pPr>
      <w:r w:rsidRPr="001D7BF4">
        <w:rPr>
          <w:szCs w:val="20"/>
        </w:rPr>
        <w:t xml:space="preserve">TPMs are meant to provide a hardware root of trust to enable secure computing by providing a secure key storage enclave with minimal cryptographic functions primarily in the signing and signature verification space. </w:t>
      </w:r>
      <w:r w:rsidR="006E763E">
        <w:rPr>
          <w:szCs w:val="20"/>
        </w:rPr>
        <w:t>T</w:t>
      </w:r>
      <w:r w:rsidRPr="001D7BF4">
        <w:rPr>
          <w:szCs w:val="20"/>
        </w:rPr>
        <w:t xml:space="preserve">he primary use cases </w:t>
      </w:r>
      <w:r w:rsidR="006E763E">
        <w:rPr>
          <w:szCs w:val="20"/>
        </w:rPr>
        <w:t xml:space="preserve">are </w:t>
      </w:r>
      <w:r w:rsidRPr="001D7BF4">
        <w:rPr>
          <w:szCs w:val="20"/>
        </w:rPr>
        <w:t>storage of drive encryption keys and validation of signatures on boot loaders, kernels, and device drivers. Note, much of this can be accomplished without a TPM (secure boot with bios that support Windows WHQL including default Microsoft keys), password-based disk encryption.</w:t>
      </w:r>
    </w:p>
    <w:p w14:paraId="7A1BED49" w14:textId="77777777" w:rsidR="001A1379" w:rsidRDefault="001A1379" w:rsidP="00060314">
      <w:pPr>
        <w:pStyle w:val="BodyTextIndent2"/>
        <w:ind w:left="0"/>
      </w:pPr>
    </w:p>
    <w:p w14:paraId="1781BE43" w14:textId="77777777" w:rsidR="003A4CE5" w:rsidRDefault="003A4CE5" w:rsidP="00060314">
      <w:pPr>
        <w:pStyle w:val="BodyTextIndent2"/>
        <w:ind w:left="0"/>
      </w:pPr>
    </w:p>
    <w:p w14:paraId="59F39217" w14:textId="77777777" w:rsidR="003A4CE5" w:rsidRDefault="003A4CE5" w:rsidP="00060314">
      <w:pPr>
        <w:pStyle w:val="BodyTextIndent2"/>
        <w:ind w:left="0"/>
      </w:pPr>
    </w:p>
    <w:p w14:paraId="30CF2FBA" w14:textId="77777777" w:rsidR="003A4CE5" w:rsidRDefault="003A4CE5" w:rsidP="00060314">
      <w:pPr>
        <w:pStyle w:val="BodyTextIndent2"/>
        <w:ind w:left="0"/>
      </w:pPr>
    </w:p>
    <w:p w14:paraId="682BA102" w14:textId="77777777" w:rsidR="003A4CE5" w:rsidRDefault="003A4CE5" w:rsidP="00060314">
      <w:pPr>
        <w:pStyle w:val="BodyTextIndent2"/>
        <w:ind w:left="0"/>
      </w:pPr>
    </w:p>
    <w:p w14:paraId="43E38C03" w14:textId="77777777" w:rsidR="003A4CE5" w:rsidRDefault="003A4CE5" w:rsidP="00060314">
      <w:pPr>
        <w:pStyle w:val="BodyTextIndent2"/>
        <w:ind w:left="0"/>
      </w:pPr>
    </w:p>
    <w:p w14:paraId="6D2F344E" w14:textId="77777777" w:rsidR="003A4CE5" w:rsidRDefault="003A4CE5" w:rsidP="00060314">
      <w:pPr>
        <w:pStyle w:val="BodyTextIndent2"/>
        <w:ind w:left="0"/>
      </w:pPr>
    </w:p>
    <w:p w14:paraId="1674BE7A" w14:textId="77777777" w:rsidR="003A4CE5" w:rsidRDefault="003A4CE5" w:rsidP="00060314">
      <w:pPr>
        <w:pStyle w:val="BodyTextIndent2"/>
        <w:ind w:left="0"/>
      </w:pPr>
    </w:p>
    <w:p w14:paraId="2BC953BC" w14:textId="77777777" w:rsidR="003A4CE5" w:rsidRDefault="003A4CE5" w:rsidP="00060314">
      <w:pPr>
        <w:pStyle w:val="BodyTextIndent2"/>
        <w:ind w:left="0"/>
      </w:pPr>
    </w:p>
    <w:p w14:paraId="712FEAB8" w14:textId="22A053A0" w:rsidR="001A1379" w:rsidRDefault="001A1379" w:rsidP="001A1379">
      <w:pPr>
        <w:pStyle w:val="Heading3Numbered"/>
      </w:pPr>
      <w:bookmarkStart w:id="52" w:name="_Toc97215512"/>
      <w:r>
        <w:lastRenderedPageBreak/>
        <w:t>Web Security</w:t>
      </w:r>
      <w:bookmarkEnd w:id="52"/>
    </w:p>
    <w:p w14:paraId="35F21F6A" w14:textId="3A21E6CE" w:rsidR="1BFA80A5" w:rsidRDefault="1BFA80A5" w:rsidP="00CA78D4">
      <w:pPr>
        <w:pStyle w:val="BodyTextIndent2"/>
        <w:ind w:left="0"/>
        <w:rPr>
          <w:szCs w:val="20"/>
        </w:rPr>
      </w:pPr>
    </w:p>
    <w:p w14:paraId="335F1C56" w14:textId="302C9702" w:rsidR="2539C02F" w:rsidRDefault="2539C02F" w:rsidP="22969AB5">
      <w:pPr>
        <w:pStyle w:val="Heading4Numbered"/>
        <w:rPr>
          <w:rFonts w:ascii="Trebuchet MS" w:hAnsi="Trebuchet MS"/>
          <w:szCs w:val="24"/>
        </w:rPr>
      </w:pPr>
      <w:bookmarkStart w:id="53" w:name="_Toc97215513"/>
      <w:r w:rsidRPr="420150AD">
        <w:rPr>
          <w:rFonts w:ascii="Trebuchet MS" w:hAnsi="Trebuchet MS"/>
          <w:szCs w:val="24"/>
        </w:rPr>
        <w:t>CIS v7 Sections</w:t>
      </w:r>
      <w:bookmarkEnd w:id="53"/>
    </w:p>
    <w:p w14:paraId="5B5D3497" w14:textId="77777777" w:rsidR="00F91C8B" w:rsidRPr="00F91C8B" w:rsidRDefault="00F91C8B" w:rsidP="00F91C8B">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9805A8" w14:paraId="4F0B5217" w14:textId="77777777" w:rsidTr="00224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6BFCAF6E" w14:textId="77777777" w:rsidR="00580E6A" w:rsidRPr="002763A8" w:rsidRDefault="00580E6A" w:rsidP="0022415B">
            <w:pPr>
              <w:pStyle w:val="BodyText"/>
              <w:rPr>
                <w:color w:val="FFFFFF" w:themeColor="background1"/>
              </w:rPr>
            </w:pPr>
            <w:r w:rsidRPr="002763A8">
              <w:rPr>
                <w:color w:val="FFFFFF" w:themeColor="background1"/>
              </w:rPr>
              <w:t>CIS Control</w:t>
            </w:r>
          </w:p>
        </w:tc>
        <w:tc>
          <w:tcPr>
            <w:tcW w:w="2837" w:type="dxa"/>
          </w:tcPr>
          <w:p w14:paraId="57E3075F" w14:textId="77777777" w:rsidR="00580E6A" w:rsidRPr="002763A8" w:rsidRDefault="00580E6A"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3B9E9D74" w14:textId="77777777" w:rsidR="00580E6A" w:rsidRPr="002763A8" w:rsidRDefault="00580E6A" w:rsidP="0022415B">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9805A8" w14:paraId="5E1BE4A6" w14:textId="77777777" w:rsidTr="00224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0592C3A" w14:textId="60E66E9A" w:rsidR="00580E6A" w:rsidRPr="00E7186A" w:rsidRDefault="00F91C8B" w:rsidP="0022415B">
            <w:pPr>
              <w:pStyle w:val="BodyText"/>
            </w:pPr>
            <w:r>
              <w:t>7</w:t>
            </w:r>
          </w:p>
        </w:tc>
        <w:tc>
          <w:tcPr>
            <w:tcW w:w="2837" w:type="dxa"/>
          </w:tcPr>
          <w:p w14:paraId="780267D0" w14:textId="231EFFFC" w:rsidR="00580E6A" w:rsidRPr="00E7186A" w:rsidRDefault="009F529E" w:rsidP="0022415B">
            <w:pPr>
              <w:pStyle w:val="BodyText"/>
              <w:cnfStyle w:val="000000100000" w:firstRow="0" w:lastRow="0" w:firstColumn="0" w:lastColumn="0" w:oddVBand="0" w:evenVBand="0" w:oddHBand="1" w:evenHBand="0" w:firstRowFirstColumn="0" w:firstRowLastColumn="0" w:lastRowFirstColumn="0" w:lastRowLastColumn="0"/>
              <w:rPr>
                <w:b/>
                <w:bCs/>
              </w:rPr>
            </w:pPr>
            <w:r w:rsidRPr="009F529E">
              <w:rPr>
                <w:b/>
                <w:bCs/>
              </w:rPr>
              <w:t>Email and Web Browser Protections</w:t>
            </w:r>
          </w:p>
        </w:tc>
        <w:tc>
          <w:tcPr>
            <w:tcW w:w="4656" w:type="dxa"/>
          </w:tcPr>
          <w:p w14:paraId="0F557FFE" w14:textId="2D94B65C" w:rsidR="00580E6A" w:rsidRPr="00E7186A" w:rsidRDefault="00D424ED" w:rsidP="0022415B">
            <w:pPr>
              <w:pStyle w:val="BodyText"/>
              <w:cnfStyle w:val="000000100000" w:firstRow="0" w:lastRow="0" w:firstColumn="0" w:lastColumn="0" w:oddVBand="0" w:evenVBand="0" w:oddHBand="1" w:evenHBand="0" w:firstRowFirstColumn="0" w:firstRowLastColumn="0" w:lastRowFirstColumn="0" w:lastRowLastColumn="0"/>
            </w:pPr>
            <w:r w:rsidRPr="00D424ED">
              <w:t>Minimize the attack surface and the opportunities for attackers to manipulate human behavior though their interaction with web browsers and email systems.</w:t>
            </w:r>
          </w:p>
        </w:tc>
      </w:tr>
      <w:tr w:rsidR="001A701B" w14:paraId="20021134" w14:textId="77777777" w:rsidTr="0022415B">
        <w:tc>
          <w:tcPr>
            <w:cnfStyle w:val="001000000000" w:firstRow="0" w:lastRow="0" w:firstColumn="1" w:lastColumn="0" w:oddVBand="0" w:evenVBand="0" w:oddHBand="0" w:evenHBand="0" w:firstRowFirstColumn="0" w:firstRowLastColumn="0" w:lastRowFirstColumn="0" w:lastRowLastColumn="0"/>
            <w:tcW w:w="2855" w:type="dxa"/>
          </w:tcPr>
          <w:p w14:paraId="66E8EFBC" w14:textId="389B2EE2" w:rsidR="001A701B" w:rsidRDefault="001A701B" w:rsidP="0022415B">
            <w:pPr>
              <w:pStyle w:val="BodyText"/>
            </w:pPr>
            <w:r>
              <w:t>12</w:t>
            </w:r>
          </w:p>
        </w:tc>
        <w:tc>
          <w:tcPr>
            <w:tcW w:w="2837" w:type="dxa"/>
          </w:tcPr>
          <w:p w14:paraId="1141E0C8" w14:textId="22F1046D" w:rsidR="001A701B" w:rsidRPr="009F529E" w:rsidRDefault="003F64D6" w:rsidP="0022415B">
            <w:pPr>
              <w:pStyle w:val="BodyText"/>
              <w:cnfStyle w:val="000000000000" w:firstRow="0" w:lastRow="0" w:firstColumn="0" w:lastColumn="0" w:oddVBand="0" w:evenVBand="0" w:oddHBand="0" w:evenHBand="0" w:firstRowFirstColumn="0" w:firstRowLastColumn="0" w:lastRowFirstColumn="0" w:lastRowLastColumn="0"/>
              <w:rPr>
                <w:b/>
                <w:bCs/>
              </w:rPr>
            </w:pPr>
            <w:r w:rsidRPr="003F64D6">
              <w:rPr>
                <w:b/>
                <w:bCs/>
              </w:rPr>
              <w:t>Boundary Defense</w:t>
            </w:r>
          </w:p>
        </w:tc>
        <w:tc>
          <w:tcPr>
            <w:tcW w:w="4656" w:type="dxa"/>
          </w:tcPr>
          <w:p w14:paraId="27591833" w14:textId="36A4303A" w:rsidR="001A701B" w:rsidRPr="00D424ED" w:rsidRDefault="00CD1F6A" w:rsidP="0022415B">
            <w:pPr>
              <w:pStyle w:val="BodyText"/>
              <w:cnfStyle w:val="000000000000" w:firstRow="0" w:lastRow="0" w:firstColumn="0" w:lastColumn="0" w:oddVBand="0" w:evenVBand="0" w:oddHBand="0" w:evenHBand="0" w:firstRowFirstColumn="0" w:firstRowLastColumn="0" w:lastRowFirstColumn="0" w:lastRowLastColumn="0"/>
            </w:pPr>
            <w:r w:rsidRPr="00CD1F6A">
              <w:t>Detect/prevent/correct the flow of information transferring networks of different trust levels with a focus on security-damaging data.</w:t>
            </w:r>
          </w:p>
        </w:tc>
      </w:tr>
    </w:tbl>
    <w:p w14:paraId="09A0BC15" w14:textId="77777777" w:rsidR="00CA78D4" w:rsidRDefault="00CA78D4" w:rsidP="00580E6A">
      <w:pPr>
        <w:pStyle w:val="BodyTextIndent3"/>
        <w:ind w:left="0"/>
      </w:pPr>
    </w:p>
    <w:p w14:paraId="3A2C20E8" w14:textId="667D3E08" w:rsidR="22969AB5" w:rsidRDefault="00CA78D4" w:rsidP="007969D4">
      <w:pPr>
        <w:pStyle w:val="Heading4Numbered"/>
      </w:pPr>
      <w:bookmarkStart w:id="54" w:name="_Toc97215514"/>
      <w:r>
        <w:t>Overview</w:t>
      </w:r>
      <w:bookmarkEnd w:id="54"/>
    </w:p>
    <w:p w14:paraId="32C467B8" w14:textId="77777777" w:rsidR="007969D4" w:rsidRPr="007969D4" w:rsidRDefault="007969D4" w:rsidP="007969D4">
      <w:pPr>
        <w:pStyle w:val="BodyTextIndent3"/>
      </w:pPr>
    </w:p>
    <w:p w14:paraId="12DBB121" w14:textId="40A252E5" w:rsidR="00FF7F90" w:rsidRDefault="00CA78D4" w:rsidP="00CA78D4">
      <w:pPr>
        <w:pStyle w:val="BodyText"/>
      </w:pPr>
      <w:r>
        <w:t>Web security</w:t>
      </w:r>
      <w:r w:rsidR="00FF7F90">
        <w:t xml:space="preserve"> is critical to ensure users are accessing safe and sanctioned content on the Internet, SaaS applications</w:t>
      </w:r>
      <w:r w:rsidR="00E9302C">
        <w:t xml:space="preserve">, </w:t>
      </w:r>
      <w:r w:rsidR="005D4A7D">
        <w:t>IaaS,</w:t>
      </w:r>
      <w:r w:rsidR="00E9302C">
        <w:t xml:space="preserve"> and PaaS environments. On-premise web applications can also be included </w:t>
      </w:r>
      <w:r w:rsidR="00ED4D17">
        <w:t>and secured</w:t>
      </w:r>
      <w:r w:rsidR="00371D99">
        <w:t xml:space="preserve"> depending on the use case</w:t>
      </w:r>
      <w:r w:rsidR="005D4A7D">
        <w:t>, this usually being hybrid or remote workers.</w:t>
      </w:r>
    </w:p>
    <w:p w14:paraId="474926EF" w14:textId="775E2022" w:rsidR="005A6C4F" w:rsidRDefault="005D4A7D" w:rsidP="00CA78D4">
      <w:pPr>
        <w:pStyle w:val="BodyText"/>
      </w:pPr>
      <w:r>
        <w:t xml:space="preserve">Web security </w:t>
      </w:r>
      <w:r w:rsidR="00CA78D4">
        <w:t xml:space="preserve">can cover many </w:t>
      </w:r>
      <w:r w:rsidR="00D74E5F">
        <w:t>components</w:t>
      </w:r>
      <w:r w:rsidR="0007664C">
        <w:t xml:space="preserve"> and can be deployed in a few ways.</w:t>
      </w:r>
      <w:r w:rsidR="00D74E5F">
        <w:t xml:space="preserve"> The primary recommendation is to use a SASE or SSE model using </w:t>
      </w:r>
      <w:r w:rsidR="00102902">
        <w:t xml:space="preserve">a security SaaS model as opposed to an </w:t>
      </w:r>
      <w:r w:rsidR="00CF4B4B">
        <w:t>on-premise</w:t>
      </w:r>
      <w:r w:rsidR="00102902">
        <w:t xml:space="preserve"> solution.</w:t>
      </w:r>
    </w:p>
    <w:p w14:paraId="7B64DEF7" w14:textId="6C8587BF" w:rsidR="00CA78D4" w:rsidRDefault="00C77DE9" w:rsidP="00CA78D4">
      <w:pPr>
        <w:pStyle w:val="BodyText"/>
      </w:pPr>
      <w:r>
        <w:t>Main web security</w:t>
      </w:r>
      <w:r w:rsidR="0007664C">
        <w:t xml:space="preserve"> components</w:t>
      </w:r>
      <w:r w:rsidR="00EC3846">
        <w:t xml:space="preserve"> (Note: this is not the full list of SASE elements, only web security):</w:t>
      </w:r>
    </w:p>
    <w:p w14:paraId="0BA4B80A" w14:textId="1E0F49E0" w:rsidR="001D727F" w:rsidRDefault="00060D32" w:rsidP="00730B2F">
      <w:pPr>
        <w:pStyle w:val="BodyText"/>
        <w:numPr>
          <w:ilvl w:val="0"/>
          <w:numId w:val="18"/>
        </w:numPr>
        <w:spacing w:after="0"/>
        <w:ind w:left="714" w:hanging="357"/>
      </w:pPr>
      <w:r>
        <w:t>Secure Web Gateway (Web proxy)</w:t>
      </w:r>
    </w:p>
    <w:p w14:paraId="4938DA05" w14:textId="06BBD196" w:rsidR="00060D32" w:rsidRDefault="00060D32" w:rsidP="00730B2F">
      <w:pPr>
        <w:pStyle w:val="BodyText"/>
        <w:numPr>
          <w:ilvl w:val="0"/>
          <w:numId w:val="18"/>
        </w:numPr>
        <w:spacing w:after="0"/>
        <w:ind w:left="714" w:hanging="357"/>
      </w:pPr>
      <w:r>
        <w:t>Cloud Access Security Broker (CASB)</w:t>
      </w:r>
    </w:p>
    <w:p w14:paraId="2D6D423F" w14:textId="0A268371" w:rsidR="00060D32" w:rsidRDefault="007969D4" w:rsidP="00730B2F">
      <w:pPr>
        <w:pStyle w:val="BodyText"/>
        <w:numPr>
          <w:ilvl w:val="0"/>
          <w:numId w:val="18"/>
        </w:numPr>
        <w:spacing w:after="0"/>
        <w:ind w:left="714" w:hanging="357"/>
      </w:pPr>
      <w:r>
        <w:t>Remote Browser Isolation (RBI)</w:t>
      </w:r>
    </w:p>
    <w:p w14:paraId="43618EFB" w14:textId="44883A6D" w:rsidR="00410EA8" w:rsidRDefault="00F763D0" w:rsidP="00730B2F">
      <w:pPr>
        <w:pStyle w:val="BodyText"/>
        <w:numPr>
          <w:ilvl w:val="0"/>
          <w:numId w:val="18"/>
        </w:numPr>
        <w:spacing w:after="0"/>
        <w:ind w:left="714" w:hanging="357"/>
      </w:pPr>
      <w:r>
        <w:t>TLS Decryption</w:t>
      </w:r>
    </w:p>
    <w:p w14:paraId="13F75C1E" w14:textId="71767ADD" w:rsidR="00F763D0" w:rsidRDefault="00F763D0" w:rsidP="00730B2F">
      <w:pPr>
        <w:pStyle w:val="BodyText"/>
        <w:numPr>
          <w:ilvl w:val="0"/>
          <w:numId w:val="18"/>
        </w:numPr>
        <w:spacing w:after="0"/>
        <w:ind w:left="714" w:hanging="357"/>
      </w:pPr>
      <w:r>
        <w:t>Threat Prevention</w:t>
      </w:r>
    </w:p>
    <w:p w14:paraId="2B603CB6" w14:textId="471CA6D0" w:rsidR="00C77DE9" w:rsidRDefault="00F763D0" w:rsidP="00730B2F">
      <w:pPr>
        <w:pStyle w:val="BodyText"/>
        <w:numPr>
          <w:ilvl w:val="0"/>
          <w:numId w:val="18"/>
        </w:numPr>
        <w:spacing w:after="0"/>
        <w:ind w:left="714" w:hanging="357"/>
      </w:pPr>
      <w:r>
        <w:t>Anti-Malware</w:t>
      </w:r>
    </w:p>
    <w:p w14:paraId="16978A29" w14:textId="77777777" w:rsidR="00F763D0" w:rsidRDefault="00F763D0" w:rsidP="00F763D0">
      <w:pPr>
        <w:pStyle w:val="BodyText"/>
        <w:spacing w:after="0"/>
        <w:ind w:left="714"/>
      </w:pPr>
    </w:p>
    <w:p w14:paraId="36465D3C" w14:textId="2D9978B3" w:rsidR="00CA78D4" w:rsidRDefault="00492C7C" w:rsidP="005C389B">
      <w:pPr>
        <w:pStyle w:val="BodyText"/>
      </w:pPr>
      <w:r>
        <w:t>Deployment methods:</w:t>
      </w:r>
    </w:p>
    <w:p w14:paraId="5DC6B904" w14:textId="3608C31F" w:rsidR="00B11AD6" w:rsidRDefault="00B11AD6" w:rsidP="00730B2F">
      <w:pPr>
        <w:pStyle w:val="BodyText"/>
        <w:numPr>
          <w:ilvl w:val="0"/>
          <w:numId w:val="19"/>
        </w:numPr>
      </w:pPr>
      <w:r w:rsidRPr="00D84921">
        <w:rPr>
          <w:b/>
          <w:bCs/>
        </w:rPr>
        <w:t>On-premise</w:t>
      </w:r>
      <w:r w:rsidR="00145CA1" w:rsidRPr="00D84921">
        <w:rPr>
          <w:b/>
          <w:bCs/>
        </w:rPr>
        <w:t>:</w:t>
      </w:r>
      <w:r w:rsidR="00145CA1">
        <w:t xml:space="preserve"> </w:t>
      </w:r>
      <w:r w:rsidR="006617E7">
        <w:t xml:space="preserve">The on-premise or traditional </w:t>
      </w:r>
      <w:r w:rsidR="00726558">
        <w:t>security</w:t>
      </w:r>
      <w:r w:rsidR="00441E8D">
        <w:t xml:space="preserve"> web controls where users are ‘back hauled’ through a data centre </w:t>
      </w:r>
      <w:r w:rsidR="006D3C44">
        <w:t xml:space="preserve">via VPN, or are in an office </w:t>
      </w:r>
      <w:r w:rsidR="00D84921">
        <w:t xml:space="preserve">where </w:t>
      </w:r>
      <w:r w:rsidR="00352DB0">
        <w:t>web traffic is ‘pushed’ through a web proxy.</w:t>
      </w:r>
      <w:r w:rsidR="00397C2A">
        <w:t xml:space="preserve"> An on-premise solution will generally only comprise of a secure web gateway, other features such as CASB </w:t>
      </w:r>
      <w:r w:rsidR="0078542E">
        <w:t>are only provided with a SASE solution.</w:t>
      </w:r>
    </w:p>
    <w:p w14:paraId="576F13DA" w14:textId="4C84286D" w:rsidR="00B11AD6" w:rsidRPr="005C389B" w:rsidRDefault="00B11AD6" w:rsidP="00730B2F">
      <w:pPr>
        <w:pStyle w:val="BodyText"/>
        <w:numPr>
          <w:ilvl w:val="0"/>
          <w:numId w:val="19"/>
        </w:numPr>
      </w:pPr>
      <w:r w:rsidRPr="00C501A8">
        <w:rPr>
          <w:b/>
          <w:bCs/>
        </w:rPr>
        <w:t>Secure Access Service Edge (SASE)</w:t>
      </w:r>
      <w:r w:rsidR="00441E8D" w:rsidRPr="00C501A8">
        <w:rPr>
          <w:b/>
          <w:bCs/>
        </w:rPr>
        <w:t>:</w:t>
      </w:r>
      <w:r w:rsidR="00441E8D">
        <w:t xml:space="preserve"> </w:t>
      </w:r>
      <w:r w:rsidR="00CD23DB">
        <w:t xml:space="preserve">An </w:t>
      </w:r>
      <w:r w:rsidR="00BC5299">
        <w:t>agent-based</w:t>
      </w:r>
      <w:r w:rsidR="00CD23DB">
        <w:t xml:space="preserve"> solution that can be used for remote </w:t>
      </w:r>
      <w:r w:rsidR="00BC5299">
        <w:t xml:space="preserve">or office workers where all web traffic is tunnelled through a </w:t>
      </w:r>
      <w:r w:rsidR="00756F77">
        <w:t>‘secure edge’. It is more dynamic and generally contains more security features</w:t>
      </w:r>
      <w:r w:rsidR="0034125C">
        <w:t xml:space="preserve"> than an on-premise solution.</w:t>
      </w:r>
    </w:p>
    <w:p w14:paraId="0A68C4E9" w14:textId="0F730912" w:rsidR="005C389B" w:rsidRPr="00CA78D4" w:rsidRDefault="005C389B" w:rsidP="005C389B">
      <w:pPr>
        <w:pStyle w:val="Heading4Numbered"/>
      </w:pPr>
      <w:bookmarkStart w:id="55" w:name="_Toc97215515"/>
      <w:r>
        <w:t>Secure Access Service Edge</w:t>
      </w:r>
      <w:r w:rsidR="00B11AD6">
        <w:t xml:space="preserve"> (SASE)</w:t>
      </w:r>
      <w:bookmarkEnd w:id="55"/>
    </w:p>
    <w:p w14:paraId="27ED0CF3" w14:textId="77777777" w:rsidR="005C389B" w:rsidRDefault="005C389B" w:rsidP="00CA78D4">
      <w:pPr>
        <w:pStyle w:val="BodyTextIndent2"/>
        <w:rPr>
          <w:szCs w:val="20"/>
        </w:rPr>
      </w:pPr>
    </w:p>
    <w:p w14:paraId="2557CE54" w14:textId="2E52DF29" w:rsidR="005C389B" w:rsidRPr="005C389B" w:rsidRDefault="005C389B" w:rsidP="005C389B">
      <w:pPr>
        <w:pStyle w:val="BodyText"/>
      </w:pPr>
      <w:r w:rsidRPr="236CF310">
        <w:t xml:space="preserve">SASE (pronounced "sassy") is a model put forward by Gartner in August 2019. This newly introduced concept directly responds to a changing landscape, i.e., adoption of SaaS (software-as-a-service) applications, overall increase of internet traffic, remote working, branches offices requiring direct internet access (DIA).  Organisations moving away from a </w:t>
      </w:r>
      <w:r w:rsidRPr="236CF310">
        <w:rPr>
          <w:lang w:val="en-US"/>
        </w:rPr>
        <w:t>centrali</w:t>
      </w:r>
      <w:r>
        <w:rPr>
          <w:lang w:val="en-US"/>
        </w:rPr>
        <w:t>s</w:t>
      </w:r>
      <w:r w:rsidRPr="236CF310">
        <w:rPr>
          <w:lang w:val="en-US"/>
        </w:rPr>
        <w:t>ed ingress/egress point once filtered/analy</w:t>
      </w:r>
      <w:r>
        <w:rPr>
          <w:lang w:val="en-US"/>
        </w:rPr>
        <w:t>s</w:t>
      </w:r>
      <w:r w:rsidRPr="236CF310">
        <w:rPr>
          <w:lang w:val="en-US"/>
        </w:rPr>
        <w:t xml:space="preserve">ed all traffic, including Internet-bound, through a single stack of security appliances located on the perimeter. </w:t>
      </w:r>
      <w:r w:rsidRPr="236CF310">
        <w:t xml:space="preserve">The changes have led to administrators losing vital visibility of an ever-growing attack surface susceptible to exploits. </w:t>
      </w:r>
    </w:p>
    <w:p w14:paraId="0F35D74C" w14:textId="64A4F184" w:rsidR="005C389B" w:rsidRPr="005C389B" w:rsidRDefault="005C389B" w:rsidP="005C389B">
      <w:pPr>
        <w:pStyle w:val="BodyText"/>
      </w:pPr>
      <w:r w:rsidRPr="13A95821">
        <w:lastRenderedPageBreak/>
        <w:t>Demand for a flexible, agile workforce with uninterrupted access irrespective of location has spiked sharply</w:t>
      </w:r>
      <w:r>
        <w:t>,</w:t>
      </w:r>
      <w:r w:rsidRPr="13A95821">
        <w:t xml:space="preserve"> calling for the functionality of multiple point solutions to provide dept</w:t>
      </w:r>
      <w:r>
        <w:t>h</w:t>
      </w:r>
      <w:r w:rsidRPr="13A95821">
        <w:t xml:space="preserve"> in defence (DiD) with security embedded within all layers rendering the securing of SaaS, PaaS and IaaS using traditional (</w:t>
      </w:r>
      <w:r>
        <w:t>'</w:t>
      </w:r>
      <w:r w:rsidRPr="13A95821">
        <w:t>back haul</w:t>
      </w:r>
      <w:r>
        <w:t>'</w:t>
      </w:r>
      <w:r w:rsidRPr="13A95821">
        <w:t>) security methods as inefficient.</w:t>
      </w:r>
    </w:p>
    <w:p w14:paraId="1F9134B6" w14:textId="77777777" w:rsidR="005C389B" w:rsidRDefault="005C389B" w:rsidP="005C389B">
      <w:pPr>
        <w:pStyle w:val="BodyText"/>
      </w:pPr>
      <w:r>
        <w:t xml:space="preserve">The need arose for a consolidated approach, with a replicational framework for a validated design capable of providing a robust cloud-driven security solution. Shifting the network security perimeter to the cloud and facilitating centralised management controls for more efficient administration with data and be more user-centric. Using the SASE model allows the organisation to re-think how security architecture is implemented, moving away from a network-centric approach reliant on Layers 1,2,3,4 of the OSI model to one that is associated with identity, device, location, privilege level and UEBA analytics (behaviour) and what authorisation is required. Context is critical and a guide to how deep the SASE implementation needs to be. </w:t>
      </w:r>
    </w:p>
    <w:p w14:paraId="209FE324" w14:textId="77777777" w:rsidR="005C389B" w:rsidRPr="00343F14" w:rsidRDefault="005C389B" w:rsidP="005C389B">
      <w:pPr>
        <w:pStyle w:val="BodyText"/>
      </w:pPr>
      <w:r>
        <w:t>Contextual factors include:</w:t>
      </w:r>
    </w:p>
    <w:p w14:paraId="30D99852" w14:textId="77777777" w:rsidR="005C389B" w:rsidRDefault="005C389B" w:rsidP="00730B2F">
      <w:pPr>
        <w:pStyle w:val="BodyText"/>
        <w:numPr>
          <w:ilvl w:val="0"/>
          <w:numId w:val="17"/>
        </w:numPr>
        <w:spacing w:after="0"/>
        <w:ind w:left="714" w:hanging="357"/>
      </w:pPr>
      <w:r>
        <w:t>The identity of the user.</w:t>
      </w:r>
    </w:p>
    <w:p w14:paraId="26B55D21" w14:textId="77777777" w:rsidR="005C389B" w:rsidRDefault="005C389B" w:rsidP="00730B2F">
      <w:pPr>
        <w:pStyle w:val="BodyText"/>
        <w:numPr>
          <w:ilvl w:val="0"/>
          <w:numId w:val="17"/>
        </w:numPr>
        <w:spacing w:after="0"/>
        <w:ind w:left="714" w:hanging="357"/>
      </w:pPr>
      <w:r>
        <w:t>The device being used to request access.</w:t>
      </w:r>
    </w:p>
    <w:p w14:paraId="16C27E94" w14:textId="77777777" w:rsidR="005C389B" w:rsidRDefault="005C389B" w:rsidP="00730B2F">
      <w:pPr>
        <w:pStyle w:val="BodyText"/>
        <w:numPr>
          <w:ilvl w:val="0"/>
          <w:numId w:val="17"/>
        </w:numPr>
        <w:spacing w:after="0"/>
        <w:ind w:left="714" w:hanging="357"/>
      </w:pPr>
      <w:r>
        <w:t>The location from which access is being attempted.</w:t>
      </w:r>
    </w:p>
    <w:p w14:paraId="3E7EA119" w14:textId="77777777" w:rsidR="005C389B" w:rsidRDefault="005C389B" w:rsidP="00730B2F">
      <w:pPr>
        <w:pStyle w:val="BodyText"/>
        <w:numPr>
          <w:ilvl w:val="0"/>
          <w:numId w:val="17"/>
        </w:numPr>
        <w:spacing w:after="0"/>
        <w:ind w:left="714" w:hanging="357"/>
      </w:pPr>
      <w:r>
        <w:t>Identification of cloud applications.</w:t>
      </w:r>
    </w:p>
    <w:p w14:paraId="1AF711CD" w14:textId="77777777" w:rsidR="005C389B" w:rsidRDefault="005C389B" w:rsidP="00730B2F">
      <w:pPr>
        <w:pStyle w:val="BodyText"/>
        <w:numPr>
          <w:ilvl w:val="0"/>
          <w:numId w:val="17"/>
        </w:numPr>
        <w:spacing w:after="0"/>
        <w:ind w:left="714" w:hanging="357"/>
      </w:pPr>
      <w:r>
        <w:t>The data that is being requested.</w:t>
      </w:r>
    </w:p>
    <w:p w14:paraId="1372B786" w14:textId="77777777" w:rsidR="005C389B" w:rsidRDefault="005C389B" w:rsidP="00730B2F">
      <w:pPr>
        <w:pStyle w:val="BodyText"/>
        <w:numPr>
          <w:ilvl w:val="0"/>
          <w:numId w:val="17"/>
        </w:numPr>
        <w:spacing w:after="0"/>
        <w:ind w:left="714" w:hanging="357"/>
      </w:pPr>
      <w:r>
        <w:t>User behaviour.</w:t>
      </w:r>
    </w:p>
    <w:p w14:paraId="32F73F2F" w14:textId="77777777" w:rsidR="005C389B" w:rsidRDefault="005C389B" w:rsidP="00730B2F">
      <w:pPr>
        <w:pStyle w:val="BodyText"/>
        <w:numPr>
          <w:ilvl w:val="0"/>
          <w:numId w:val="17"/>
        </w:numPr>
        <w:spacing w:after="0"/>
        <w:ind w:left="714" w:hanging="357"/>
      </w:pPr>
      <w:r>
        <w:t>Application authorisation.</w:t>
      </w:r>
    </w:p>
    <w:p w14:paraId="523FCE0E" w14:textId="77777777" w:rsidR="005C389B" w:rsidRDefault="005C389B" w:rsidP="005C389B">
      <w:pPr>
        <w:pStyle w:val="BodyText"/>
        <w:spacing w:after="0"/>
        <w:ind w:left="714"/>
      </w:pPr>
    </w:p>
    <w:p w14:paraId="74D0E312" w14:textId="77777777" w:rsidR="005C389B" w:rsidRDefault="005C389B" w:rsidP="005C389B">
      <w:pPr>
        <w:pStyle w:val="BodyText"/>
        <w:spacing w:after="0"/>
      </w:pPr>
    </w:p>
    <w:p w14:paraId="0CA430A3" w14:textId="77777777" w:rsidR="005C389B" w:rsidRDefault="005C389B" w:rsidP="005C389B">
      <w:pPr>
        <w:pStyle w:val="BodyText"/>
        <w:spacing w:after="0"/>
      </w:pPr>
      <w:r>
        <w:t>On top of context, security policies are applied based on the information evaluated; these policies will determine the following:</w:t>
      </w:r>
    </w:p>
    <w:p w14:paraId="11EAA3E0" w14:textId="77777777" w:rsidR="005C389B" w:rsidRDefault="005C389B" w:rsidP="005C389B">
      <w:pPr>
        <w:pStyle w:val="BodyText"/>
        <w:spacing w:after="0"/>
      </w:pPr>
    </w:p>
    <w:p w14:paraId="719D86DD" w14:textId="77777777" w:rsidR="005C389B" w:rsidRDefault="005C389B" w:rsidP="00730B2F">
      <w:pPr>
        <w:pStyle w:val="BodyText"/>
        <w:numPr>
          <w:ilvl w:val="0"/>
          <w:numId w:val="17"/>
        </w:numPr>
        <w:spacing w:after="0"/>
        <w:ind w:left="714" w:hanging="357"/>
      </w:pPr>
      <w:r>
        <w:t>The access level of services and types of network services to apply.</w:t>
      </w:r>
    </w:p>
    <w:p w14:paraId="434BB8DB" w14:textId="77777777" w:rsidR="005C389B" w:rsidRDefault="005C389B" w:rsidP="00730B2F">
      <w:pPr>
        <w:pStyle w:val="BodyText"/>
        <w:numPr>
          <w:ilvl w:val="0"/>
          <w:numId w:val="17"/>
        </w:numPr>
        <w:spacing w:after="0"/>
        <w:ind w:left="714" w:hanging="357"/>
      </w:pPr>
      <w:r>
        <w:t>What types of data encryption is used?</w:t>
      </w:r>
    </w:p>
    <w:p w14:paraId="4AFF8B0A" w14:textId="77777777" w:rsidR="005C389B" w:rsidRDefault="005C389B" w:rsidP="00730B2F">
      <w:pPr>
        <w:pStyle w:val="BodyText"/>
        <w:numPr>
          <w:ilvl w:val="0"/>
          <w:numId w:val="17"/>
        </w:numPr>
        <w:spacing w:after="0"/>
        <w:ind w:left="714" w:hanging="357"/>
      </w:pPr>
      <w:r>
        <w:t>The level of data protection to apply.</w:t>
      </w:r>
    </w:p>
    <w:p w14:paraId="4885E489" w14:textId="77777777" w:rsidR="005C389B" w:rsidRDefault="005C389B" w:rsidP="00730B2F">
      <w:pPr>
        <w:pStyle w:val="BodyText"/>
        <w:numPr>
          <w:ilvl w:val="0"/>
          <w:numId w:val="17"/>
        </w:numPr>
        <w:spacing w:after="0"/>
        <w:ind w:left="714" w:hanging="357"/>
      </w:pPr>
      <w:r>
        <w:t>The level of authentication required.</w:t>
      </w:r>
    </w:p>
    <w:p w14:paraId="539D36CE" w14:textId="77777777" w:rsidR="005C389B" w:rsidRDefault="005C389B" w:rsidP="00730B2F">
      <w:pPr>
        <w:pStyle w:val="BodyText"/>
        <w:numPr>
          <w:ilvl w:val="0"/>
          <w:numId w:val="17"/>
        </w:numPr>
        <w:spacing w:after="0"/>
        <w:ind w:left="714" w:hanging="357"/>
      </w:pPr>
      <w:r>
        <w:t>Does the application require additional security services, such as SWG, DLP and CASB?</w:t>
      </w:r>
    </w:p>
    <w:p w14:paraId="514C7146" w14:textId="77777777" w:rsidR="005C389B" w:rsidRDefault="005C389B" w:rsidP="005C389B">
      <w:pPr>
        <w:pStyle w:val="BodyText"/>
        <w:spacing w:after="0"/>
      </w:pPr>
    </w:p>
    <w:p w14:paraId="7E7A2AE3" w14:textId="68DC402A" w:rsidR="005C389B" w:rsidRDefault="005C389B" w:rsidP="005C389B">
      <w:pPr>
        <w:pStyle w:val="BodyText"/>
      </w:pPr>
      <w:r>
        <w:t>All things happen in real-time and continuous risk management throughout a SASE architecture, guaranteeing an increase of security, user experience, and network connectivity improved drastically subject to a satisfactory implementation.</w:t>
      </w:r>
    </w:p>
    <w:p w14:paraId="2FCC4CF6" w14:textId="77777777" w:rsidR="005C389B" w:rsidRDefault="005C389B" w:rsidP="005C389B">
      <w:pPr>
        <w:pStyle w:val="Heading4Numbered"/>
      </w:pPr>
      <w:bookmarkStart w:id="56" w:name="_Toc79138015"/>
      <w:bookmarkStart w:id="57" w:name="_Toc97215516"/>
      <w:r>
        <w:t>SASE Benefits</w:t>
      </w:r>
      <w:bookmarkEnd w:id="56"/>
      <w:bookmarkEnd w:id="57"/>
    </w:p>
    <w:p w14:paraId="4BB15501" w14:textId="77777777" w:rsidR="005C389B" w:rsidRPr="00F30D2F" w:rsidRDefault="005C389B" w:rsidP="005C389B">
      <w:pPr>
        <w:pStyle w:val="BodyTextIndent2"/>
      </w:pPr>
    </w:p>
    <w:p w14:paraId="6D16E6D2" w14:textId="77777777" w:rsidR="005C389B" w:rsidRDefault="005C389B" w:rsidP="005C389B">
      <w:pPr>
        <w:pStyle w:val="BodyText"/>
      </w:pPr>
      <w:r w:rsidRPr="236CF310">
        <w:t>As SASE is a single service, it cuts complexity and costs. Adopting OpEx over CapEx, SASE is a SaaS-based solution removing the need for ongoing management of the many on-premise infrastructures.</w:t>
      </w:r>
    </w:p>
    <w:p w14:paraId="397BC894" w14:textId="6F15819E" w:rsidR="005C389B" w:rsidRPr="007969D4" w:rsidRDefault="005C389B" w:rsidP="005C389B">
      <w:pPr>
        <w:pStyle w:val="BodyText"/>
      </w:pPr>
      <w:r w:rsidRPr="13A95821">
        <w:t>SASE also enables IT agility, security and reliability, greater visibility and transparency, consistent security enforcement and network performance. Whilst the initial implementation needs detailed planning, the long-term benefits for the organisation outweigh this shift of paradigm.</w:t>
      </w:r>
    </w:p>
    <w:p w14:paraId="5CCAA0B1" w14:textId="77777777" w:rsidR="005C389B" w:rsidRDefault="005C389B" w:rsidP="005C389B">
      <w:pPr>
        <w:pStyle w:val="Heading4Numbered"/>
      </w:pPr>
      <w:bookmarkStart w:id="58" w:name="_Toc79138016"/>
      <w:bookmarkStart w:id="59" w:name="_Toc97215517"/>
      <w:r>
        <w:t>Where and What is the Edge?</w:t>
      </w:r>
      <w:bookmarkEnd w:id="58"/>
      <w:bookmarkEnd w:id="59"/>
    </w:p>
    <w:p w14:paraId="648398B7" w14:textId="77777777" w:rsidR="005C389B" w:rsidRPr="00F30D2F" w:rsidRDefault="005C389B" w:rsidP="005C389B">
      <w:pPr>
        <w:pStyle w:val="BodyTextIndent2"/>
      </w:pPr>
    </w:p>
    <w:p w14:paraId="59CD4597" w14:textId="58CD2E02" w:rsidR="22969AB5" w:rsidRPr="00070F42" w:rsidRDefault="005C389B" w:rsidP="00070F42">
      <w:pPr>
        <w:pStyle w:val="BodyText"/>
      </w:pPr>
      <w:r>
        <w:t xml:space="preserve">An edge is where the SASE solution is delivered; this is through Point of Presence (PoP), Internet service providers and content delivery networks data centres. The PoP's are a vital backbone; using this connectivity method where PoP's worldwide are leveraged, allowing users and devices to connect into the SASE solution with minimal latency. When combined with the backbone networks that the SASE vendors use enables an enhanced user experience. Most SASE providers will also peer with major cloud providers and SaaS providers, further reducing network latency. </w:t>
      </w:r>
      <w:r w:rsidR="00070F42">
        <w:t>\</w:t>
      </w:r>
    </w:p>
    <w:p w14:paraId="1DCF4D2A" w14:textId="749F47D5" w:rsidR="3CCB74C2" w:rsidRDefault="3CCB74C2" w:rsidP="22969AB5">
      <w:pPr>
        <w:pStyle w:val="Heading4Numbered"/>
        <w:rPr>
          <w:iCs w:val="0"/>
          <w:szCs w:val="24"/>
        </w:rPr>
      </w:pPr>
      <w:bookmarkStart w:id="60" w:name="_Toc97215518"/>
      <w:r w:rsidRPr="420150AD">
        <w:rPr>
          <w:rFonts w:ascii="Trebuchet MS" w:eastAsia="Trebuchet MS" w:hAnsi="Trebuchet MS" w:cs="Trebuchet MS"/>
          <w:iCs w:val="0"/>
          <w:szCs w:val="24"/>
        </w:rPr>
        <w:t>Secure Web Gateway (SWG)</w:t>
      </w:r>
      <w:bookmarkEnd w:id="60"/>
    </w:p>
    <w:p w14:paraId="3567DC85" w14:textId="31A27D98" w:rsidR="22969AB5" w:rsidRDefault="22969AB5" w:rsidP="22969AB5">
      <w:pPr>
        <w:spacing w:after="240"/>
        <w:ind w:left="1474"/>
        <w:rPr>
          <w:rFonts w:ascii="Calibri" w:eastAsia="Calibri" w:hAnsi="Calibri" w:cs="Calibri"/>
          <w:color w:val="585858" w:themeColor="text1"/>
          <w:szCs w:val="20"/>
        </w:rPr>
      </w:pPr>
    </w:p>
    <w:p w14:paraId="583E2575" w14:textId="1B29BA2E"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A secure web gateway ensures that all web traffic (HTTP/HTTPS) is secured by using various technologies; some SASE providers will bundle some of these features into other technology areas of SASE. The SWG is usually deployed as a forward proxy where access is controlled by an agent on a device and/or user authentication.</w:t>
      </w:r>
    </w:p>
    <w:p w14:paraId="4ACECFF6" w14:textId="5B3ECE70" w:rsidR="3CCB74C2" w:rsidRDefault="3CCB74C2" w:rsidP="22969AB5">
      <w:pPr>
        <w:pStyle w:val="BodyText"/>
        <w:rPr>
          <w:rFonts w:ascii="Calibri" w:eastAsia="Calibri" w:hAnsi="Calibri" w:cs="Calibri"/>
          <w:szCs w:val="20"/>
        </w:rPr>
      </w:pPr>
      <w:r w:rsidRPr="22969AB5">
        <w:rPr>
          <w:rFonts w:ascii="Calibri" w:eastAsia="Calibri" w:hAnsi="Calibri" w:cs="Calibri"/>
          <w:szCs w:val="20"/>
        </w:rPr>
        <w:lastRenderedPageBreak/>
        <w:t>The core technologies:</w:t>
      </w:r>
    </w:p>
    <w:p w14:paraId="08845303" w14:textId="11BB1A15"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Monitoring &amp; Analytics</w:t>
      </w:r>
      <w:r w:rsidRPr="22969AB5">
        <w:rPr>
          <w:rFonts w:ascii="Calibri" w:eastAsia="Calibri" w:hAnsi="Calibri" w:cs="Calibri"/>
          <w:szCs w:val="20"/>
        </w:rPr>
        <w:t xml:space="preserve">: Monitoring and analytics are used for reporting and understanding user behaviour in real-time. </w:t>
      </w:r>
    </w:p>
    <w:p w14:paraId="027655EA" w14:textId="3069E2D7"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Threat Prevention</w:t>
      </w:r>
      <w:r w:rsidRPr="22969AB5">
        <w:rPr>
          <w:rFonts w:ascii="Calibri" w:eastAsia="Calibri" w:hAnsi="Calibri" w:cs="Calibri"/>
          <w:szCs w:val="20"/>
        </w:rPr>
        <w:t>: Protects against malware, advanced threats using sandboxing, threat intelligence, behaviour analytics and machine learning analysis. Files or other malicious content will be blocked or quarantined using these methods.</w:t>
      </w:r>
    </w:p>
    <w:p w14:paraId="36CDB0CF" w14:textId="273338A2"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Web-Based Applications</w:t>
      </w:r>
      <w:r w:rsidRPr="22969AB5">
        <w:rPr>
          <w:rFonts w:ascii="Calibri" w:eastAsia="Calibri" w:hAnsi="Calibri" w:cs="Calibri"/>
          <w:szCs w:val="20"/>
        </w:rPr>
        <w:t>: The ability to create policies around what type of application is used, such as Skype, IM, Team, etc.</w:t>
      </w:r>
    </w:p>
    <w:p w14:paraId="7CE0F801" w14:textId="2AB0C8A5"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URL Filtering</w:t>
      </w:r>
      <w:r w:rsidRPr="22969AB5">
        <w:rPr>
          <w:rFonts w:ascii="Calibri" w:eastAsia="Calibri" w:hAnsi="Calibri" w:cs="Calibri"/>
          <w:szCs w:val="20"/>
        </w:rPr>
        <w:t>: Filtering URL's use either singular category policies so organisations can block or allow what users can access from the corporate network environment. URL blocklist are also used based on the latest threat intelligence to stop any user from accessing a malicious site.</w:t>
      </w:r>
    </w:p>
    <w:p w14:paraId="1CCD4E5E" w14:textId="5D2E54BB"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TLS Decryption</w:t>
      </w:r>
      <w:r w:rsidRPr="22969AB5">
        <w:rPr>
          <w:rFonts w:ascii="Calibri" w:eastAsia="Calibri" w:hAnsi="Calibri" w:cs="Calibri"/>
          <w:szCs w:val="20"/>
        </w:rPr>
        <w:t>: TLS session decryption is used to inspect the encrypted traffic so the content can be analysed. Polices can be placed to ensure that specific sites like banking and contain personal information will bypass decryption.</w:t>
      </w:r>
    </w:p>
    <w:p w14:paraId="765B48CE" w14:textId="3E37F9BB"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Data Loss Prevention</w:t>
      </w:r>
      <w:r w:rsidRPr="22969AB5">
        <w:rPr>
          <w:rFonts w:ascii="Calibri" w:eastAsia="Calibri" w:hAnsi="Calibri" w:cs="Calibri"/>
          <w:szCs w:val="20"/>
        </w:rPr>
        <w:t>: Data loss prevention technologies will be incorporated into the SWG or use external technology.</w:t>
      </w:r>
    </w:p>
    <w:p w14:paraId="09A6C22E" w14:textId="004F0CE1" w:rsidR="22969AB5" w:rsidRDefault="3CCB74C2" w:rsidP="007969D4">
      <w:pPr>
        <w:pStyle w:val="Heading4Numbered"/>
        <w:rPr>
          <w:rFonts w:ascii="Trebuchet MS" w:eastAsia="Trebuchet MS" w:hAnsi="Trebuchet MS" w:cs="Trebuchet MS"/>
          <w:iCs w:val="0"/>
          <w:szCs w:val="24"/>
        </w:rPr>
      </w:pPr>
      <w:bookmarkStart w:id="61" w:name="_Toc97215519"/>
      <w:r w:rsidRPr="420150AD">
        <w:rPr>
          <w:rFonts w:ascii="Trebuchet MS" w:eastAsia="Trebuchet MS" w:hAnsi="Trebuchet MS" w:cs="Trebuchet MS"/>
          <w:iCs w:val="0"/>
          <w:szCs w:val="24"/>
        </w:rPr>
        <w:t>Cloud Access Security Broker (CASB)</w:t>
      </w:r>
      <w:bookmarkEnd w:id="61"/>
    </w:p>
    <w:p w14:paraId="73035590" w14:textId="77777777" w:rsidR="007969D4" w:rsidRPr="007969D4" w:rsidRDefault="007969D4" w:rsidP="007969D4">
      <w:pPr>
        <w:pStyle w:val="BodyTextIndent3"/>
      </w:pPr>
    </w:p>
    <w:p w14:paraId="45951CD3" w14:textId="70071E70"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 xml:space="preserve">A cloud access security broker delivers security for a data path between a user and a cloud service (SaaS application). </w:t>
      </w:r>
    </w:p>
    <w:p w14:paraId="7D6A5B8C" w14:textId="7BFA2A9E"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Three methods of deployment for a CASB solution:</w:t>
      </w:r>
    </w:p>
    <w:p w14:paraId="0ED0DA67" w14:textId="6729F40E"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Used as a proxy agent where software is installed on an end device to 'steer' traffic to the CASB.</w:t>
      </w:r>
    </w:p>
    <w:p w14:paraId="21FDB4B2" w14:textId="60DC3664"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A reverse proxy is put in place between the user and the website that is being accessed; when the user accesses the website, they are redirected to the reverse proxy where the CASB is located. The SaaS applications must have the capability to integrate with the CASB solution for this to work.</w:t>
      </w:r>
    </w:p>
    <w:p w14:paraId="18EF4BDD" w14:textId="32184884"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Using API integration, this is a so-called 'out of band' security control where the CASB uses an API to detect any behaviours that have taken place in the application using the API. The API method is not real-time hance the 'out of band' term but can use policies to change data within an application if required. For example, a user uploads a malicious file to a file-sharing SaaS application; the file can be deleted if the policy is set.</w:t>
      </w:r>
    </w:p>
    <w:p w14:paraId="234E2197" w14:textId="4EB3FE38"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 xml:space="preserve">A unique selling point of a CASB is enhanced visibility within an organisation of cloud applications that are utilised by users, providing the ability to see what is being used allows IT/Security staff to assess if the application is safe, confirms with compliance, highlights licensing requirements, and uncovers shadow IT applications that the organisation has not sanctioned. </w:t>
      </w:r>
    </w:p>
    <w:p w14:paraId="39001D6C" w14:textId="26D73FBD"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 xml:space="preserve">The majority of leading CASB solutions provide a risk scoring for cloud applications, allowing administrators to efficiently build security policies based on a known risk score of applications. Administrators can make informed decisions about what applications are benign "safe" to use and those that are not. </w:t>
      </w:r>
    </w:p>
    <w:p w14:paraId="606F16A0" w14:textId="51C65E08"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 xml:space="preserve">Compliance is another example of where a CASB can aid an organisation, designed to ensure safety and privacy of personal and corporate data allowing simplicity and efficiency of complying with regulations set forth. </w:t>
      </w:r>
    </w:p>
    <w:p w14:paraId="7711740E" w14:textId="1EA5E63A"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 xml:space="preserve">Data security or data loss prevention is included in all CASB provider solutions. Mitigating sensitive data from interception and exfiltration. A CASB also stops users from using social media and personal applications to send data through unmonitored backdoor channels within an organisation. </w:t>
      </w:r>
    </w:p>
    <w:p w14:paraId="1A6E1503" w14:textId="00320B7A"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Threat prevention is also available in a CASB to stop any malicious data entering or leaving an organisation. User behaviour analytics is used to indicate an attack or data breach. Encryption at rest can be implemented to ensure data is encrypted in cloud applications.</w:t>
      </w:r>
    </w:p>
    <w:p w14:paraId="16150A54" w14:textId="77777777" w:rsidR="00642738" w:rsidRDefault="00642738" w:rsidP="22969AB5">
      <w:pPr>
        <w:pStyle w:val="BodyText"/>
        <w:rPr>
          <w:rFonts w:ascii="Calibri" w:eastAsia="Calibri" w:hAnsi="Calibri" w:cs="Calibri"/>
          <w:szCs w:val="20"/>
        </w:rPr>
      </w:pPr>
    </w:p>
    <w:p w14:paraId="774D2707" w14:textId="77777777" w:rsidR="00642738" w:rsidRDefault="00642738" w:rsidP="22969AB5">
      <w:pPr>
        <w:pStyle w:val="BodyText"/>
        <w:rPr>
          <w:rFonts w:ascii="Calibri" w:eastAsia="Calibri" w:hAnsi="Calibri" w:cs="Calibri"/>
          <w:szCs w:val="20"/>
        </w:rPr>
      </w:pPr>
    </w:p>
    <w:p w14:paraId="5B536E0C" w14:textId="58D79DAB" w:rsidR="3CCB74C2" w:rsidRDefault="3CCB74C2" w:rsidP="22969AB5">
      <w:pPr>
        <w:pStyle w:val="Heading4Numbered"/>
        <w:rPr>
          <w:iCs w:val="0"/>
          <w:szCs w:val="24"/>
        </w:rPr>
      </w:pPr>
      <w:bookmarkStart w:id="62" w:name="_Toc97215520"/>
      <w:r w:rsidRPr="420150AD">
        <w:rPr>
          <w:rFonts w:ascii="Trebuchet MS" w:eastAsia="Trebuchet MS" w:hAnsi="Trebuchet MS" w:cs="Trebuchet MS"/>
          <w:iCs w:val="0"/>
          <w:szCs w:val="24"/>
        </w:rPr>
        <w:lastRenderedPageBreak/>
        <w:t>Remote Browser Isolation (RBI)</w:t>
      </w:r>
      <w:bookmarkEnd w:id="62"/>
    </w:p>
    <w:p w14:paraId="473CF038" w14:textId="41B25946" w:rsidR="22969AB5" w:rsidRDefault="22969AB5" w:rsidP="22969AB5">
      <w:pPr>
        <w:spacing w:after="240"/>
        <w:ind w:left="1440"/>
        <w:rPr>
          <w:rFonts w:ascii="Calibri" w:eastAsia="Calibri" w:hAnsi="Calibri" w:cs="Calibri"/>
          <w:color w:val="585858" w:themeColor="text1"/>
          <w:szCs w:val="20"/>
        </w:rPr>
      </w:pPr>
    </w:p>
    <w:p w14:paraId="72B11F07" w14:textId="40DAB7EF" w:rsidR="3CCB74C2" w:rsidRDefault="3CCB74C2" w:rsidP="22969AB5">
      <w:pPr>
        <w:pStyle w:val="BodyText"/>
        <w:rPr>
          <w:rFonts w:ascii="Calibri" w:eastAsia="Calibri" w:hAnsi="Calibri" w:cs="Calibri"/>
          <w:szCs w:val="20"/>
        </w:rPr>
      </w:pPr>
      <w:r w:rsidRPr="22969AB5">
        <w:rPr>
          <w:rFonts w:ascii="Calibri" w:eastAsia="Calibri" w:hAnsi="Calibri" w:cs="Calibri"/>
          <w:szCs w:val="20"/>
        </w:rPr>
        <w:t xml:space="preserve">Also referred to as web isolation or browser isolation is an advanced cybersecurity technique that provides an additional layer of protection for users and organisations. Browser isolation separates browsing activity from endpoint hardware, thereby reducing the device's attack surface. </w:t>
      </w:r>
    </w:p>
    <w:p w14:paraId="5D2DA573" w14:textId="4E0979E4"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Enables safe access to web content</w:t>
      </w:r>
      <w:r w:rsidRPr="22969AB5">
        <w:rPr>
          <w:rFonts w:ascii="Calibri" w:eastAsia="Calibri" w:hAnsi="Calibri" w:cs="Calibri"/>
          <w:szCs w:val="20"/>
        </w:rPr>
        <w:t>: It isolates users from web apps and delivers a safe rendering of web content—without requiring an endpoint agent on every device.</w:t>
      </w:r>
    </w:p>
    <w:p w14:paraId="0BF16EF0" w14:textId="564BD45D"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Protects sensitive data</w:t>
      </w:r>
      <w:r w:rsidRPr="22969AB5">
        <w:rPr>
          <w:rFonts w:ascii="Calibri" w:eastAsia="Calibri" w:hAnsi="Calibri" w:cs="Calibri"/>
          <w:szCs w:val="20"/>
        </w:rPr>
        <w:t>: It protects users from targeted attacks hidden in web pages, downloadable web content, and vulnerable plug-ins.</w:t>
      </w:r>
    </w:p>
    <w:p w14:paraId="37273687" w14:textId="586AF5B9" w:rsidR="3CCB74C2" w:rsidRDefault="3CCB74C2" w:rsidP="22969AB5">
      <w:pPr>
        <w:pStyle w:val="BodyText"/>
        <w:rPr>
          <w:rFonts w:ascii="Calibri" w:eastAsia="Calibri" w:hAnsi="Calibri" w:cs="Calibri"/>
          <w:szCs w:val="20"/>
        </w:rPr>
      </w:pPr>
      <w:r w:rsidRPr="22969AB5">
        <w:rPr>
          <w:rFonts w:ascii="Calibri" w:eastAsia="Calibri" w:hAnsi="Calibri" w:cs="Calibri"/>
          <w:b/>
          <w:bCs/>
          <w:szCs w:val="20"/>
        </w:rPr>
        <w:t>Removes the threat of data exfiltration</w:t>
      </w:r>
      <w:r w:rsidRPr="22969AB5">
        <w:rPr>
          <w:rFonts w:ascii="Calibri" w:eastAsia="Calibri" w:hAnsi="Calibri" w:cs="Calibri"/>
          <w:szCs w:val="20"/>
        </w:rPr>
        <w:t>: It eliminates the ability for a webpage to exfiltrate data or compromise a user's machine, even if the browser is outdated, vulnerable, or has unsafe plug-ins installed.</w:t>
      </w:r>
    </w:p>
    <w:p w14:paraId="45458504" w14:textId="61D452FB" w:rsidR="00286A74" w:rsidRPr="00060314" w:rsidRDefault="3CCB74C2" w:rsidP="00060314">
      <w:pPr>
        <w:pStyle w:val="BodyText"/>
        <w:rPr>
          <w:rFonts w:ascii="Calibri" w:eastAsia="Calibri" w:hAnsi="Calibri" w:cs="Calibri"/>
          <w:szCs w:val="20"/>
        </w:rPr>
      </w:pPr>
      <w:r w:rsidRPr="1BFA80A5">
        <w:rPr>
          <w:rFonts w:ascii="Calibri" w:eastAsia="Calibri" w:hAnsi="Calibri" w:cs="Calibri"/>
          <w:b/>
          <w:bCs/>
          <w:szCs w:val="20"/>
        </w:rPr>
        <w:t>Allows broader internet policies</w:t>
      </w:r>
      <w:r w:rsidRPr="1BFA80A5">
        <w:rPr>
          <w:rFonts w:ascii="Calibri" w:eastAsia="Calibri" w:hAnsi="Calibri" w:cs="Calibri"/>
          <w:szCs w:val="20"/>
        </w:rPr>
        <w:t>: Enables organisations the ability to minimise policy complexity, reduce risk, and implement more open policies for internet access.</w:t>
      </w:r>
    </w:p>
    <w:p w14:paraId="1F4CD77C" w14:textId="3DF3F1F1" w:rsidR="005D3E92" w:rsidRDefault="005D3E92" w:rsidP="00AA3159">
      <w:pPr>
        <w:pStyle w:val="Heading4Numbered"/>
        <w:numPr>
          <w:ilvl w:val="0"/>
          <w:numId w:val="0"/>
        </w:numPr>
        <w:rPr>
          <w:rFonts w:ascii="Trebuchet MS" w:hAnsi="Trebuchet MS"/>
          <w:szCs w:val="24"/>
        </w:rPr>
      </w:pPr>
    </w:p>
    <w:p w14:paraId="15E3F6E1" w14:textId="77777777" w:rsidR="005D3E92" w:rsidRDefault="005D3E92" w:rsidP="0022341F">
      <w:pPr>
        <w:pStyle w:val="BodyTextIndent2"/>
        <w:ind w:left="0"/>
      </w:pPr>
    </w:p>
    <w:p w14:paraId="050EE396" w14:textId="70E441D0" w:rsidR="001A1379" w:rsidRDefault="001A1379" w:rsidP="001A1379">
      <w:pPr>
        <w:pStyle w:val="Heading3Numbered"/>
      </w:pPr>
      <w:bookmarkStart w:id="63" w:name="_Toc97215521"/>
      <w:r>
        <w:t>DNS Security</w:t>
      </w:r>
      <w:bookmarkEnd w:id="63"/>
    </w:p>
    <w:p w14:paraId="2FE55FF9" w14:textId="77777777" w:rsidR="00837D22" w:rsidRPr="00837D22" w:rsidRDefault="00837D22" w:rsidP="00837D22">
      <w:pPr>
        <w:pStyle w:val="BodyTextIndent2"/>
      </w:pPr>
    </w:p>
    <w:p w14:paraId="50DAC14D" w14:textId="302C9702" w:rsidR="2ED534E6" w:rsidRDefault="2ED534E6" w:rsidP="22969AB5">
      <w:pPr>
        <w:pStyle w:val="Heading4Numbered"/>
      </w:pPr>
      <w:bookmarkStart w:id="64" w:name="_Toc97215522"/>
      <w:r w:rsidRPr="420150AD">
        <w:rPr>
          <w:rFonts w:ascii="Trebuchet MS" w:hAnsi="Trebuchet MS"/>
          <w:szCs w:val="24"/>
        </w:rPr>
        <w:t>CIS v7 Sections</w:t>
      </w:r>
      <w:bookmarkEnd w:id="64"/>
    </w:p>
    <w:p w14:paraId="32891194" w14:textId="1721F83C" w:rsidR="31F276AC" w:rsidRDefault="31F276AC" w:rsidP="00354166">
      <w:pPr>
        <w:pStyle w:val="BodyTextIndent2"/>
        <w:ind w:left="0"/>
        <w:rPr>
          <w:szCs w:val="20"/>
        </w:rPr>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2535B60A"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F0D009C" w14:textId="77777777" w:rsidR="007B6C5C" w:rsidRPr="002763A8" w:rsidRDefault="007B6C5C" w:rsidP="00F83D3A">
            <w:pPr>
              <w:pStyle w:val="BodyText"/>
              <w:rPr>
                <w:color w:val="FFFFFF" w:themeColor="background1"/>
              </w:rPr>
            </w:pPr>
            <w:r w:rsidRPr="002763A8">
              <w:rPr>
                <w:color w:val="FFFFFF" w:themeColor="background1"/>
              </w:rPr>
              <w:t>CIS Control</w:t>
            </w:r>
          </w:p>
        </w:tc>
        <w:tc>
          <w:tcPr>
            <w:tcW w:w="2837" w:type="dxa"/>
          </w:tcPr>
          <w:p w14:paraId="00DD0F22" w14:textId="77777777" w:rsidR="007B6C5C" w:rsidRPr="002763A8" w:rsidRDefault="007B6C5C"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3B9A3024" w14:textId="77777777" w:rsidR="007B6C5C" w:rsidRPr="002763A8" w:rsidRDefault="007B6C5C"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63B484A1"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8955E39" w14:textId="77777777" w:rsidR="007B6C5C" w:rsidRPr="00E7186A" w:rsidRDefault="007B6C5C" w:rsidP="00F83D3A">
            <w:pPr>
              <w:pStyle w:val="BodyText"/>
            </w:pPr>
            <w:r>
              <w:t>7</w:t>
            </w:r>
          </w:p>
        </w:tc>
        <w:tc>
          <w:tcPr>
            <w:tcW w:w="2837" w:type="dxa"/>
          </w:tcPr>
          <w:p w14:paraId="354C7A36" w14:textId="77777777" w:rsidR="007B6C5C" w:rsidRPr="00E7186A" w:rsidRDefault="007B6C5C"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9F529E">
              <w:rPr>
                <w:b/>
                <w:bCs/>
              </w:rPr>
              <w:t>Email and Web Browser Protections</w:t>
            </w:r>
          </w:p>
        </w:tc>
        <w:tc>
          <w:tcPr>
            <w:tcW w:w="4656" w:type="dxa"/>
          </w:tcPr>
          <w:p w14:paraId="51F94AB9" w14:textId="0D551CB1" w:rsidR="007B6C5C" w:rsidRPr="00E7186A" w:rsidRDefault="007B6C5C" w:rsidP="00F83D3A">
            <w:pPr>
              <w:pStyle w:val="BodyText"/>
              <w:cnfStyle w:val="000000100000" w:firstRow="0" w:lastRow="0" w:firstColumn="0" w:lastColumn="0" w:oddVBand="0" w:evenVBand="0" w:oddHBand="1" w:evenHBand="0" w:firstRowFirstColumn="0" w:firstRowLastColumn="0" w:lastRowFirstColumn="0" w:lastRowLastColumn="0"/>
            </w:pPr>
            <w:r w:rsidRPr="00D424ED">
              <w:t xml:space="preserve">Minimize the attack surface and the opportunities for attackers to manipulate human </w:t>
            </w:r>
            <w:r w:rsidR="00AB606C" w:rsidRPr="00D424ED">
              <w:t>behaviour</w:t>
            </w:r>
            <w:r w:rsidRPr="00D424ED">
              <w:t xml:space="preserve"> though their interaction with web browsers and email systems.</w:t>
            </w:r>
          </w:p>
        </w:tc>
      </w:tr>
      <w:tr w:rsidR="000C5F11" w14:paraId="39962890"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19049CEE" w14:textId="3CEF278B" w:rsidR="000C5F11" w:rsidRDefault="000C5F11" w:rsidP="00F83D3A">
            <w:pPr>
              <w:pStyle w:val="BodyText"/>
            </w:pPr>
            <w:r>
              <w:t>8</w:t>
            </w:r>
          </w:p>
        </w:tc>
        <w:tc>
          <w:tcPr>
            <w:tcW w:w="2837" w:type="dxa"/>
          </w:tcPr>
          <w:p w14:paraId="61050B22" w14:textId="322AB8EB" w:rsidR="000C5F11" w:rsidRPr="009F529E" w:rsidRDefault="000C5F11" w:rsidP="00F83D3A">
            <w:pPr>
              <w:pStyle w:val="BodyText"/>
              <w:cnfStyle w:val="000000000000" w:firstRow="0" w:lastRow="0" w:firstColumn="0" w:lastColumn="0" w:oddVBand="0" w:evenVBand="0" w:oddHBand="0" w:evenHBand="0" w:firstRowFirstColumn="0" w:firstRowLastColumn="0" w:lastRowFirstColumn="0" w:lastRowLastColumn="0"/>
              <w:rPr>
                <w:b/>
                <w:bCs/>
              </w:rPr>
            </w:pPr>
            <w:r>
              <w:rPr>
                <w:b/>
                <w:bCs/>
              </w:rPr>
              <w:t xml:space="preserve">Malware </w:t>
            </w:r>
            <w:r w:rsidR="00AB606C">
              <w:rPr>
                <w:b/>
                <w:bCs/>
              </w:rPr>
              <w:t>Defences</w:t>
            </w:r>
          </w:p>
        </w:tc>
        <w:tc>
          <w:tcPr>
            <w:tcW w:w="4656" w:type="dxa"/>
          </w:tcPr>
          <w:p w14:paraId="19890BCB" w14:textId="47209E4A" w:rsidR="000C5F11" w:rsidRPr="00D424ED" w:rsidRDefault="00E73CFD" w:rsidP="00F83D3A">
            <w:pPr>
              <w:pStyle w:val="BodyText"/>
              <w:cnfStyle w:val="000000000000" w:firstRow="0" w:lastRow="0" w:firstColumn="0" w:lastColumn="0" w:oddVBand="0" w:evenVBand="0" w:oddHBand="0" w:evenHBand="0" w:firstRowFirstColumn="0" w:firstRowLastColumn="0" w:lastRowFirstColumn="0" w:lastRowLastColumn="0"/>
            </w:pPr>
            <w:r w:rsidRPr="00E73CFD">
              <w:t xml:space="preserve">Control the installation, spread, and execution of malicious code at multiple points in the enterprise, while optimizing the use of automation to enable rapid updating of </w:t>
            </w:r>
            <w:r w:rsidR="00AB606C" w:rsidRPr="00E73CFD">
              <w:t>defence</w:t>
            </w:r>
            <w:r w:rsidRPr="00E73CFD">
              <w:t>, data gathering, and corrective action.</w:t>
            </w:r>
          </w:p>
        </w:tc>
      </w:tr>
    </w:tbl>
    <w:p w14:paraId="49AE6CF9" w14:textId="77777777" w:rsidR="00AB606C" w:rsidRDefault="00AB606C" w:rsidP="003908A3">
      <w:pPr>
        <w:pStyle w:val="BodyTextIndent2"/>
        <w:ind w:left="0"/>
        <w:rPr>
          <w:szCs w:val="20"/>
        </w:rPr>
      </w:pPr>
    </w:p>
    <w:p w14:paraId="25784EBA" w14:textId="77777777" w:rsidR="00AB606C" w:rsidRDefault="00AB606C" w:rsidP="003908A3">
      <w:pPr>
        <w:pStyle w:val="BodyTextIndent2"/>
        <w:ind w:left="0"/>
        <w:rPr>
          <w:szCs w:val="20"/>
        </w:rPr>
      </w:pPr>
    </w:p>
    <w:p w14:paraId="322C3000" w14:textId="5BD3478A" w:rsidR="67DFEC85" w:rsidRDefault="67DFEC85" w:rsidP="1869426C">
      <w:pPr>
        <w:pStyle w:val="Heading4Numbered"/>
      </w:pPr>
      <w:bookmarkStart w:id="65" w:name="_Toc97215523"/>
      <w:r w:rsidRPr="420150AD">
        <w:rPr>
          <w:rFonts w:ascii="Trebuchet MS" w:hAnsi="Trebuchet MS"/>
          <w:szCs w:val="24"/>
        </w:rPr>
        <w:t>DNS Security Overview</w:t>
      </w:r>
      <w:bookmarkEnd w:id="65"/>
    </w:p>
    <w:p w14:paraId="386419E1" w14:textId="234D8F92" w:rsidR="1869426C" w:rsidRDefault="1869426C" w:rsidP="1869426C">
      <w:pPr>
        <w:pStyle w:val="BodyTextIndent2"/>
        <w:rPr>
          <w:szCs w:val="20"/>
        </w:rPr>
      </w:pPr>
    </w:p>
    <w:p w14:paraId="4D203C86" w14:textId="660BDDEF" w:rsidR="31F276AC" w:rsidRPr="00354166" w:rsidRDefault="31F276AC" w:rsidP="00354166">
      <w:pPr>
        <w:pStyle w:val="BodyText"/>
      </w:pPr>
      <w:r w:rsidRPr="00354166">
        <w:t>DNS queries supersede a three-way-handshake and can block (blackhole) sessions when necessary. Leveraging a list of automated threat feeds of domains both known to be malicious and unknown. Provides granularity to administrators to create organisational policies that can be implemented to block any queries of these domains, thus further protecting the source user from malicious destinations.</w:t>
      </w:r>
    </w:p>
    <w:p w14:paraId="059E4BB7" w14:textId="33497BE1" w:rsidR="31F276AC" w:rsidRPr="00354166" w:rsidRDefault="31F276AC" w:rsidP="00354166">
      <w:pPr>
        <w:pStyle w:val="BodyText"/>
      </w:pPr>
      <w:r w:rsidRPr="00354166">
        <w:t>Using DNS security is a fast way to implement security policies as the DNS lookup is performed before any data is accessed from the Internet with the added benefit of being port and protocol agnostic. With telemetry in mind, providers have advanced reporting and data analytics associated with a user (via an IdP).</w:t>
      </w:r>
    </w:p>
    <w:p w14:paraId="07A6376B" w14:textId="3C2A80CD" w:rsidR="008B5061" w:rsidRDefault="00D72594" w:rsidP="00D72594">
      <w:pPr>
        <w:pStyle w:val="BodyTextIndent2"/>
        <w:ind w:left="0"/>
        <w:rPr>
          <w:szCs w:val="20"/>
        </w:rPr>
      </w:pPr>
      <w:r>
        <w:rPr>
          <w:szCs w:val="20"/>
        </w:rPr>
        <w:t>Role based access control</w:t>
      </w:r>
      <w:r w:rsidR="0025469C">
        <w:rPr>
          <w:szCs w:val="20"/>
        </w:rPr>
        <w:t xml:space="preserve"> is recommended to build out </w:t>
      </w:r>
      <w:r w:rsidR="00E73CFD">
        <w:rPr>
          <w:szCs w:val="20"/>
        </w:rPr>
        <w:t>more easily managed policies.</w:t>
      </w:r>
    </w:p>
    <w:p w14:paraId="223E675D" w14:textId="0785D3E0" w:rsidR="003908A3" w:rsidRDefault="003908A3" w:rsidP="00D72594">
      <w:pPr>
        <w:pStyle w:val="BodyTextIndent2"/>
        <w:ind w:left="0"/>
        <w:rPr>
          <w:szCs w:val="20"/>
        </w:rPr>
      </w:pPr>
      <w:r>
        <w:rPr>
          <w:szCs w:val="20"/>
        </w:rPr>
        <w:t>General features provided by DNS Security:</w:t>
      </w:r>
    </w:p>
    <w:p w14:paraId="5A775BA5" w14:textId="7152A02A" w:rsidR="003908A3" w:rsidRDefault="008A1D31" w:rsidP="00730B2F">
      <w:pPr>
        <w:pStyle w:val="BodyTextIndent2"/>
        <w:numPr>
          <w:ilvl w:val="0"/>
          <w:numId w:val="29"/>
        </w:numPr>
        <w:rPr>
          <w:szCs w:val="20"/>
        </w:rPr>
      </w:pPr>
      <w:r>
        <w:rPr>
          <w:szCs w:val="20"/>
        </w:rPr>
        <w:t>Blocklist and categor</w:t>
      </w:r>
      <w:r w:rsidR="003E1913">
        <w:rPr>
          <w:szCs w:val="20"/>
        </w:rPr>
        <w:t>y</w:t>
      </w:r>
      <w:r>
        <w:rPr>
          <w:szCs w:val="20"/>
        </w:rPr>
        <w:t xml:space="preserve"> </w:t>
      </w:r>
      <w:r w:rsidR="006509DE">
        <w:rPr>
          <w:szCs w:val="20"/>
        </w:rPr>
        <w:t>DNS blocking for domains</w:t>
      </w:r>
    </w:p>
    <w:p w14:paraId="3EE4D937" w14:textId="32CB6D0A" w:rsidR="0066776F" w:rsidRDefault="0066776F" w:rsidP="00730B2F">
      <w:pPr>
        <w:pStyle w:val="BodyTextIndent2"/>
        <w:numPr>
          <w:ilvl w:val="0"/>
          <w:numId w:val="29"/>
        </w:numPr>
        <w:rPr>
          <w:szCs w:val="20"/>
        </w:rPr>
      </w:pPr>
      <w:r>
        <w:rPr>
          <w:szCs w:val="20"/>
        </w:rPr>
        <w:t xml:space="preserve">The ability to stop ransomware, trojans, and other malware </w:t>
      </w:r>
      <w:r w:rsidR="00725770">
        <w:rPr>
          <w:szCs w:val="20"/>
        </w:rPr>
        <w:t>without requesting any data from a domain</w:t>
      </w:r>
    </w:p>
    <w:p w14:paraId="27C856D9" w14:textId="120A01CF" w:rsidR="006509DE" w:rsidRDefault="006509DE" w:rsidP="00730B2F">
      <w:pPr>
        <w:pStyle w:val="BodyTextIndent2"/>
        <w:numPr>
          <w:ilvl w:val="0"/>
          <w:numId w:val="29"/>
        </w:numPr>
        <w:rPr>
          <w:szCs w:val="20"/>
        </w:rPr>
      </w:pPr>
      <w:r>
        <w:rPr>
          <w:szCs w:val="20"/>
        </w:rPr>
        <w:lastRenderedPageBreak/>
        <w:t>Machine learning to block domains that are deem</w:t>
      </w:r>
      <w:r w:rsidR="0080539F">
        <w:rPr>
          <w:szCs w:val="20"/>
        </w:rPr>
        <w:t>ed malicious</w:t>
      </w:r>
    </w:p>
    <w:p w14:paraId="44BA6E37" w14:textId="7317EF1F" w:rsidR="0080539F" w:rsidRDefault="0080539F" w:rsidP="00730B2F">
      <w:pPr>
        <w:pStyle w:val="BodyTextIndent2"/>
        <w:numPr>
          <w:ilvl w:val="0"/>
          <w:numId w:val="29"/>
        </w:numPr>
        <w:rPr>
          <w:szCs w:val="20"/>
        </w:rPr>
      </w:pPr>
      <w:r>
        <w:rPr>
          <w:szCs w:val="20"/>
        </w:rPr>
        <w:t xml:space="preserve">Integration into a directory such as Azure AD to build out user and </w:t>
      </w:r>
      <w:r w:rsidR="0066776F">
        <w:rPr>
          <w:szCs w:val="20"/>
        </w:rPr>
        <w:t>role-based</w:t>
      </w:r>
      <w:r>
        <w:rPr>
          <w:szCs w:val="20"/>
        </w:rPr>
        <w:t xml:space="preserve"> policies</w:t>
      </w:r>
    </w:p>
    <w:p w14:paraId="56FD6EB2" w14:textId="54CE7326" w:rsidR="0080539F" w:rsidRDefault="00C824EB" w:rsidP="00730B2F">
      <w:pPr>
        <w:pStyle w:val="BodyTextIndent2"/>
        <w:numPr>
          <w:ilvl w:val="0"/>
          <w:numId w:val="29"/>
        </w:numPr>
        <w:rPr>
          <w:szCs w:val="20"/>
        </w:rPr>
      </w:pPr>
      <w:r>
        <w:rPr>
          <w:szCs w:val="20"/>
        </w:rPr>
        <w:t>Reporting and analytics for users and domain</w:t>
      </w:r>
    </w:p>
    <w:p w14:paraId="7F5E65F3" w14:textId="77777777" w:rsidR="00E73CFD" w:rsidRDefault="00E73CFD" w:rsidP="00D72594">
      <w:pPr>
        <w:pStyle w:val="BodyTextIndent2"/>
        <w:ind w:left="0"/>
      </w:pPr>
    </w:p>
    <w:p w14:paraId="3C38A9D4" w14:textId="77777777" w:rsidR="0022341F" w:rsidRDefault="0022341F" w:rsidP="00D72594">
      <w:pPr>
        <w:pStyle w:val="BodyTextIndent2"/>
        <w:ind w:left="0"/>
      </w:pPr>
    </w:p>
    <w:p w14:paraId="463240FD" w14:textId="094D6924" w:rsidR="008B5061" w:rsidRDefault="008B5061" w:rsidP="008B5061">
      <w:pPr>
        <w:pStyle w:val="Heading3Numbered"/>
      </w:pPr>
      <w:bookmarkStart w:id="66" w:name="_Toc97215524"/>
      <w:r>
        <w:t>Network Access Control</w:t>
      </w:r>
      <w:bookmarkEnd w:id="66"/>
    </w:p>
    <w:p w14:paraId="082BD76F" w14:textId="77777777" w:rsidR="0051723E" w:rsidRPr="0051723E" w:rsidRDefault="0051723E" w:rsidP="0051723E">
      <w:pPr>
        <w:pStyle w:val="BodyTextIndent2"/>
      </w:pPr>
    </w:p>
    <w:p w14:paraId="618361B8" w14:textId="094D6924" w:rsidR="46BD83F3" w:rsidRDefault="46BD83F3" w:rsidP="22969AB5">
      <w:pPr>
        <w:pStyle w:val="Heading4Numbered"/>
        <w:rPr>
          <w:rFonts w:ascii="Trebuchet MS" w:hAnsi="Trebuchet MS"/>
          <w:szCs w:val="24"/>
        </w:rPr>
      </w:pPr>
      <w:bookmarkStart w:id="67" w:name="_Toc97215525"/>
      <w:r w:rsidRPr="420150AD">
        <w:rPr>
          <w:rFonts w:ascii="Trebuchet MS" w:hAnsi="Trebuchet MS"/>
          <w:szCs w:val="24"/>
        </w:rPr>
        <w:t>CIS v7 Sections</w:t>
      </w:r>
      <w:bookmarkEnd w:id="67"/>
    </w:p>
    <w:p w14:paraId="0745FE7A" w14:textId="77777777" w:rsidR="00542C11" w:rsidRDefault="00542C11" w:rsidP="00542C11">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6461D5C9"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30F5D62F" w14:textId="77777777" w:rsidR="004655B9" w:rsidRPr="002763A8" w:rsidRDefault="004655B9" w:rsidP="00F83D3A">
            <w:pPr>
              <w:pStyle w:val="BodyText"/>
              <w:rPr>
                <w:color w:val="FFFFFF" w:themeColor="background1"/>
              </w:rPr>
            </w:pPr>
            <w:r w:rsidRPr="002763A8">
              <w:rPr>
                <w:color w:val="FFFFFF" w:themeColor="background1"/>
              </w:rPr>
              <w:t>CIS Control</w:t>
            </w:r>
          </w:p>
        </w:tc>
        <w:tc>
          <w:tcPr>
            <w:tcW w:w="2837" w:type="dxa"/>
          </w:tcPr>
          <w:p w14:paraId="62268551" w14:textId="77777777" w:rsidR="004655B9" w:rsidRPr="002763A8" w:rsidRDefault="004655B9"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7AD54FC3" w14:textId="77777777" w:rsidR="004655B9" w:rsidRPr="002763A8" w:rsidRDefault="004655B9"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5F1D347E"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8537A3B" w14:textId="650F6299" w:rsidR="004655B9" w:rsidRPr="00E7186A" w:rsidRDefault="0051723E" w:rsidP="00F83D3A">
            <w:pPr>
              <w:pStyle w:val="BodyText"/>
            </w:pPr>
            <w:r>
              <w:t>1</w:t>
            </w:r>
          </w:p>
        </w:tc>
        <w:tc>
          <w:tcPr>
            <w:tcW w:w="2837" w:type="dxa"/>
          </w:tcPr>
          <w:p w14:paraId="5584E6B9" w14:textId="665F5DE1" w:rsidR="004655B9" w:rsidRPr="00E7186A" w:rsidRDefault="0051723E"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51723E">
              <w:rPr>
                <w:b/>
                <w:bCs/>
              </w:rPr>
              <w:t>Inventory and Control of Hardware Assets</w:t>
            </w:r>
          </w:p>
        </w:tc>
        <w:tc>
          <w:tcPr>
            <w:tcW w:w="4656" w:type="dxa"/>
          </w:tcPr>
          <w:p w14:paraId="6694375F" w14:textId="063A6518" w:rsidR="004655B9" w:rsidRPr="00E7186A" w:rsidRDefault="00096010" w:rsidP="00F83D3A">
            <w:pPr>
              <w:pStyle w:val="BodyText"/>
              <w:cnfStyle w:val="000000100000" w:firstRow="0" w:lastRow="0" w:firstColumn="0" w:lastColumn="0" w:oddVBand="0" w:evenVBand="0" w:oddHBand="1" w:evenHBand="0" w:firstRowFirstColumn="0" w:firstRowLastColumn="0" w:lastRowFirstColumn="0" w:lastRowLastColumn="0"/>
            </w:pPr>
            <w:r w:rsidRPr="00096010">
              <w:t>Actively manage (inventory, track, and correct) all hardware devices on the network so that only authorized devices are given access, and unauthorized and unmanaged devices are found and prevented from gaining access.</w:t>
            </w:r>
          </w:p>
        </w:tc>
      </w:tr>
      <w:tr w:rsidR="00EC79A4" w14:paraId="51EF08AE"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73E0CC7E" w14:textId="3BE5464E" w:rsidR="00EC79A4" w:rsidRDefault="00EC79A4" w:rsidP="00F83D3A">
            <w:pPr>
              <w:pStyle w:val="BodyText"/>
            </w:pPr>
            <w:r>
              <w:t>9</w:t>
            </w:r>
          </w:p>
        </w:tc>
        <w:tc>
          <w:tcPr>
            <w:tcW w:w="2837" w:type="dxa"/>
          </w:tcPr>
          <w:p w14:paraId="1211EA59" w14:textId="16198E62" w:rsidR="00EC79A4" w:rsidRPr="0051723E" w:rsidRDefault="00EC79A4"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EC79A4">
              <w:rPr>
                <w:b/>
                <w:bCs/>
              </w:rPr>
              <w:t>Limitation and Control of Network Ports, Protocols, and Services</w:t>
            </w:r>
          </w:p>
        </w:tc>
        <w:tc>
          <w:tcPr>
            <w:tcW w:w="4656" w:type="dxa"/>
          </w:tcPr>
          <w:p w14:paraId="54581373" w14:textId="795B5B82" w:rsidR="00EC79A4" w:rsidRPr="00096010" w:rsidRDefault="000377CD" w:rsidP="00F83D3A">
            <w:pPr>
              <w:pStyle w:val="BodyText"/>
              <w:cnfStyle w:val="000000000000" w:firstRow="0" w:lastRow="0" w:firstColumn="0" w:lastColumn="0" w:oddVBand="0" w:evenVBand="0" w:oddHBand="0" w:evenHBand="0" w:firstRowFirstColumn="0" w:firstRowLastColumn="0" w:lastRowFirstColumn="0" w:lastRowLastColumn="0"/>
            </w:pPr>
            <w:r w:rsidRPr="000377CD">
              <w:t>Manage (track/control/correct) the ongoing operational use of ports, protocols, and services on networked devices in order to minimize windows of vulnerability available to attackers.</w:t>
            </w:r>
          </w:p>
        </w:tc>
      </w:tr>
      <w:tr w:rsidR="0016497B" w14:paraId="30CE187E"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65AB55E1" w14:textId="6DC454D3" w:rsidR="0016497B" w:rsidRDefault="0016497B" w:rsidP="00F83D3A">
            <w:pPr>
              <w:pStyle w:val="BodyText"/>
            </w:pPr>
            <w:r>
              <w:t>14</w:t>
            </w:r>
          </w:p>
        </w:tc>
        <w:tc>
          <w:tcPr>
            <w:tcW w:w="2837" w:type="dxa"/>
          </w:tcPr>
          <w:p w14:paraId="790A7F50" w14:textId="33B02E1D" w:rsidR="0016497B" w:rsidRPr="00EC79A4" w:rsidRDefault="0016497B"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16497B">
              <w:rPr>
                <w:b/>
                <w:bCs/>
              </w:rPr>
              <w:t>Controlled Access Based on the Need to Know</w:t>
            </w:r>
          </w:p>
        </w:tc>
        <w:tc>
          <w:tcPr>
            <w:tcW w:w="4656" w:type="dxa"/>
          </w:tcPr>
          <w:p w14:paraId="22C31374" w14:textId="7E512E89" w:rsidR="0016497B" w:rsidRPr="000377CD" w:rsidRDefault="00F60386" w:rsidP="00F83D3A">
            <w:pPr>
              <w:pStyle w:val="BodyText"/>
              <w:cnfStyle w:val="000000100000" w:firstRow="0" w:lastRow="0" w:firstColumn="0" w:lastColumn="0" w:oddVBand="0" w:evenVBand="0" w:oddHBand="1" w:evenHBand="0" w:firstRowFirstColumn="0" w:firstRowLastColumn="0" w:lastRowFirstColumn="0" w:lastRowLastColumn="0"/>
            </w:pPr>
            <w:r w:rsidRPr="00F60386">
              <w:t>The processes and tools used to track/control/prevent/correct secure access to critical assets (e.g., information, resources, systems) according to the formal determination of which persons, computers, and applications have a need and right to access these critical assets based on an approved classification.</w:t>
            </w:r>
          </w:p>
        </w:tc>
      </w:tr>
      <w:tr w:rsidR="00F60386" w14:paraId="76E015A1"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6D7D82D0" w14:textId="48C18137" w:rsidR="00F60386" w:rsidRDefault="00F60386" w:rsidP="00F83D3A">
            <w:pPr>
              <w:pStyle w:val="BodyText"/>
            </w:pPr>
            <w:r>
              <w:t>15</w:t>
            </w:r>
          </w:p>
        </w:tc>
        <w:tc>
          <w:tcPr>
            <w:tcW w:w="2837" w:type="dxa"/>
          </w:tcPr>
          <w:p w14:paraId="03105C2E" w14:textId="1D2DCCBC" w:rsidR="00F60386" w:rsidRPr="0016497B" w:rsidRDefault="00F60386"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F60386">
              <w:rPr>
                <w:b/>
                <w:bCs/>
              </w:rPr>
              <w:t>Wireless Access Control</w:t>
            </w:r>
          </w:p>
        </w:tc>
        <w:tc>
          <w:tcPr>
            <w:tcW w:w="4656" w:type="dxa"/>
          </w:tcPr>
          <w:p w14:paraId="25ACF281" w14:textId="78B4E92A" w:rsidR="00F60386" w:rsidRPr="00F60386" w:rsidRDefault="006A649E" w:rsidP="00F83D3A">
            <w:pPr>
              <w:pStyle w:val="BodyText"/>
              <w:cnfStyle w:val="000000000000" w:firstRow="0" w:lastRow="0" w:firstColumn="0" w:lastColumn="0" w:oddVBand="0" w:evenVBand="0" w:oddHBand="0" w:evenHBand="0" w:firstRowFirstColumn="0" w:firstRowLastColumn="0" w:lastRowFirstColumn="0" w:lastRowLastColumn="0"/>
            </w:pPr>
            <w:r w:rsidRPr="006A649E">
              <w:t>The processes and tools used to track/control/prevent/correct the security use of wireless local area networks (WLANs), access points, and wireless client systems.</w:t>
            </w:r>
          </w:p>
        </w:tc>
      </w:tr>
    </w:tbl>
    <w:p w14:paraId="1AC3678E" w14:textId="094D6924" w:rsidR="22969AB5" w:rsidRDefault="22969AB5" w:rsidP="004655B9">
      <w:pPr>
        <w:pStyle w:val="BodyTextIndent2"/>
        <w:ind w:left="0"/>
        <w:rPr>
          <w:szCs w:val="20"/>
        </w:rPr>
      </w:pPr>
    </w:p>
    <w:p w14:paraId="3D017F72" w14:textId="77777777" w:rsidR="008B5061" w:rsidRDefault="008B5061" w:rsidP="008B5061">
      <w:pPr>
        <w:pStyle w:val="BodyTextIndent2"/>
      </w:pPr>
    </w:p>
    <w:p w14:paraId="039AE014" w14:textId="646EFB37" w:rsidR="006A649E" w:rsidRDefault="006A649E" w:rsidP="006A649E">
      <w:pPr>
        <w:pStyle w:val="Heading4Numbered"/>
      </w:pPr>
      <w:bookmarkStart w:id="68" w:name="_Toc97215526"/>
      <w:r>
        <w:rPr>
          <w:rFonts w:ascii="Trebuchet MS" w:hAnsi="Trebuchet MS"/>
          <w:szCs w:val="24"/>
        </w:rPr>
        <w:t>Network Access Control</w:t>
      </w:r>
      <w:r w:rsidRPr="420150AD">
        <w:rPr>
          <w:rFonts w:ascii="Trebuchet MS" w:hAnsi="Trebuchet MS"/>
          <w:szCs w:val="24"/>
        </w:rPr>
        <w:t xml:space="preserve"> Overview</w:t>
      </w:r>
      <w:bookmarkEnd w:id="68"/>
    </w:p>
    <w:p w14:paraId="7A5AF5A3" w14:textId="77777777" w:rsidR="006A649E" w:rsidRDefault="006A649E" w:rsidP="008B5061">
      <w:pPr>
        <w:pStyle w:val="BodyTextIndent2"/>
      </w:pPr>
    </w:p>
    <w:p w14:paraId="4337F940" w14:textId="77777777" w:rsidR="00B94227" w:rsidRDefault="00736A6C" w:rsidP="00736A6C">
      <w:pPr>
        <w:pStyle w:val="BodyText"/>
      </w:pPr>
      <w:r>
        <w:t>Network Access Control (NAC)</w:t>
      </w:r>
      <w:r w:rsidR="002C1B03">
        <w:t xml:space="preserve"> is a solution that uses a set </w:t>
      </w:r>
      <w:r w:rsidR="00F4417E">
        <w:t xml:space="preserve">of protocols to define and implement </w:t>
      </w:r>
      <w:r w:rsidR="006F2711">
        <w:t xml:space="preserve">policies on how to provide secure access to the network by devices when </w:t>
      </w:r>
      <w:r w:rsidR="00594DC4">
        <w:t xml:space="preserve">they are </w:t>
      </w:r>
      <w:r w:rsidR="006F2711">
        <w:t xml:space="preserve">initially attempting </w:t>
      </w:r>
      <w:r w:rsidR="00594DC4">
        <w:t xml:space="preserve">to access the network. </w:t>
      </w:r>
    </w:p>
    <w:p w14:paraId="1522DD19" w14:textId="7697C826" w:rsidR="00B94227" w:rsidRPr="000541A0" w:rsidRDefault="000541A0" w:rsidP="000541A0">
      <w:pPr>
        <w:pStyle w:val="BodyText"/>
      </w:pPr>
      <w:r w:rsidRPr="000541A0">
        <w:rPr>
          <w:lang w:eastAsia="en-GB"/>
        </w:rPr>
        <w:t xml:space="preserve">NAC might integrate the automatic remediation process (fixing non-compliant nodes before allowing access) into the network systems, allowing the network infrastructure such as routers, </w:t>
      </w:r>
      <w:r w:rsidR="00571020" w:rsidRPr="000541A0">
        <w:rPr>
          <w:lang w:eastAsia="en-GB"/>
        </w:rPr>
        <w:t>switches,</w:t>
      </w:r>
      <w:r w:rsidRPr="000541A0">
        <w:rPr>
          <w:lang w:eastAsia="en-GB"/>
        </w:rPr>
        <w:t xml:space="preserve"> and firewalls to work together with </w:t>
      </w:r>
      <w:r w:rsidR="00B94227" w:rsidRPr="000541A0">
        <w:rPr>
          <w:lang w:eastAsia="en-GB"/>
        </w:rPr>
        <w:t>back-office</w:t>
      </w:r>
      <w:r w:rsidRPr="000541A0">
        <w:rPr>
          <w:lang w:eastAsia="en-GB"/>
        </w:rPr>
        <w:t xml:space="preserve"> servers and end user computing equipment to ensure the information system is operating securely before interoperability is allowed</w:t>
      </w:r>
      <w:r w:rsidR="00B94227">
        <w:rPr>
          <w:lang w:eastAsia="en-GB"/>
        </w:rPr>
        <w:t xml:space="preserve">. </w:t>
      </w:r>
      <w:r w:rsidRPr="000541A0">
        <w:t>A basic form of NAC is the </w:t>
      </w:r>
      <w:hyperlink r:id="rId29" w:tooltip="802.1X" w:history="1">
        <w:r w:rsidRPr="000541A0">
          <w:t>802.1X</w:t>
        </w:r>
      </w:hyperlink>
      <w:r w:rsidRPr="000541A0">
        <w:t> standard.</w:t>
      </w:r>
    </w:p>
    <w:p w14:paraId="76562BED" w14:textId="23312504" w:rsidR="002C1B03" w:rsidRPr="00DE5856" w:rsidRDefault="00254291" w:rsidP="00DE5856">
      <w:pPr>
        <w:pStyle w:val="BodyText"/>
      </w:pPr>
      <w:r>
        <w:t xml:space="preserve">Main features of Network Access Control: </w:t>
      </w:r>
      <w:r w:rsidR="00B94227">
        <w:rPr>
          <w:rFonts w:ascii="Arial" w:hAnsi="Arial" w:cs="Arial"/>
          <w:color w:val="202122"/>
          <w:sz w:val="21"/>
          <w:szCs w:val="21"/>
        </w:rPr>
        <w:t xml:space="preserve"> </w:t>
      </w:r>
    </w:p>
    <w:p w14:paraId="47E07D62" w14:textId="64692768" w:rsidR="002C1B03" w:rsidRPr="00B94227" w:rsidRDefault="002C1B03" w:rsidP="00730B2F">
      <w:pPr>
        <w:pStyle w:val="BodyText"/>
        <w:numPr>
          <w:ilvl w:val="0"/>
          <w:numId w:val="30"/>
        </w:numPr>
        <w:spacing w:after="120"/>
        <w:ind w:hanging="357"/>
      </w:pPr>
      <w:r w:rsidRPr="00B94227">
        <w:t>Mitigation of </w:t>
      </w:r>
      <w:hyperlink r:id="rId30" w:tooltip="Zero day attack" w:history="1">
        <w:r w:rsidRPr="00B94227">
          <w:rPr>
            <w:rStyle w:val="Hyperlink"/>
            <w:color w:val="585858" w:themeColor="text1"/>
            <w:u w:val="none"/>
          </w:rPr>
          <w:t>zero-day attacks</w:t>
        </w:r>
      </w:hyperlink>
      <w:r w:rsidR="00AB606C">
        <w:rPr>
          <w:rStyle w:val="Hyperlink"/>
          <w:color w:val="585858" w:themeColor="text1"/>
          <w:u w:val="none"/>
        </w:rPr>
        <w:t>.</w:t>
      </w:r>
    </w:p>
    <w:p w14:paraId="0A36EB53" w14:textId="77777777" w:rsidR="002C1B03" w:rsidRPr="00B94227" w:rsidRDefault="002C1B03" w:rsidP="00730B2F">
      <w:pPr>
        <w:pStyle w:val="BodyText"/>
        <w:numPr>
          <w:ilvl w:val="0"/>
          <w:numId w:val="30"/>
        </w:numPr>
        <w:spacing w:after="120"/>
        <w:ind w:hanging="357"/>
      </w:pPr>
      <w:r w:rsidRPr="00B94227">
        <w:t>Authorization, Authentication and Accounting of network connections.</w:t>
      </w:r>
    </w:p>
    <w:p w14:paraId="77EE9701" w14:textId="77777777" w:rsidR="002C1B03" w:rsidRPr="00B94227" w:rsidRDefault="002C1B03" w:rsidP="00730B2F">
      <w:pPr>
        <w:pStyle w:val="BodyText"/>
        <w:numPr>
          <w:ilvl w:val="0"/>
          <w:numId w:val="30"/>
        </w:numPr>
        <w:spacing w:after="120"/>
        <w:ind w:hanging="357"/>
      </w:pPr>
      <w:r w:rsidRPr="00B94227">
        <w:t>Encryption of traffic to the wireless and wired network using protocols for 802.1X such as EAP-TLS, EAP-PEAP or EAP-MSCHAP.</w:t>
      </w:r>
    </w:p>
    <w:p w14:paraId="172408FC" w14:textId="3673FE89" w:rsidR="002C1B03" w:rsidRPr="00B94227" w:rsidRDefault="002C1B03" w:rsidP="00730B2F">
      <w:pPr>
        <w:pStyle w:val="BodyText"/>
        <w:numPr>
          <w:ilvl w:val="0"/>
          <w:numId w:val="30"/>
        </w:numPr>
        <w:spacing w:after="120"/>
        <w:ind w:hanging="357"/>
      </w:pPr>
      <w:r w:rsidRPr="00B94227">
        <w:lastRenderedPageBreak/>
        <w:t xml:space="preserve">Role-based controls of user, device, </w:t>
      </w:r>
      <w:r w:rsidR="00B94227" w:rsidRPr="00B94227">
        <w:t>application,</w:t>
      </w:r>
      <w:r w:rsidRPr="00B94227">
        <w:t xml:space="preserve"> or security posture post authentication.</w:t>
      </w:r>
    </w:p>
    <w:p w14:paraId="5C797CB1" w14:textId="77777777" w:rsidR="002C1B03" w:rsidRPr="00B94227" w:rsidRDefault="002C1B03" w:rsidP="00730B2F">
      <w:pPr>
        <w:pStyle w:val="BodyText"/>
        <w:numPr>
          <w:ilvl w:val="0"/>
          <w:numId w:val="30"/>
        </w:numPr>
        <w:spacing w:after="120"/>
        <w:ind w:hanging="357"/>
      </w:pPr>
      <w:r w:rsidRPr="00B94227">
        <w:t>Automation with other tools to define network role based on other information such as known vulnerabilities, jailbreak status etc.</w:t>
      </w:r>
    </w:p>
    <w:p w14:paraId="3BB187A4" w14:textId="77777777" w:rsidR="002C1B03" w:rsidRPr="00B94227" w:rsidRDefault="002C1B03" w:rsidP="00730B2F">
      <w:pPr>
        <w:pStyle w:val="BodyText"/>
        <w:numPr>
          <w:ilvl w:val="1"/>
          <w:numId w:val="30"/>
        </w:numPr>
        <w:spacing w:after="120"/>
        <w:ind w:hanging="357"/>
      </w:pPr>
      <w:r w:rsidRPr="00B94227">
        <w:t>The main benefit of NAC solutions is to prevent end-stations that lack antivirus, patches, or host intrusion prevention software from accessing the network and placing other computers at risk of cross-contamination of </w:t>
      </w:r>
      <w:hyperlink r:id="rId31" w:tooltip="Computer worm" w:history="1">
        <w:r w:rsidRPr="00B94227">
          <w:rPr>
            <w:rStyle w:val="Hyperlink"/>
            <w:color w:val="585858" w:themeColor="text1"/>
            <w:u w:val="none"/>
          </w:rPr>
          <w:t>computer worms</w:t>
        </w:r>
      </w:hyperlink>
      <w:r w:rsidRPr="00B94227">
        <w:t>.</w:t>
      </w:r>
    </w:p>
    <w:p w14:paraId="24AD634A" w14:textId="77777777" w:rsidR="002C1B03" w:rsidRPr="00B94227" w:rsidRDefault="002C1B03" w:rsidP="00730B2F">
      <w:pPr>
        <w:pStyle w:val="BodyText"/>
        <w:numPr>
          <w:ilvl w:val="0"/>
          <w:numId w:val="30"/>
        </w:numPr>
        <w:spacing w:after="120"/>
        <w:ind w:hanging="357"/>
      </w:pPr>
      <w:r w:rsidRPr="00B94227">
        <w:t>Policy enforcement</w:t>
      </w:r>
    </w:p>
    <w:p w14:paraId="5D0E0749" w14:textId="7D37E770" w:rsidR="00B94227" w:rsidRPr="00B94227" w:rsidRDefault="002C1B03" w:rsidP="00730B2F">
      <w:pPr>
        <w:pStyle w:val="BodyText"/>
        <w:numPr>
          <w:ilvl w:val="1"/>
          <w:numId w:val="30"/>
        </w:numPr>
        <w:spacing w:after="120"/>
        <w:ind w:hanging="357"/>
      </w:pPr>
      <w:r w:rsidRPr="00B94227">
        <w:t>NAC solutions allow network operators to define policies, such as the types of computers or roles of users allowed to access areas of the network, and enforce them in switches, routers, and </w:t>
      </w:r>
      <w:hyperlink r:id="rId32" w:tooltip="Middlebox" w:history="1">
        <w:r w:rsidRPr="00B94227">
          <w:rPr>
            <w:rStyle w:val="Hyperlink"/>
            <w:color w:val="585858" w:themeColor="text1"/>
            <w:u w:val="none"/>
          </w:rPr>
          <w:t>network middleboxes</w:t>
        </w:r>
      </w:hyperlink>
      <w:r w:rsidRPr="00B94227">
        <w:t>.</w:t>
      </w:r>
    </w:p>
    <w:p w14:paraId="293372B8" w14:textId="77777777" w:rsidR="002C1B03" w:rsidRDefault="002C1B03" w:rsidP="00730B2F">
      <w:pPr>
        <w:pStyle w:val="BodyText"/>
        <w:numPr>
          <w:ilvl w:val="0"/>
          <w:numId w:val="30"/>
        </w:numPr>
        <w:spacing w:after="120"/>
        <w:ind w:hanging="357"/>
      </w:pPr>
      <w:r>
        <w:t>Identity and access management</w:t>
      </w:r>
    </w:p>
    <w:p w14:paraId="4E6A8398" w14:textId="66328F51" w:rsidR="001167EB" w:rsidRDefault="002C1B03" w:rsidP="00730B2F">
      <w:pPr>
        <w:pStyle w:val="BodyText"/>
        <w:numPr>
          <w:ilvl w:val="1"/>
          <w:numId w:val="30"/>
        </w:numPr>
        <w:spacing w:after="120"/>
        <w:ind w:hanging="357"/>
      </w:pPr>
      <w:r>
        <w:t>Where conventional IP networks enforce access policies in terms of </w:t>
      </w:r>
      <w:r w:rsidRPr="00B94227">
        <w:t>IP addresses</w:t>
      </w:r>
      <w:r>
        <w:t>, NAC environments attempt to do so based on </w:t>
      </w:r>
      <w:r w:rsidRPr="00B94227">
        <w:t>authenticated</w:t>
      </w:r>
      <w:r>
        <w:t> user identities, at least for user end-stations such as laptops and desktop computers.</w:t>
      </w:r>
    </w:p>
    <w:p w14:paraId="3C5F1450" w14:textId="77777777" w:rsidR="00B36DF9" w:rsidRDefault="0048249B" w:rsidP="00B07D80">
      <w:pPr>
        <w:pStyle w:val="BodyText"/>
      </w:pPr>
      <w:r>
        <w:t xml:space="preserve">Ideally all servers should authenticate to the network with certificates and </w:t>
      </w:r>
      <w:r w:rsidR="003666DF">
        <w:t>users should use their user identity to authenticate</w:t>
      </w:r>
      <w:r w:rsidR="000E10A4">
        <w:t xml:space="preserve">. </w:t>
      </w:r>
    </w:p>
    <w:p w14:paraId="634ABA0F" w14:textId="0C5BE4A4" w:rsidR="00B07D80" w:rsidRDefault="000E10A4" w:rsidP="00B07D80">
      <w:pPr>
        <w:pStyle w:val="BodyText"/>
      </w:pPr>
      <w:r>
        <w:t xml:space="preserve">The user authentication can be automatic when logging into systems, such as Windows. Additional certificate authentication for corporate devices issued to users </w:t>
      </w:r>
      <w:r w:rsidR="00002EC7">
        <w:t>should be enforced to determine corporate vs BYOD devices.</w:t>
      </w:r>
    </w:p>
    <w:p w14:paraId="78F4AC24" w14:textId="2FE8032E" w:rsidR="00D466A9" w:rsidRDefault="00993BFC" w:rsidP="00B07D80">
      <w:pPr>
        <w:pStyle w:val="BodyText"/>
      </w:pPr>
      <w:r>
        <w:t xml:space="preserve">Role based access control is highly advised to segment certain groups of users </w:t>
      </w:r>
      <w:r w:rsidR="009C352F">
        <w:t xml:space="preserve">to specific logical VLAN’s that have access to specific </w:t>
      </w:r>
      <w:r w:rsidR="006A53C9">
        <w:t>services.</w:t>
      </w:r>
    </w:p>
    <w:p w14:paraId="2E3662DE" w14:textId="77777777" w:rsidR="001167EB" w:rsidRDefault="001167EB" w:rsidP="008B5061">
      <w:pPr>
        <w:pStyle w:val="BodyTextIndent2"/>
      </w:pPr>
    </w:p>
    <w:p w14:paraId="47916E97" w14:textId="3C4E2670" w:rsidR="1BFA80A5" w:rsidRPr="00D6688C" w:rsidRDefault="008B5061" w:rsidP="00D6688C">
      <w:pPr>
        <w:pStyle w:val="Heading3Numbered"/>
      </w:pPr>
      <w:bookmarkStart w:id="69" w:name="_Toc97215527"/>
      <w:r>
        <w:t>Multi-factor</w:t>
      </w:r>
      <w:r w:rsidR="00E15CE0">
        <w:t xml:space="preserve">, </w:t>
      </w:r>
      <w:r w:rsidR="003C2B57">
        <w:t>Adaptive</w:t>
      </w:r>
      <w:r w:rsidR="00621B66">
        <w:t xml:space="preserve"> (Conditional)</w:t>
      </w:r>
      <w:r w:rsidR="00E15CE0">
        <w:t xml:space="preserve">, </w:t>
      </w:r>
      <w:r w:rsidR="00621B66">
        <w:t xml:space="preserve">and </w:t>
      </w:r>
      <w:r w:rsidR="00E15CE0">
        <w:t>Risk</w:t>
      </w:r>
      <w:r w:rsidR="003C2B57">
        <w:t xml:space="preserve"> </w:t>
      </w:r>
      <w:r>
        <w:t>Authentication</w:t>
      </w:r>
      <w:bookmarkEnd w:id="69"/>
    </w:p>
    <w:p w14:paraId="312053FC" w14:textId="3CC4AFE2" w:rsidR="1BFA80A5" w:rsidRDefault="1BFA80A5" w:rsidP="1BFA80A5">
      <w:pPr>
        <w:pStyle w:val="BodyTextIndent2"/>
        <w:rPr>
          <w:szCs w:val="20"/>
        </w:rPr>
      </w:pPr>
    </w:p>
    <w:p w14:paraId="414E00FE" w14:textId="759DEEDE" w:rsidR="776A91F6" w:rsidRDefault="776A91F6" w:rsidP="22969AB5">
      <w:pPr>
        <w:pStyle w:val="Heading4Numbered"/>
        <w:rPr>
          <w:rFonts w:ascii="Trebuchet MS" w:hAnsi="Trebuchet MS"/>
          <w:szCs w:val="24"/>
        </w:rPr>
      </w:pPr>
      <w:bookmarkStart w:id="70" w:name="_Toc97215528"/>
      <w:r w:rsidRPr="420150AD">
        <w:rPr>
          <w:rFonts w:ascii="Trebuchet MS" w:hAnsi="Trebuchet MS"/>
          <w:szCs w:val="24"/>
        </w:rPr>
        <w:t>CIS v7 Sections</w:t>
      </w:r>
      <w:bookmarkEnd w:id="70"/>
    </w:p>
    <w:p w14:paraId="68C45D29" w14:textId="77777777" w:rsidR="008D3D46" w:rsidRDefault="008D3D46" w:rsidP="008D3D46">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3980FA7E"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05E1944" w14:textId="77777777" w:rsidR="008D3D46" w:rsidRPr="002763A8" w:rsidRDefault="008D3D46" w:rsidP="00F83D3A">
            <w:pPr>
              <w:pStyle w:val="BodyText"/>
              <w:rPr>
                <w:color w:val="FFFFFF" w:themeColor="background1"/>
              </w:rPr>
            </w:pPr>
            <w:r w:rsidRPr="002763A8">
              <w:rPr>
                <w:color w:val="FFFFFF" w:themeColor="background1"/>
              </w:rPr>
              <w:t>CIS Control</w:t>
            </w:r>
          </w:p>
        </w:tc>
        <w:tc>
          <w:tcPr>
            <w:tcW w:w="2837" w:type="dxa"/>
          </w:tcPr>
          <w:p w14:paraId="44FC1C78" w14:textId="77777777" w:rsidR="008D3D46" w:rsidRPr="002763A8" w:rsidRDefault="008D3D46"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16DD0E79" w14:textId="77777777" w:rsidR="008D3D46" w:rsidRPr="002763A8" w:rsidRDefault="008D3D46"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32F7467D"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24169901" w14:textId="32D94E58" w:rsidR="008D3D46" w:rsidRPr="00E7186A" w:rsidRDefault="002F0F76" w:rsidP="00F83D3A">
            <w:pPr>
              <w:pStyle w:val="BodyText"/>
            </w:pPr>
            <w:r>
              <w:t>4</w:t>
            </w:r>
          </w:p>
        </w:tc>
        <w:tc>
          <w:tcPr>
            <w:tcW w:w="2837" w:type="dxa"/>
          </w:tcPr>
          <w:p w14:paraId="11F87E0D" w14:textId="304EFAD3" w:rsidR="008D3D46" w:rsidRPr="00E7186A" w:rsidRDefault="00DB6EF6"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DB6EF6">
              <w:rPr>
                <w:b/>
                <w:bCs/>
              </w:rPr>
              <w:t>Controlled Use of Administrative Privileges</w:t>
            </w:r>
          </w:p>
        </w:tc>
        <w:tc>
          <w:tcPr>
            <w:tcW w:w="4656" w:type="dxa"/>
          </w:tcPr>
          <w:p w14:paraId="05088587" w14:textId="0C9DAB45" w:rsidR="008D3D46" w:rsidRPr="00E7186A" w:rsidRDefault="00DB6EF6" w:rsidP="00F83D3A">
            <w:pPr>
              <w:pStyle w:val="BodyText"/>
              <w:cnfStyle w:val="000000100000" w:firstRow="0" w:lastRow="0" w:firstColumn="0" w:lastColumn="0" w:oddVBand="0" w:evenVBand="0" w:oddHBand="1" w:evenHBand="0" w:firstRowFirstColumn="0" w:firstRowLastColumn="0" w:lastRowFirstColumn="0" w:lastRowLastColumn="0"/>
            </w:pPr>
            <w:r w:rsidRPr="00DB6EF6">
              <w:t>The processes and tools used to track/control/prevent/correct the use, assignment, and configuration of administrative privileges on computers, networks, and applications.</w:t>
            </w:r>
          </w:p>
        </w:tc>
      </w:tr>
      <w:tr w:rsidR="00DB6EF6" w14:paraId="2CFE67F1"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71BA0248" w14:textId="0F504C66" w:rsidR="00DB6EF6" w:rsidRDefault="00DB6EF6" w:rsidP="00F83D3A">
            <w:pPr>
              <w:pStyle w:val="BodyText"/>
            </w:pPr>
            <w:r>
              <w:t>11</w:t>
            </w:r>
          </w:p>
        </w:tc>
        <w:tc>
          <w:tcPr>
            <w:tcW w:w="2837" w:type="dxa"/>
          </w:tcPr>
          <w:p w14:paraId="07F674A1" w14:textId="5DE62553" w:rsidR="00DB6EF6" w:rsidRPr="00DB6EF6" w:rsidRDefault="003A6511"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3A6511">
              <w:rPr>
                <w:b/>
                <w:bCs/>
              </w:rPr>
              <w:t>Secure Configuration for Network Devices, such as Firewalls, Routers and Switches</w:t>
            </w:r>
          </w:p>
        </w:tc>
        <w:tc>
          <w:tcPr>
            <w:tcW w:w="4656" w:type="dxa"/>
          </w:tcPr>
          <w:p w14:paraId="14E4EA54" w14:textId="26D391DF" w:rsidR="00DB6EF6" w:rsidRPr="00DB6EF6" w:rsidRDefault="003A6511" w:rsidP="00F83D3A">
            <w:pPr>
              <w:pStyle w:val="BodyText"/>
              <w:cnfStyle w:val="000000000000" w:firstRow="0" w:lastRow="0" w:firstColumn="0" w:lastColumn="0" w:oddVBand="0" w:evenVBand="0" w:oddHBand="0" w:evenHBand="0" w:firstRowFirstColumn="0" w:firstRowLastColumn="0" w:lastRowFirstColumn="0" w:lastRowLastColumn="0"/>
            </w:pPr>
            <w:r w:rsidRPr="003A6511">
              <w:t>Establish, implement, and actively manage (track, report on, correct) the security configuration of network infrastructure devices using a rigorous configuration management and change control process in order to prevent attackers from exploiting vulnerable services and settings.</w:t>
            </w:r>
          </w:p>
        </w:tc>
      </w:tr>
      <w:tr w:rsidR="00A845C0" w14:paraId="66F5B90E"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2D959336" w14:textId="0643ED81" w:rsidR="00A845C0" w:rsidRDefault="00A845C0" w:rsidP="00F83D3A">
            <w:pPr>
              <w:pStyle w:val="BodyText"/>
            </w:pPr>
            <w:r>
              <w:t>12</w:t>
            </w:r>
          </w:p>
        </w:tc>
        <w:tc>
          <w:tcPr>
            <w:tcW w:w="2837" w:type="dxa"/>
          </w:tcPr>
          <w:p w14:paraId="5E3D49D8" w14:textId="69E6CEEE" w:rsidR="00A845C0" w:rsidRPr="003A6511" w:rsidRDefault="00A845C0"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A845C0">
              <w:rPr>
                <w:b/>
                <w:bCs/>
              </w:rPr>
              <w:t>Boundary Defense</w:t>
            </w:r>
          </w:p>
        </w:tc>
        <w:tc>
          <w:tcPr>
            <w:tcW w:w="4656" w:type="dxa"/>
          </w:tcPr>
          <w:p w14:paraId="7046CB64" w14:textId="291E7F48" w:rsidR="00A845C0" w:rsidRPr="003A6511" w:rsidRDefault="00A845C0" w:rsidP="00F83D3A">
            <w:pPr>
              <w:pStyle w:val="BodyText"/>
              <w:cnfStyle w:val="000000100000" w:firstRow="0" w:lastRow="0" w:firstColumn="0" w:lastColumn="0" w:oddVBand="0" w:evenVBand="0" w:oddHBand="1" w:evenHBand="0" w:firstRowFirstColumn="0" w:firstRowLastColumn="0" w:lastRowFirstColumn="0" w:lastRowLastColumn="0"/>
            </w:pPr>
            <w:r w:rsidRPr="00A845C0">
              <w:t>Detect/prevent/correct the flow of information transferring networks of different trust levels with a focus on security-damaging data.</w:t>
            </w:r>
          </w:p>
        </w:tc>
      </w:tr>
      <w:tr w:rsidR="00C85280" w14:paraId="4830A3F3"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52A8BA58" w14:textId="45D9CCD2" w:rsidR="00C85280" w:rsidRDefault="00C85280" w:rsidP="00F83D3A">
            <w:pPr>
              <w:pStyle w:val="BodyText"/>
            </w:pPr>
            <w:r>
              <w:t>16</w:t>
            </w:r>
          </w:p>
        </w:tc>
        <w:tc>
          <w:tcPr>
            <w:tcW w:w="2837" w:type="dxa"/>
          </w:tcPr>
          <w:p w14:paraId="2E019B6F" w14:textId="690E1760" w:rsidR="00C85280" w:rsidRPr="00A845C0" w:rsidRDefault="00B912A1"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B912A1">
              <w:rPr>
                <w:b/>
                <w:bCs/>
              </w:rPr>
              <w:t>Account Monitoring and Control</w:t>
            </w:r>
          </w:p>
        </w:tc>
        <w:tc>
          <w:tcPr>
            <w:tcW w:w="4656" w:type="dxa"/>
          </w:tcPr>
          <w:p w14:paraId="0EB4C685" w14:textId="1DE7A29F" w:rsidR="00C85280" w:rsidRPr="00A845C0" w:rsidRDefault="00B912A1" w:rsidP="00F83D3A">
            <w:pPr>
              <w:pStyle w:val="BodyText"/>
              <w:cnfStyle w:val="000000000000" w:firstRow="0" w:lastRow="0" w:firstColumn="0" w:lastColumn="0" w:oddVBand="0" w:evenVBand="0" w:oddHBand="0" w:evenHBand="0" w:firstRowFirstColumn="0" w:firstRowLastColumn="0" w:lastRowFirstColumn="0" w:lastRowLastColumn="0"/>
            </w:pPr>
            <w:r w:rsidRPr="00B912A1">
              <w:t>Actively manage the life cycle of system and application accounts - their creation, use, dormancy, deletion - in order to minimize opportunities for attackers to leverage them.</w:t>
            </w:r>
          </w:p>
        </w:tc>
      </w:tr>
    </w:tbl>
    <w:p w14:paraId="4A1944CF" w14:textId="759DEEDE" w:rsidR="22969AB5" w:rsidRDefault="22969AB5" w:rsidP="00E342A8">
      <w:pPr>
        <w:pStyle w:val="BodyTextIndent2"/>
        <w:ind w:left="0"/>
        <w:rPr>
          <w:szCs w:val="20"/>
        </w:rPr>
      </w:pPr>
    </w:p>
    <w:p w14:paraId="398E26F6" w14:textId="7FEF5439" w:rsidR="0028709F" w:rsidRDefault="00113BE3" w:rsidP="1BFA80A5">
      <w:pPr>
        <w:pStyle w:val="Heading4Numbered"/>
      </w:pPr>
      <w:bookmarkStart w:id="71" w:name="_Toc97215529"/>
      <w:r>
        <w:t>Multi-factor Authentication (MFA) Overview</w:t>
      </w:r>
      <w:bookmarkEnd w:id="71"/>
    </w:p>
    <w:p w14:paraId="239CFDF1" w14:textId="77777777" w:rsidR="00E5700E" w:rsidRDefault="00E5700E" w:rsidP="1BFA80A5">
      <w:pPr>
        <w:rPr>
          <w:rFonts w:ascii="Calibri" w:eastAsia="Calibri" w:hAnsi="Calibri" w:cs="Calibri"/>
          <w:color w:val="585858" w:themeColor="text1"/>
          <w:sz w:val="20"/>
          <w:szCs w:val="20"/>
          <w:lang w:val="en-US"/>
        </w:rPr>
      </w:pPr>
    </w:p>
    <w:p w14:paraId="1E387C3A" w14:textId="77777777" w:rsidR="00113BE3" w:rsidRDefault="00113BE3" w:rsidP="1BFA80A5">
      <w:pPr>
        <w:rPr>
          <w:rFonts w:ascii="Calibri" w:eastAsia="Calibri" w:hAnsi="Calibri" w:cs="Calibri"/>
          <w:color w:val="585858" w:themeColor="text1"/>
          <w:sz w:val="20"/>
          <w:szCs w:val="20"/>
          <w:lang w:val="en-US"/>
        </w:rPr>
      </w:pPr>
    </w:p>
    <w:p w14:paraId="39682320" w14:textId="7D274800" w:rsidR="00E5700E" w:rsidRDefault="00E5700E" w:rsidP="00E5700E">
      <w:pPr>
        <w:pStyle w:val="BodyText"/>
      </w:pPr>
      <w:r>
        <w:lastRenderedPageBreak/>
        <w:t>Multi-factor Authentication (MFA) is an authentication method that requires the user to provide two or more verification factors to gain access to a resource such as an application, online account, or a VPN. MFA is a core component of a strong </w:t>
      </w:r>
      <w:r w:rsidRPr="00E5700E">
        <w:t>identity and access management (IAM)</w:t>
      </w:r>
      <w:r>
        <w:t> policy. Rather than just asking for a username and password, MFA requires one or more additional verification factors, which decreases the likelihood of a successful cyber-attack.</w:t>
      </w:r>
    </w:p>
    <w:p w14:paraId="6E27696F" w14:textId="3BBF1A9E" w:rsidR="00E5700E" w:rsidRDefault="00654501" w:rsidP="00654501">
      <w:pPr>
        <w:pStyle w:val="BodyText"/>
        <w:rPr>
          <w:shd w:val="clear" w:color="auto" w:fill="FFFFFF"/>
        </w:rPr>
      </w:pPr>
      <w:r>
        <w:rPr>
          <w:shd w:val="clear" w:color="auto" w:fill="FFFFFF"/>
        </w:rPr>
        <w:t>The main benefit of MFA is it will enhance your organization's security by requiring your users to identify themselves by more than a username and password. While important, usernames and passwords are vulnerable to </w:t>
      </w:r>
      <w:r w:rsidRPr="00654501">
        <w:rPr>
          <w:shd w:val="clear" w:color="auto" w:fill="FFFFFF"/>
        </w:rPr>
        <w:t>brute force attacks</w:t>
      </w:r>
      <w:r>
        <w:rPr>
          <w:shd w:val="clear" w:color="auto" w:fill="FFFFFF"/>
        </w:rPr>
        <w:t> and can be stolen by third parties. Enforcing the use of an MFA factor like a thumbprint or physical hardware key means increased confidence that your organization will stay safe from cyber criminals.</w:t>
      </w:r>
    </w:p>
    <w:p w14:paraId="66E3FBD3" w14:textId="42B03309" w:rsidR="00387A47" w:rsidRDefault="00C07B04" w:rsidP="00654501">
      <w:pPr>
        <w:pStyle w:val="BodyText"/>
        <w:rPr>
          <w:shd w:val="clear" w:color="auto" w:fill="FFFFFF"/>
        </w:rPr>
      </w:pPr>
      <w:r>
        <w:rPr>
          <w:shd w:val="clear" w:color="auto" w:fill="FFFFFF"/>
        </w:rPr>
        <w:t xml:space="preserve">The three main </w:t>
      </w:r>
      <w:r w:rsidR="00335C87">
        <w:rPr>
          <w:shd w:val="clear" w:color="auto" w:fill="FFFFFF"/>
        </w:rPr>
        <w:t>authentication methods that are used to provide additional information:</w:t>
      </w:r>
    </w:p>
    <w:p w14:paraId="2E0562C9" w14:textId="78616D1C" w:rsidR="00387A47" w:rsidRDefault="00387A47" w:rsidP="00730B2F">
      <w:pPr>
        <w:pStyle w:val="BodyText"/>
        <w:numPr>
          <w:ilvl w:val="0"/>
          <w:numId w:val="31"/>
        </w:numPr>
        <w:spacing w:after="120"/>
        <w:ind w:left="714" w:hanging="357"/>
      </w:pPr>
      <w:r w:rsidRPr="00335C87">
        <w:rPr>
          <w:b/>
          <w:bCs/>
        </w:rPr>
        <w:t>What you know:</w:t>
      </w:r>
      <w:r>
        <w:t xml:space="preserve"> such as a password or PIN</w:t>
      </w:r>
      <w:r w:rsidR="00AB606C">
        <w:t>.</w:t>
      </w:r>
    </w:p>
    <w:p w14:paraId="1FAB7E08" w14:textId="046CC2F3" w:rsidR="00387A47" w:rsidRDefault="00387A47" w:rsidP="00730B2F">
      <w:pPr>
        <w:pStyle w:val="BodyText"/>
        <w:numPr>
          <w:ilvl w:val="0"/>
          <w:numId w:val="31"/>
        </w:numPr>
        <w:spacing w:after="120"/>
        <w:ind w:left="714" w:hanging="357"/>
      </w:pPr>
      <w:r w:rsidRPr="00335C87">
        <w:rPr>
          <w:b/>
          <w:bCs/>
        </w:rPr>
        <w:t xml:space="preserve">What you </w:t>
      </w:r>
      <w:r w:rsidR="00C07B04" w:rsidRPr="00335C87">
        <w:rPr>
          <w:b/>
          <w:bCs/>
        </w:rPr>
        <w:t>have</w:t>
      </w:r>
      <w:r w:rsidR="00C07B04">
        <w:t xml:space="preserve">: </w:t>
      </w:r>
      <w:r>
        <w:t>such as a badge or smartphone</w:t>
      </w:r>
      <w:r w:rsidR="00AB606C">
        <w:t>.</w:t>
      </w:r>
    </w:p>
    <w:p w14:paraId="110EB78D" w14:textId="7AA6E76F" w:rsidR="00387A47" w:rsidRDefault="00C07B04" w:rsidP="00730B2F">
      <w:pPr>
        <w:pStyle w:val="BodyText"/>
        <w:numPr>
          <w:ilvl w:val="0"/>
          <w:numId w:val="31"/>
        </w:numPr>
        <w:spacing w:after="120"/>
        <w:ind w:left="714" w:hanging="357"/>
      </w:pPr>
      <w:r w:rsidRPr="00335C87">
        <w:rPr>
          <w:b/>
          <w:bCs/>
        </w:rPr>
        <w:t>What you are:</w:t>
      </w:r>
      <w:r w:rsidR="00387A47">
        <w:t xml:space="preserve"> such as a biometric like fingerprints or voice recognition</w:t>
      </w:r>
      <w:r w:rsidR="00AB606C">
        <w:t>.</w:t>
      </w:r>
    </w:p>
    <w:p w14:paraId="14BF769C" w14:textId="77777777" w:rsidR="00E5700E" w:rsidRDefault="00E5700E" w:rsidP="1BFA80A5">
      <w:pPr>
        <w:rPr>
          <w:rFonts w:ascii="Calibri" w:eastAsia="Calibri" w:hAnsi="Calibri" w:cs="Calibri"/>
          <w:color w:val="585858" w:themeColor="text1"/>
          <w:sz w:val="20"/>
          <w:szCs w:val="20"/>
          <w:lang w:val="en-US"/>
        </w:rPr>
      </w:pPr>
    </w:p>
    <w:p w14:paraId="41CE6323" w14:textId="3C4A1726" w:rsidR="00335C87" w:rsidRPr="00DE5856" w:rsidRDefault="10445CE1" w:rsidP="00DE5856">
      <w:pPr>
        <w:pStyle w:val="BodyText"/>
        <w:rPr>
          <w:lang w:val="en-US"/>
        </w:rPr>
      </w:pPr>
      <w:r w:rsidRPr="1BFA80A5">
        <w:rPr>
          <w:lang w:val="en-US"/>
        </w:rPr>
        <w:t>As MFA integrates machine learning and artificial intelligence (AI), authentication methods become more sophisticated, including:</w:t>
      </w:r>
    </w:p>
    <w:p w14:paraId="765CF6D2" w14:textId="65CCD5EA" w:rsidR="0028709F" w:rsidRPr="00AB606C" w:rsidRDefault="10445CE1" w:rsidP="005C2946">
      <w:pPr>
        <w:pStyle w:val="Heading5"/>
        <w:rPr>
          <w:rFonts w:asciiTheme="majorHAnsi" w:hAnsiTheme="majorHAnsi"/>
        </w:rPr>
      </w:pPr>
      <w:r w:rsidRPr="00AB606C">
        <w:rPr>
          <w:rFonts w:asciiTheme="majorHAnsi" w:hAnsiTheme="majorHAnsi"/>
          <w:lang w:val="en-US"/>
        </w:rPr>
        <w:t>LOCATION-BASED</w:t>
      </w:r>
    </w:p>
    <w:p w14:paraId="2EC3755C" w14:textId="487BF08C" w:rsidR="005C2946" w:rsidRPr="00ED5254" w:rsidRDefault="10445CE1" w:rsidP="00ED5254">
      <w:pPr>
        <w:pStyle w:val="BodyText"/>
        <w:rPr>
          <w:lang w:val="en-US"/>
        </w:rPr>
      </w:pPr>
      <w:r w:rsidRPr="1BFA80A5">
        <w:rPr>
          <w:lang w:val="en-US"/>
        </w:rPr>
        <w:t>Location-based MFA usually looks at a user’s IP address and, if possible, their geo location. This information can be used to simply block a user’s access if their location information does not match what is specified on a whitelist or it might be used as an additional form of authentication in addition to other factors such as a password or OTP to confirm that user’s identity.</w:t>
      </w:r>
    </w:p>
    <w:p w14:paraId="0562ACB7" w14:textId="55D1A7E4" w:rsidR="0028709F" w:rsidRPr="00AB606C" w:rsidRDefault="10445CE1" w:rsidP="00ED5254">
      <w:pPr>
        <w:pStyle w:val="Heading5"/>
        <w:rPr>
          <w:rFonts w:asciiTheme="majorHAnsi" w:hAnsiTheme="majorHAnsi"/>
        </w:rPr>
      </w:pPr>
      <w:r w:rsidRPr="00AB606C">
        <w:rPr>
          <w:rFonts w:asciiTheme="majorHAnsi" w:hAnsiTheme="majorHAnsi"/>
          <w:lang w:val="en-US"/>
        </w:rPr>
        <w:t xml:space="preserve">ADAPTIVE </w:t>
      </w:r>
      <w:r w:rsidR="003C7ECC" w:rsidRPr="00AB606C">
        <w:rPr>
          <w:rFonts w:asciiTheme="majorHAnsi" w:hAnsiTheme="majorHAnsi"/>
          <w:lang w:val="en-US"/>
        </w:rPr>
        <w:t xml:space="preserve">(CONDITIONAL) </w:t>
      </w:r>
      <w:r w:rsidRPr="00AB606C">
        <w:rPr>
          <w:rFonts w:asciiTheme="majorHAnsi" w:hAnsiTheme="majorHAnsi"/>
          <w:lang w:val="en-US"/>
        </w:rPr>
        <w:t>AUTHENTICATION OR RISK-BASED AUTHENTICATION</w:t>
      </w:r>
    </w:p>
    <w:p w14:paraId="2EE0590E" w14:textId="508E9A45" w:rsidR="0028709F" w:rsidRDefault="10445CE1" w:rsidP="00ED5254">
      <w:pPr>
        <w:pStyle w:val="BodyText"/>
      </w:pPr>
      <w:r w:rsidRPr="1BFA80A5">
        <w:rPr>
          <w:lang w:val="en-US"/>
        </w:rPr>
        <w:t>Another subset of MFA is Adaptive Authentication also referred to as Risk-based Authentication. Adaptive Authentication analyses additional factors by considering context and behavior when authenticating and often uses these values to assign a level of risk associated with the login attempt. For example:</w:t>
      </w:r>
    </w:p>
    <w:p w14:paraId="5790B05E" w14:textId="5146219E" w:rsidR="0028709F" w:rsidRDefault="00AB606C" w:rsidP="00730B2F">
      <w:pPr>
        <w:pStyle w:val="BodyText"/>
        <w:numPr>
          <w:ilvl w:val="0"/>
          <w:numId w:val="32"/>
        </w:numPr>
        <w:spacing w:after="120"/>
        <w:ind w:left="714" w:hanging="357"/>
        <w:rPr>
          <w:rFonts w:eastAsiaTheme="minorEastAsia"/>
          <w:szCs w:val="20"/>
          <w:lang w:val="en-US"/>
        </w:rPr>
      </w:pPr>
      <w:r>
        <w:rPr>
          <w:lang w:val="en-US"/>
        </w:rPr>
        <w:t>W</w:t>
      </w:r>
      <w:r w:rsidR="10445CE1" w:rsidRPr="1BFA80A5">
        <w:rPr>
          <w:lang w:val="en-US"/>
        </w:rPr>
        <w:t xml:space="preserve">here is the user </w:t>
      </w:r>
      <w:r>
        <w:rPr>
          <w:lang w:val="en-US"/>
        </w:rPr>
        <w:t xml:space="preserve">located </w:t>
      </w:r>
      <w:r w:rsidR="10445CE1" w:rsidRPr="1BFA80A5">
        <w:rPr>
          <w:lang w:val="en-US"/>
        </w:rPr>
        <w:t>when trying to access information</w:t>
      </w:r>
      <w:r>
        <w:rPr>
          <w:lang w:val="en-US"/>
        </w:rPr>
        <w:t>.</w:t>
      </w:r>
    </w:p>
    <w:p w14:paraId="31EC0FE9" w14:textId="398C498B" w:rsidR="0028709F" w:rsidRDefault="10445CE1" w:rsidP="00730B2F">
      <w:pPr>
        <w:pStyle w:val="BodyText"/>
        <w:numPr>
          <w:ilvl w:val="0"/>
          <w:numId w:val="32"/>
        </w:numPr>
        <w:spacing w:after="120"/>
        <w:ind w:left="714" w:hanging="357"/>
        <w:rPr>
          <w:rFonts w:eastAsiaTheme="minorEastAsia"/>
          <w:szCs w:val="20"/>
          <w:lang w:val="en-US"/>
        </w:rPr>
      </w:pPr>
      <w:r w:rsidRPr="1BFA80A5">
        <w:rPr>
          <w:lang w:val="en-US"/>
        </w:rPr>
        <w:t xml:space="preserve">When </w:t>
      </w:r>
      <w:r w:rsidR="00AB606C" w:rsidRPr="1BFA80A5">
        <w:rPr>
          <w:lang w:val="en-US"/>
        </w:rPr>
        <w:t xml:space="preserve">are </w:t>
      </w:r>
      <w:r w:rsidRPr="1BFA80A5">
        <w:rPr>
          <w:lang w:val="en-US"/>
        </w:rPr>
        <w:t>you trying to access company information</w:t>
      </w:r>
      <w:r w:rsidR="00AB606C">
        <w:rPr>
          <w:lang w:val="en-US"/>
        </w:rPr>
        <w:t xml:space="preserve"> -</w:t>
      </w:r>
      <w:r w:rsidRPr="1BFA80A5">
        <w:rPr>
          <w:lang w:val="en-US"/>
        </w:rPr>
        <w:t xml:space="preserve"> During normal </w:t>
      </w:r>
      <w:r w:rsidR="00AB606C">
        <w:rPr>
          <w:lang w:val="en-US"/>
        </w:rPr>
        <w:t xml:space="preserve">working </w:t>
      </w:r>
      <w:r w:rsidRPr="1BFA80A5">
        <w:rPr>
          <w:lang w:val="en-US"/>
        </w:rPr>
        <w:t>hours or during "off hours"</w:t>
      </w:r>
      <w:r w:rsidR="00AB606C">
        <w:rPr>
          <w:lang w:val="en-US"/>
        </w:rPr>
        <w:t>.</w:t>
      </w:r>
    </w:p>
    <w:p w14:paraId="3093D003" w14:textId="3CC398C8" w:rsidR="0028709F" w:rsidRDefault="10445CE1" w:rsidP="00730B2F">
      <w:pPr>
        <w:pStyle w:val="BodyText"/>
        <w:numPr>
          <w:ilvl w:val="0"/>
          <w:numId w:val="32"/>
        </w:numPr>
        <w:spacing w:after="120"/>
        <w:ind w:left="714" w:hanging="357"/>
        <w:rPr>
          <w:rFonts w:eastAsiaTheme="minorEastAsia"/>
          <w:szCs w:val="20"/>
          <w:lang w:val="en-US"/>
        </w:rPr>
      </w:pPr>
      <w:r w:rsidRPr="1BFA80A5">
        <w:rPr>
          <w:lang w:val="en-US"/>
        </w:rPr>
        <w:t>What kind of device is used</w:t>
      </w:r>
      <w:r w:rsidR="00AB606C">
        <w:rPr>
          <w:lang w:val="en-US"/>
        </w:rPr>
        <w:t xml:space="preserve"> -</w:t>
      </w:r>
      <w:r w:rsidRPr="1BFA80A5">
        <w:rPr>
          <w:lang w:val="en-US"/>
        </w:rPr>
        <w:t xml:space="preserve"> Is it the same one used yesterday</w:t>
      </w:r>
      <w:r w:rsidR="00AB606C">
        <w:rPr>
          <w:lang w:val="en-US"/>
        </w:rPr>
        <w:t>.</w:t>
      </w:r>
    </w:p>
    <w:p w14:paraId="29591565" w14:textId="65F3B74C" w:rsidR="00ED5254" w:rsidRPr="003C7ECC" w:rsidRDefault="10445CE1" w:rsidP="00730B2F">
      <w:pPr>
        <w:pStyle w:val="BodyText"/>
        <w:numPr>
          <w:ilvl w:val="0"/>
          <w:numId w:val="32"/>
        </w:numPr>
        <w:spacing w:after="120"/>
        <w:ind w:left="714" w:hanging="357"/>
        <w:rPr>
          <w:rFonts w:eastAsiaTheme="minorEastAsia"/>
          <w:szCs w:val="20"/>
          <w:lang w:val="en-US"/>
        </w:rPr>
      </w:pPr>
      <w:r w:rsidRPr="1BFA80A5">
        <w:rPr>
          <w:lang w:val="en-US"/>
        </w:rPr>
        <w:t>Is the connection via private network or a public network</w:t>
      </w:r>
      <w:r w:rsidR="00AB606C">
        <w:rPr>
          <w:lang w:val="en-US"/>
        </w:rPr>
        <w:t>.</w:t>
      </w:r>
    </w:p>
    <w:p w14:paraId="49642300" w14:textId="088835C0" w:rsidR="0028709F" w:rsidRDefault="10445CE1" w:rsidP="00113BE3">
      <w:pPr>
        <w:rPr>
          <w:rFonts w:ascii="Calibri" w:eastAsia="Calibri" w:hAnsi="Calibri" w:cs="Calibri"/>
          <w:color w:val="585858" w:themeColor="text1"/>
          <w:sz w:val="20"/>
          <w:szCs w:val="20"/>
          <w:lang w:val="en-US"/>
        </w:rPr>
      </w:pPr>
      <w:r w:rsidRPr="1BFA80A5">
        <w:rPr>
          <w:rFonts w:ascii="Calibri" w:eastAsia="Calibri" w:hAnsi="Calibri" w:cs="Calibri"/>
          <w:color w:val="585858" w:themeColor="text1"/>
          <w:sz w:val="20"/>
          <w:szCs w:val="20"/>
          <w:lang w:val="en-US"/>
        </w:rPr>
        <w:t>The risk level is calculated based upon how these questions are answered and can be used to determine whether a user will be prompted for an additional authentication factor or whether they will even be allowed to log in. Thus, another term used to describe this type of authentication is risk-based authentication.</w:t>
      </w:r>
    </w:p>
    <w:p w14:paraId="7F306C35" w14:textId="77777777" w:rsidR="00113BE3" w:rsidRPr="00113BE3" w:rsidRDefault="00113BE3" w:rsidP="00113BE3">
      <w:pPr>
        <w:rPr>
          <w:rFonts w:ascii="Calibri" w:eastAsia="Calibri" w:hAnsi="Calibri" w:cs="Calibri"/>
          <w:color w:val="585858" w:themeColor="text1"/>
          <w:sz w:val="20"/>
          <w:szCs w:val="20"/>
          <w:lang w:val="en-US"/>
        </w:rPr>
      </w:pPr>
    </w:p>
    <w:p w14:paraId="62CBE1A5" w14:textId="77777777" w:rsidR="00621B66" w:rsidRDefault="00621B66" w:rsidP="00621B66">
      <w:pPr>
        <w:rPr>
          <w:rFonts w:ascii="Calibri" w:eastAsia="Calibri" w:hAnsi="Calibri" w:cs="Calibri"/>
          <w:color w:val="585858" w:themeColor="text1"/>
          <w:sz w:val="20"/>
          <w:szCs w:val="20"/>
        </w:rPr>
      </w:pPr>
      <w:r w:rsidRPr="1BFA80A5">
        <w:rPr>
          <w:rFonts w:ascii="Calibri" w:eastAsia="Calibri" w:hAnsi="Calibri" w:cs="Calibri"/>
          <w:color w:val="585858" w:themeColor="text1"/>
          <w:sz w:val="20"/>
          <w:szCs w:val="20"/>
        </w:rPr>
        <w:t xml:space="preserve">Standard signals that Conditional Access can look at when making a policy decision include the following signals: </w:t>
      </w:r>
    </w:p>
    <w:p w14:paraId="3EC15A99" w14:textId="77777777" w:rsidR="003C7ECC" w:rsidRDefault="003C7ECC" w:rsidP="00621B66"/>
    <w:p w14:paraId="429C5AD2" w14:textId="77777777" w:rsidR="00621B66" w:rsidRDefault="00621B66" w:rsidP="00730B2F">
      <w:pPr>
        <w:pStyle w:val="BodyText"/>
        <w:numPr>
          <w:ilvl w:val="0"/>
          <w:numId w:val="4"/>
        </w:numPr>
        <w:spacing w:after="120"/>
        <w:ind w:hanging="357"/>
        <w:rPr>
          <w:rFonts w:eastAsiaTheme="minorEastAsia"/>
          <w:szCs w:val="20"/>
        </w:rPr>
      </w:pPr>
      <w:r w:rsidRPr="1BFA80A5">
        <w:t>User or group membership</w:t>
      </w:r>
    </w:p>
    <w:p w14:paraId="03550901" w14:textId="77777777" w:rsidR="00621B66" w:rsidRDefault="00621B66" w:rsidP="00730B2F">
      <w:pPr>
        <w:pStyle w:val="BodyText"/>
        <w:numPr>
          <w:ilvl w:val="1"/>
          <w:numId w:val="4"/>
        </w:numPr>
        <w:spacing w:after="120"/>
        <w:ind w:hanging="357"/>
        <w:rPr>
          <w:szCs w:val="20"/>
        </w:rPr>
      </w:pPr>
      <w:r w:rsidRPr="1BFA80A5">
        <w:t xml:space="preserve">Policies can be targeted to specific users and groups, giving administrators fine-grained control over access. </w:t>
      </w:r>
    </w:p>
    <w:p w14:paraId="70470F40" w14:textId="77777777" w:rsidR="00621B66" w:rsidRDefault="00621B66" w:rsidP="00730B2F">
      <w:pPr>
        <w:pStyle w:val="BodyText"/>
        <w:numPr>
          <w:ilvl w:val="0"/>
          <w:numId w:val="4"/>
        </w:numPr>
        <w:spacing w:after="120"/>
        <w:ind w:hanging="357"/>
        <w:rPr>
          <w:rFonts w:eastAsiaTheme="minorEastAsia"/>
          <w:szCs w:val="20"/>
        </w:rPr>
      </w:pPr>
      <w:r w:rsidRPr="1BFA80A5">
        <w:t>IP Location information</w:t>
      </w:r>
    </w:p>
    <w:p w14:paraId="71210AAD" w14:textId="77777777" w:rsidR="00621B66" w:rsidRDefault="00621B66" w:rsidP="00730B2F">
      <w:pPr>
        <w:pStyle w:val="BodyText"/>
        <w:numPr>
          <w:ilvl w:val="1"/>
          <w:numId w:val="4"/>
        </w:numPr>
        <w:spacing w:after="120"/>
        <w:ind w:hanging="357"/>
        <w:rPr>
          <w:szCs w:val="20"/>
        </w:rPr>
      </w:pPr>
      <w:r w:rsidRPr="1BFA80A5">
        <w:t>Organisations can create trusted IP address ranges that can be used when making policy decisions.</w:t>
      </w:r>
    </w:p>
    <w:p w14:paraId="1BA38C81" w14:textId="77777777" w:rsidR="00621B66" w:rsidRDefault="00621B66" w:rsidP="00730B2F">
      <w:pPr>
        <w:pStyle w:val="BodyText"/>
        <w:numPr>
          <w:ilvl w:val="1"/>
          <w:numId w:val="4"/>
        </w:numPr>
        <w:spacing w:after="120"/>
        <w:ind w:hanging="357"/>
        <w:rPr>
          <w:szCs w:val="20"/>
        </w:rPr>
      </w:pPr>
      <w:r w:rsidRPr="1BFA80A5">
        <w:t xml:space="preserve">Administrators can specify entire countries/regions IP ranges to block or allow traffic from. </w:t>
      </w:r>
    </w:p>
    <w:p w14:paraId="6C51FBDD" w14:textId="77777777" w:rsidR="00621B66" w:rsidRDefault="00621B66" w:rsidP="00730B2F">
      <w:pPr>
        <w:pStyle w:val="BodyText"/>
        <w:numPr>
          <w:ilvl w:val="0"/>
          <w:numId w:val="4"/>
        </w:numPr>
        <w:spacing w:after="120"/>
        <w:ind w:hanging="357"/>
        <w:rPr>
          <w:rFonts w:eastAsiaTheme="minorEastAsia"/>
          <w:szCs w:val="20"/>
        </w:rPr>
      </w:pPr>
      <w:r w:rsidRPr="1BFA80A5">
        <w:t xml:space="preserve">Device </w:t>
      </w:r>
    </w:p>
    <w:p w14:paraId="203846AC" w14:textId="77777777" w:rsidR="00621B66" w:rsidRDefault="00621B66" w:rsidP="00730B2F">
      <w:pPr>
        <w:pStyle w:val="BodyText"/>
        <w:numPr>
          <w:ilvl w:val="1"/>
          <w:numId w:val="4"/>
        </w:numPr>
        <w:spacing w:after="120"/>
        <w:ind w:hanging="357"/>
        <w:rPr>
          <w:szCs w:val="20"/>
        </w:rPr>
      </w:pPr>
      <w:r w:rsidRPr="1BFA80A5">
        <w:t xml:space="preserve">Users with devices of specific platforms or marked with a specific state can be used when enforcing Conditional Access policies. </w:t>
      </w:r>
    </w:p>
    <w:p w14:paraId="29FBF1DA" w14:textId="77777777" w:rsidR="00621B66" w:rsidRDefault="00621B66" w:rsidP="00730B2F">
      <w:pPr>
        <w:pStyle w:val="BodyText"/>
        <w:numPr>
          <w:ilvl w:val="0"/>
          <w:numId w:val="4"/>
        </w:numPr>
        <w:spacing w:after="120"/>
        <w:ind w:hanging="357"/>
        <w:rPr>
          <w:rFonts w:eastAsiaTheme="minorEastAsia"/>
          <w:szCs w:val="20"/>
        </w:rPr>
      </w:pPr>
      <w:r w:rsidRPr="1BFA80A5">
        <w:t xml:space="preserve">Application </w:t>
      </w:r>
    </w:p>
    <w:p w14:paraId="417A08F8" w14:textId="77777777" w:rsidR="00621B66" w:rsidRDefault="00621B66" w:rsidP="00730B2F">
      <w:pPr>
        <w:pStyle w:val="BodyText"/>
        <w:numPr>
          <w:ilvl w:val="1"/>
          <w:numId w:val="4"/>
        </w:numPr>
        <w:spacing w:after="120"/>
        <w:ind w:hanging="357"/>
        <w:rPr>
          <w:szCs w:val="20"/>
        </w:rPr>
      </w:pPr>
      <w:r w:rsidRPr="1BFA80A5">
        <w:t xml:space="preserve">Users attempting to access specific applications can trigger different Conditional Access policies. </w:t>
      </w:r>
    </w:p>
    <w:p w14:paraId="01B6E498" w14:textId="77777777" w:rsidR="00621B66" w:rsidRDefault="00621B66" w:rsidP="00730B2F">
      <w:pPr>
        <w:pStyle w:val="BodyText"/>
        <w:numPr>
          <w:ilvl w:val="0"/>
          <w:numId w:val="4"/>
        </w:numPr>
        <w:spacing w:after="120"/>
        <w:ind w:hanging="357"/>
        <w:rPr>
          <w:rFonts w:eastAsiaTheme="minorEastAsia"/>
          <w:szCs w:val="20"/>
        </w:rPr>
      </w:pPr>
      <w:r w:rsidRPr="1BFA80A5">
        <w:t xml:space="preserve">Real-time and calculated risk detection </w:t>
      </w:r>
    </w:p>
    <w:p w14:paraId="0716C271" w14:textId="1FC9EB2B" w:rsidR="0028709F" w:rsidRPr="00DE5856" w:rsidRDefault="00621B66" w:rsidP="00DE5856">
      <w:pPr>
        <w:pStyle w:val="BodyText"/>
        <w:spacing w:after="120"/>
      </w:pPr>
      <w:r w:rsidRPr="1BFA80A5">
        <w:lastRenderedPageBreak/>
        <w:t>Signals integration allows Conditional Access policies to identify risky sign-in behaviour. Policies can then force users to perform password changes or multi-factor authentication</w:t>
      </w:r>
    </w:p>
    <w:p w14:paraId="3CBB7533" w14:textId="27D2BC31" w:rsidR="0042270F" w:rsidRPr="00DE5856" w:rsidRDefault="60489854" w:rsidP="00DE5856">
      <w:pPr>
        <w:pStyle w:val="BodyText"/>
        <w:rPr>
          <w:rFonts w:eastAsiaTheme="minorEastAsia"/>
          <w:szCs w:val="20"/>
        </w:rPr>
      </w:pPr>
      <w:r w:rsidRPr="1BFA80A5">
        <w:t xml:space="preserve"> </w:t>
      </w:r>
    </w:p>
    <w:p w14:paraId="495AEC89" w14:textId="47F823C6" w:rsidR="0028709F" w:rsidRDefault="003C3BB0" w:rsidP="0028709F">
      <w:pPr>
        <w:pStyle w:val="Heading3Numbered"/>
      </w:pPr>
      <w:bookmarkStart w:id="72" w:name="_Toc97215530"/>
      <w:r>
        <w:t>Wireless Security</w:t>
      </w:r>
      <w:bookmarkEnd w:id="72"/>
    </w:p>
    <w:p w14:paraId="26B885BE" w14:textId="62FE16B8" w:rsidR="22969AB5" w:rsidRDefault="22969AB5" w:rsidP="22969AB5">
      <w:pPr>
        <w:pStyle w:val="BodyTextIndent2"/>
        <w:rPr>
          <w:szCs w:val="20"/>
        </w:rPr>
      </w:pPr>
    </w:p>
    <w:p w14:paraId="47200D98" w14:textId="47F823C6" w:rsidR="4FDF017A" w:rsidRDefault="4FDF017A" w:rsidP="22969AB5">
      <w:pPr>
        <w:pStyle w:val="Heading4Numbered"/>
        <w:rPr>
          <w:rFonts w:ascii="Trebuchet MS" w:hAnsi="Trebuchet MS"/>
          <w:szCs w:val="24"/>
        </w:rPr>
      </w:pPr>
      <w:bookmarkStart w:id="73" w:name="_Toc97215531"/>
      <w:r w:rsidRPr="420150AD">
        <w:rPr>
          <w:rFonts w:ascii="Trebuchet MS" w:hAnsi="Trebuchet MS"/>
          <w:szCs w:val="24"/>
        </w:rPr>
        <w:t>CIS v7 Sections</w:t>
      </w:r>
      <w:bookmarkEnd w:id="73"/>
    </w:p>
    <w:p w14:paraId="76C5D6D1" w14:textId="77777777" w:rsidR="00E342A8" w:rsidRPr="00E342A8" w:rsidRDefault="00E342A8" w:rsidP="00E342A8">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00A0FBB1"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318518B9" w14:textId="77777777" w:rsidR="00E342A8" w:rsidRPr="002763A8" w:rsidRDefault="00E342A8" w:rsidP="00F83D3A">
            <w:pPr>
              <w:pStyle w:val="BodyText"/>
              <w:rPr>
                <w:color w:val="FFFFFF" w:themeColor="background1"/>
              </w:rPr>
            </w:pPr>
            <w:r w:rsidRPr="002763A8">
              <w:rPr>
                <w:color w:val="FFFFFF" w:themeColor="background1"/>
              </w:rPr>
              <w:t>CIS Control</w:t>
            </w:r>
          </w:p>
        </w:tc>
        <w:tc>
          <w:tcPr>
            <w:tcW w:w="2837" w:type="dxa"/>
          </w:tcPr>
          <w:p w14:paraId="5A124D84"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0B34B8C4"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4136ADBA"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3AE46987" w14:textId="38FBF9F9" w:rsidR="00E342A8" w:rsidRPr="00E7186A" w:rsidRDefault="006A183B" w:rsidP="00F83D3A">
            <w:pPr>
              <w:pStyle w:val="BodyText"/>
            </w:pPr>
            <w:r>
              <w:t>15</w:t>
            </w:r>
          </w:p>
        </w:tc>
        <w:tc>
          <w:tcPr>
            <w:tcW w:w="2837" w:type="dxa"/>
          </w:tcPr>
          <w:p w14:paraId="67B12AAC" w14:textId="459180ED" w:rsidR="00E342A8" w:rsidRPr="00E7186A" w:rsidRDefault="00C85280"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C85280">
              <w:rPr>
                <w:b/>
                <w:bCs/>
              </w:rPr>
              <w:t>Wireless Access Control</w:t>
            </w:r>
          </w:p>
        </w:tc>
        <w:tc>
          <w:tcPr>
            <w:tcW w:w="4656" w:type="dxa"/>
          </w:tcPr>
          <w:p w14:paraId="12BEEA7E" w14:textId="42E3AA78" w:rsidR="00E342A8" w:rsidRPr="00E7186A" w:rsidRDefault="00C85280" w:rsidP="00F83D3A">
            <w:pPr>
              <w:pStyle w:val="BodyText"/>
              <w:cnfStyle w:val="000000100000" w:firstRow="0" w:lastRow="0" w:firstColumn="0" w:lastColumn="0" w:oddVBand="0" w:evenVBand="0" w:oddHBand="1" w:evenHBand="0" w:firstRowFirstColumn="0" w:firstRowLastColumn="0" w:lastRowFirstColumn="0" w:lastRowLastColumn="0"/>
            </w:pPr>
            <w:r w:rsidRPr="00C85280">
              <w:t>The processes and tools used to track/control/prevent/correct the security use of wireless local area networks (WLANs), access points, and wireless client systems.</w:t>
            </w:r>
          </w:p>
        </w:tc>
      </w:tr>
    </w:tbl>
    <w:p w14:paraId="1C2919CA" w14:textId="77777777" w:rsidR="00835C24" w:rsidRDefault="00835C24" w:rsidP="00EE151E">
      <w:pPr>
        <w:pStyle w:val="BodyTextIndent2"/>
        <w:ind w:left="0"/>
        <w:rPr>
          <w:szCs w:val="20"/>
        </w:rPr>
      </w:pPr>
    </w:p>
    <w:p w14:paraId="326105BC" w14:textId="77777777" w:rsidR="00623BF7" w:rsidRDefault="001F519C" w:rsidP="00623BF7">
      <w:pPr>
        <w:pStyle w:val="Heading4Numbered"/>
        <w:rPr>
          <w:rFonts w:ascii="Trebuchet MS" w:hAnsi="Trebuchet MS"/>
          <w:szCs w:val="24"/>
        </w:rPr>
      </w:pPr>
      <w:bookmarkStart w:id="74" w:name="_Toc97215532"/>
      <w:r>
        <w:rPr>
          <w:rFonts w:ascii="Trebuchet MS" w:hAnsi="Trebuchet MS"/>
          <w:szCs w:val="24"/>
        </w:rPr>
        <w:t>Wireless Security Overvie</w:t>
      </w:r>
      <w:r w:rsidR="00623BF7">
        <w:rPr>
          <w:rFonts w:ascii="Trebuchet MS" w:hAnsi="Trebuchet MS"/>
          <w:szCs w:val="24"/>
        </w:rPr>
        <w:t>w</w:t>
      </w:r>
      <w:bookmarkEnd w:id="74"/>
    </w:p>
    <w:p w14:paraId="27F5E2D5" w14:textId="77777777" w:rsidR="00270AF2" w:rsidRDefault="00270AF2" w:rsidP="00270AF2">
      <w:pPr>
        <w:pStyle w:val="BodyTextIndent3"/>
      </w:pPr>
    </w:p>
    <w:p w14:paraId="266FC225" w14:textId="35F23055" w:rsidR="00270AF2" w:rsidRPr="00AB606C" w:rsidRDefault="00270AF2" w:rsidP="00270AF2">
      <w:pPr>
        <w:pStyle w:val="Heading5"/>
        <w:rPr>
          <w:rFonts w:asciiTheme="majorHAnsi" w:hAnsiTheme="majorHAnsi"/>
        </w:rPr>
      </w:pPr>
      <w:r w:rsidRPr="00AB606C">
        <w:rPr>
          <w:rFonts w:asciiTheme="majorHAnsi" w:hAnsiTheme="majorHAnsi"/>
        </w:rPr>
        <w:t>Authentication</w:t>
      </w:r>
      <w:r w:rsidR="00976DD6" w:rsidRPr="00AB606C">
        <w:rPr>
          <w:rFonts w:asciiTheme="majorHAnsi" w:hAnsiTheme="majorHAnsi"/>
        </w:rPr>
        <w:t xml:space="preserve"> and Encryption</w:t>
      </w:r>
    </w:p>
    <w:p w14:paraId="1A2A2D4E" w14:textId="7C38B838" w:rsidR="00623BF7" w:rsidRDefault="00270AF2" w:rsidP="00623BF7">
      <w:pPr>
        <w:pStyle w:val="BodyText"/>
      </w:pPr>
      <w:r w:rsidRPr="00976DD6">
        <w:t xml:space="preserve">Authentication for </w:t>
      </w:r>
      <w:r w:rsidR="00324BB5" w:rsidRPr="00976DD6">
        <w:t>a wireless LAN should use WPA</w:t>
      </w:r>
      <w:r w:rsidR="00976DD6" w:rsidRPr="00976DD6">
        <w:t xml:space="preserve">2. The IEEE 802.11i standard was defined and implemented; the IEEE 802.11i standard is also referred to as WPA2. WPA2 replaced TKIP with Counter Mode with Cipher Block Chaining Message Authentication Code Protocol (CCMP) which is based on Advanced Encryption Standard (AES); it is common for the WPA2 encryption method to be referred to as AES. </w:t>
      </w:r>
    </w:p>
    <w:p w14:paraId="027413FF" w14:textId="77777777" w:rsidR="000F6218" w:rsidRPr="000F6218" w:rsidRDefault="000F6218" w:rsidP="000F6218">
      <w:pPr>
        <w:pStyle w:val="BodyText"/>
      </w:pPr>
      <w:r w:rsidRPr="000F6218">
        <w:t>There are three main methods of authentication that are used on today's wireless LANs:</w:t>
      </w:r>
    </w:p>
    <w:p w14:paraId="070E1E4D" w14:textId="6C65C9AD" w:rsidR="000F6218" w:rsidRDefault="000F6218" w:rsidP="00730B2F">
      <w:pPr>
        <w:pStyle w:val="BodyText"/>
        <w:numPr>
          <w:ilvl w:val="0"/>
          <w:numId w:val="33"/>
        </w:numPr>
      </w:pPr>
      <w:r w:rsidRPr="000F6218">
        <w:rPr>
          <w:b/>
          <w:bCs/>
        </w:rPr>
        <w:t>Open authentication:</w:t>
      </w:r>
      <w:r>
        <w:t xml:space="preserve"> </w:t>
      </w:r>
      <w:r w:rsidRPr="000F6218">
        <w:t xml:space="preserve">The open authentication method is the simplest of the methods used and only requires that the end device be aware of the Service-Set Identifier (SSID) used on the network, </w:t>
      </w:r>
      <w:r w:rsidR="00AC3094" w:rsidRPr="000F6218">
        <w:t>if</w:t>
      </w:r>
      <w:r w:rsidRPr="000F6218">
        <w:t xml:space="preserve"> the SSID is known then the device will be allowed onto the network. The problem with this method is that the SSID is typically broadcast and if it is not, it can be easy to figure out with passive capturing techniques.</w:t>
      </w:r>
    </w:p>
    <w:p w14:paraId="58E606A8" w14:textId="24CF1AEE" w:rsidR="000F6218" w:rsidRPr="000F6218" w:rsidRDefault="000F6218" w:rsidP="00730B2F">
      <w:pPr>
        <w:pStyle w:val="BodyText"/>
        <w:numPr>
          <w:ilvl w:val="0"/>
          <w:numId w:val="33"/>
        </w:numPr>
      </w:pPr>
      <w:r w:rsidRPr="000F6218">
        <w:rPr>
          <w:b/>
          <w:bCs/>
        </w:rPr>
        <w:t>Shared authentication:</w:t>
      </w:r>
      <w:r w:rsidRPr="000F6218">
        <w:t xml:space="preserve"> The shared authentication method is commonly used on individual and small business wireless LAN implementations; this method uses a shared key (Pre-Shared Key – PSK) that is given to both sides of the connection; if they match then the device is allowed onto the network.</w:t>
      </w:r>
    </w:p>
    <w:p w14:paraId="02BF0216" w14:textId="71CF7AE6" w:rsidR="00BD7831" w:rsidRDefault="000F6218" w:rsidP="00730B2F">
      <w:pPr>
        <w:pStyle w:val="BodyText"/>
        <w:numPr>
          <w:ilvl w:val="0"/>
          <w:numId w:val="33"/>
        </w:numPr>
      </w:pPr>
      <w:r w:rsidRPr="00231598">
        <w:rPr>
          <w:b/>
          <w:bCs/>
        </w:rPr>
        <w:t>EAP (Extensible Authentication Protocol) authentication</w:t>
      </w:r>
      <w:r w:rsidR="00231598" w:rsidRPr="00231598">
        <w:rPr>
          <w:b/>
          <w:bCs/>
        </w:rPr>
        <w:t>:</w:t>
      </w:r>
      <w:r w:rsidR="00231598" w:rsidRPr="00231598">
        <w:t xml:space="preserve"> The third method uses the Extensible Authentication Protocol (EAP) and is the most common method used by enterprises. The EAP method utilizes an authentication server that is queried for authentication using a variety of credential options.</w:t>
      </w:r>
    </w:p>
    <w:p w14:paraId="33FBAF05" w14:textId="77777777" w:rsidR="009B330F" w:rsidRPr="009B330F" w:rsidRDefault="009B330F" w:rsidP="009B330F">
      <w:pPr>
        <w:rPr>
          <w:lang w:eastAsia="en-US"/>
        </w:rPr>
      </w:pPr>
    </w:p>
    <w:p w14:paraId="177B82B6" w14:textId="382A6144" w:rsidR="00DF3958" w:rsidRPr="00AB606C" w:rsidRDefault="00270AF2" w:rsidP="00270AF2">
      <w:pPr>
        <w:pStyle w:val="Heading5"/>
        <w:rPr>
          <w:rFonts w:asciiTheme="majorHAnsi" w:hAnsiTheme="majorHAnsi"/>
        </w:rPr>
      </w:pPr>
      <w:r w:rsidRPr="00AB606C">
        <w:rPr>
          <w:rFonts w:asciiTheme="majorHAnsi" w:hAnsiTheme="majorHAnsi"/>
        </w:rPr>
        <w:t>Guest SSID’s</w:t>
      </w:r>
    </w:p>
    <w:p w14:paraId="07D81290" w14:textId="50693E0F" w:rsidR="00DF3958" w:rsidRDefault="009B330F" w:rsidP="009B330F">
      <w:pPr>
        <w:pStyle w:val="BodyText"/>
      </w:pPr>
      <w:r>
        <w:t>Guest SSID’s should be completely segmented for the SSID, LAN</w:t>
      </w:r>
      <w:r w:rsidR="00261044">
        <w:t xml:space="preserve">, and Internet connectivity (where possible). The Guest </w:t>
      </w:r>
      <w:r w:rsidR="00D0297F">
        <w:t>SSID’s can</w:t>
      </w:r>
      <w:r w:rsidR="00867403">
        <w:t xml:space="preserve"> use any authentication method and </w:t>
      </w:r>
      <w:r w:rsidR="00D360DF">
        <w:t>should have a captive portal to agree terms of use</w:t>
      </w:r>
      <w:r w:rsidR="0093287B">
        <w:t xml:space="preserve"> and potentially an email address</w:t>
      </w:r>
      <w:r w:rsidR="005A3035">
        <w:t xml:space="preserve"> for access.</w:t>
      </w:r>
    </w:p>
    <w:p w14:paraId="0AA3E7DF" w14:textId="7BC42565" w:rsidR="00D0297F" w:rsidRDefault="00D0297F" w:rsidP="009B330F">
      <w:pPr>
        <w:pStyle w:val="BodyText"/>
      </w:pPr>
      <w:r>
        <w:t xml:space="preserve">Logical or physical separation </w:t>
      </w:r>
      <w:r w:rsidR="005208A7">
        <w:t xml:space="preserve">should be in place for LAN at OSI layers </w:t>
      </w:r>
      <w:r w:rsidR="00F074EA">
        <w:t xml:space="preserve">either/or </w:t>
      </w:r>
      <w:r w:rsidR="005208A7">
        <w:t>1</w:t>
      </w:r>
      <w:r w:rsidR="00F074EA">
        <w:t xml:space="preserve"> (physical)</w:t>
      </w:r>
      <w:r w:rsidR="005208A7">
        <w:t>,2</w:t>
      </w:r>
      <w:r w:rsidR="00F074EA">
        <w:t xml:space="preserve"> (logical)</w:t>
      </w:r>
      <w:r w:rsidR="005208A7">
        <w:t>, and 3</w:t>
      </w:r>
      <w:r w:rsidR="00F074EA">
        <w:t xml:space="preserve"> (IP)</w:t>
      </w:r>
      <w:r w:rsidR="002A2C67">
        <w:t xml:space="preserve">. A firewall should be in place on the local network to ensure </w:t>
      </w:r>
      <w:r w:rsidR="007E381C">
        <w:t xml:space="preserve">isolation </w:t>
      </w:r>
      <w:r w:rsidR="00B518A5">
        <w:t>of traffic</w:t>
      </w:r>
      <w:r w:rsidR="00B75E7A">
        <w:t xml:space="preserve"> and an IDS/IPS.</w:t>
      </w:r>
    </w:p>
    <w:p w14:paraId="23AA6FDD" w14:textId="108E93FB" w:rsidR="00541D60" w:rsidRDefault="00541D60" w:rsidP="009B330F">
      <w:pPr>
        <w:pStyle w:val="BodyText"/>
      </w:pPr>
      <w:r>
        <w:t xml:space="preserve">Monitoring and logging of guest Wi-fi activity should be performed </w:t>
      </w:r>
      <w:r w:rsidR="005A3035">
        <w:t>to</w:t>
      </w:r>
      <w:r w:rsidR="006F424B">
        <w:t xml:space="preserve"> </w:t>
      </w:r>
      <w:r w:rsidR="0093287B">
        <w:t>respond to any incidents</w:t>
      </w:r>
      <w:r w:rsidR="005A3035">
        <w:t>. At least authentication</w:t>
      </w:r>
      <w:r w:rsidR="009C1313">
        <w:t xml:space="preserve">, IP addresses, and website sites visited </w:t>
      </w:r>
      <w:r w:rsidR="007E436A">
        <w:t>should be logged</w:t>
      </w:r>
      <w:r w:rsidR="00916C50">
        <w:t xml:space="preserve">. </w:t>
      </w:r>
    </w:p>
    <w:p w14:paraId="51B127EB" w14:textId="63EFDE07" w:rsidR="00916C50" w:rsidRDefault="00916C50" w:rsidP="009B330F">
      <w:pPr>
        <w:pStyle w:val="BodyText"/>
      </w:pPr>
      <w:r>
        <w:t xml:space="preserve">An optional secure web gateway (web proxy) </w:t>
      </w:r>
      <w:r w:rsidR="00670C13">
        <w:t>can be put in place to restrict certain sites being accessed and for additional logging.</w:t>
      </w:r>
    </w:p>
    <w:p w14:paraId="34D5779B" w14:textId="5D147C4F" w:rsidR="00D0297F" w:rsidRPr="00AB606C" w:rsidRDefault="00D0297F" w:rsidP="00D0297F">
      <w:pPr>
        <w:pStyle w:val="Heading5"/>
        <w:rPr>
          <w:rFonts w:asciiTheme="majorHAnsi" w:hAnsiTheme="majorHAnsi"/>
        </w:rPr>
      </w:pPr>
      <w:r w:rsidRPr="00AB606C">
        <w:rPr>
          <w:rFonts w:asciiTheme="majorHAnsi" w:hAnsiTheme="majorHAnsi"/>
        </w:rPr>
        <w:lastRenderedPageBreak/>
        <w:t>Corporate SSID’s</w:t>
      </w:r>
    </w:p>
    <w:p w14:paraId="37FED1D3" w14:textId="2B87201A" w:rsidR="00D0297F" w:rsidRDefault="0082225A" w:rsidP="009B330F">
      <w:pPr>
        <w:pStyle w:val="BodyText"/>
      </w:pPr>
      <w:r>
        <w:t>Corporate SSID’s should be using an EAP method to authenticate staff onto the corporate network</w:t>
      </w:r>
      <w:r w:rsidR="006F5325">
        <w:t xml:space="preserve"> using </w:t>
      </w:r>
      <w:r w:rsidR="0003626C">
        <w:t xml:space="preserve">the central directory, this is usually Active Directory. Where appropriate </w:t>
      </w:r>
      <w:r w:rsidR="00D72509">
        <w:t xml:space="preserve">logical VLAN’s should be mapped to SSID’s </w:t>
      </w:r>
      <w:r w:rsidR="00445984">
        <w:t>with a firewall to segment more sensitive areas of the business infrastructure.</w:t>
      </w:r>
    </w:p>
    <w:p w14:paraId="2E81B2F7" w14:textId="29A23C63" w:rsidR="00D0297F" w:rsidRPr="00AB606C" w:rsidRDefault="00D0297F" w:rsidP="00D0297F">
      <w:pPr>
        <w:pStyle w:val="Heading5"/>
        <w:rPr>
          <w:rFonts w:asciiTheme="majorHAnsi" w:hAnsiTheme="majorHAnsi"/>
        </w:rPr>
      </w:pPr>
      <w:r w:rsidRPr="00AB606C">
        <w:rPr>
          <w:rFonts w:asciiTheme="majorHAnsi" w:hAnsiTheme="majorHAnsi"/>
        </w:rPr>
        <w:t>Other Security Features</w:t>
      </w:r>
    </w:p>
    <w:p w14:paraId="5C7B7F58" w14:textId="145CC8ED" w:rsidR="007E4C85" w:rsidRDefault="00D234CD" w:rsidP="009B330F">
      <w:pPr>
        <w:pStyle w:val="BodyText"/>
      </w:pPr>
      <w:r>
        <w:t>Some additional security features that should be considered:</w:t>
      </w:r>
    </w:p>
    <w:p w14:paraId="5470717E" w14:textId="3CA71C99" w:rsidR="00D0297F" w:rsidRDefault="007E4C85" w:rsidP="00730B2F">
      <w:pPr>
        <w:pStyle w:val="BodyText"/>
        <w:numPr>
          <w:ilvl w:val="0"/>
          <w:numId w:val="34"/>
        </w:numPr>
        <w:spacing w:after="120"/>
        <w:ind w:left="714" w:hanging="357"/>
      </w:pPr>
      <w:r>
        <w:t>Multi-factor authentication should be considered on more secure SSID’s</w:t>
      </w:r>
      <w:r w:rsidR="00AB606C">
        <w:t>.</w:t>
      </w:r>
    </w:p>
    <w:p w14:paraId="24C182C2" w14:textId="115DD345" w:rsidR="007E4C85" w:rsidRDefault="007E4C85" w:rsidP="00730B2F">
      <w:pPr>
        <w:pStyle w:val="BodyText"/>
        <w:numPr>
          <w:ilvl w:val="0"/>
          <w:numId w:val="34"/>
        </w:numPr>
        <w:spacing w:after="120"/>
        <w:ind w:left="714" w:hanging="357"/>
      </w:pPr>
      <w:r>
        <w:t>Rogue Access Point Detection</w:t>
      </w:r>
      <w:r w:rsidR="00AB606C">
        <w:t>.</w:t>
      </w:r>
    </w:p>
    <w:p w14:paraId="3EB62077" w14:textId="03A86B4C" w:rsidR="007E4C85" w:rsidRDefault="007E4C85" w:rsidP="00730B2F">
      <w:pPr>
        <w:pStyle w:val="BodyText"/>
        <w:numPr>
          <w:ilvl w:val="0"/>
          <w:numId w:val="34"/>
        </w:numPr>
        <w:spacing w:after="120"/>
        <w:ind w:left="714" w:hanging="357"/>
      </w:pPr>
      <w:r>
        <w:t>P</w:t>
      </w:r>
      <w:r w:rsidR="00FB7D56">
        <w:t>eriodic p</w:t>
      </w:r>
      <w:r>
        <w:t xml:space="preserve">assword Rotation on </w:t>
      </w:r>
      <w:r w:rsidR="00FB7D56">
        <w:t>password only SSID’s</w:t>
      </w:r>
      <w:r w:rsidR="00AB606C">
        <w:t>.</w:t>
      </w:r>
    </w:p>
    <w:p w14:paraId="57C9D468" w14:textId="7A85F60D" w:rsidR="0042270F" w:rsidRPr="00D234CD" w:rsidRDefault="00DC2EB5" w:rsidP="00730B2F">
      <w:pPr>
        <w:pStyle w:val="BodyText"/>
        <w:numPr>
          <w:ilvl w:val="0"/>
          <w:numId w:val="34"/>
        </w:numPr>
        <w:spacing w:after="120"/>
        <w:ind w:left="714" w:hanging="357"/>
      </w:pPr>
      <w:r>
        <w:t>Disable wireless access on devices that do not need them</w:t>
      </w:r>
      <w:r w:rsidR="00AB606C">
        <w:t>.</w:t>
      </w:r>
    </w:p>
    <w:p w14:paraId="2AC881B4" w14:textId="77777777" w:rsidR="003C3BB0" w:rsidRDefault="003C3BB0" w:rsidP="003C3BB0">
      <w:pPr>
        <w:pStyle w:val="BodyTextIndent2"/>
      </w:pPr>
    </w:p>
    <w:p w14:paraId="7E095F05" w14:textId="5801D329" w:rsidR="003C3BB0" w:rsidRDefault="003C3BB0" w:rsidP="003C3BB0">
      <w:pPr>
        <w:pStyle w:val="Heading3Numbered"/>
      </w:pPr>
      <w:bookmarkStart w:id="75" w:name="_Toc97215533"/>
      <w:r>
        <w:t>Firewall</w:t>
      </w:r>
      <w:bookmarkEnd w:id="75"/>
    </w:p>
    <w:p w14:paraId="6E85BAB9" w14:textId="6A6517C0" w:rsidR="22969AB5" w:rsidRDefault="22969AB5" w:rsidP="22969AB5">
      <w:pPr>
        <w:pStyle w:val="BodyTextIndent2"/>
        <w:rPr>
          <w:szCs w:val="20"/>
        </w:rPr>
      </w:pPr>
    </w:p>
    <w:p w14:paraId="6C5E2E9F" w14:textId="302C9702" w:rsidR="04D39DC8" w:rsidRDefault="04D39DC8" w:rsidP="22969AB5">
      <w:pPr>
        <w:pStyle w:val="Heading4Numbered"/>
        <w:rPr>
          <w:rFonts w:ascii="Trebuchet MS" w:hAnsi="Trebuchet MS"/>
          <w:szCs w:val="24"/>
        </w:rPr>
      </w:pPr>
      <w:bookmarkStart w:id="76" w:name="_Toc97215534"/>
      <w:r w:rsidRPr="420150AD">
        <w:rPr>
          <w:rFonts w:ascii="Trebuchet MS" w:hAnsi="Trebuchet MS"/>
          <w:szCs w:val="24"/>
        </w:rPr>
        <w:t>CIS v7 Sections</w:t>
      </w:r>
      <w:bookmarkEnd w:id="76"/>
    </w:p>
    <w:p w14:paraId="5688D00E" w14:textId="77777777" w:rsidR="00E342A8" w:rsidRDefault="00E342A8" w:rsidP="00E342A8">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4962B686"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08F1456" w14:textId="77777777" w:rsidR="00E342A8" w:rsidRPr="002763A8" w:rsidRDefault="00E342A8" w:rsidP="00F83D3A">
            <w:pPr>
              <w:pStyle w:val="BodyText"/>
              <w:rPr>
                <w:color w:val="FFFFFF" w:themeColor="background1"/>
              </w:rPr>
            </w:pPr>
            <w:r w:rsidRPr="002763A8">
              <w:rPr>
                <w:color w:val="FFFFFF" w:themeColor="background1"/>
              </w:rPr>
              <w:t>CIS Control</w:t>
            </w:r>
          </w:p>
        </w:tc>
        <w:tc>
          <w:tcPr>
            <w:tcW w:w="2837" w:type="dxa"/>
          </w:tcPr>
          <w:p w14:paraId="0C0BCD3C"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3BCD2DCC"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6CCBF386"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6B0118E1" w14:textId="1EF0ADA4" w:rsidR="00E342A8" w:rsidRPr="00E7186A" w:rsidRDefault="00937E5E" w:rsidP="00F83D3A">
            <w:pPr>
              <w:pStyle w:val="BodyText"/>
            </w:pPr>
            <w:r>
              <w:t>9</w:t>
            </w:r>
          </w:p>
        </w:tc>
        <w:tc>
          <w:tcPr>
            <w:tcW w:w="2837" w:type="dxa"/>
          </w:tcPr>
          <w:p w14:paraId="242466A7" w14:textId="45E44EDC" w:rsidR="00E342A8" w:rsidRPr="00E7186A" w:rsidRDefault="000B0BEC"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0B0BEC">
              <w:rPr>
                <w:b/>
                <w:bCs/>
              </w:rPr>
              <w:t>Limitation and Control of Network Ports, Protocols, and Services</w:t>
            </w:r>
          </w:p>
        </w:tc>
        <w:tc>
          <w:tcPr>
            <w:tcW w:w="4656" w:type="dxa"/>
          </w:tcPr>
          <w:p w14:paraId="2382D256" w14:textId="4C513339" w:rsidR="00E342A8" w:rsidRPr="00E7186A" w:rsidRDefault="000B0BEC" w:rsidP="00F83D3A">
            <w:pPr>
              <w:pStyle w:val="BodyText"/>
              <w:cnfStyle w:val="000000100000" w:firstRow="0" w:lastRow="0" w:firstColumn="0" w:lastColumn="0" w:oddVBand="0" w:evenVBand="0" w:oddHBand="1" w:evenHBand="0" w:firstRowFirstColumn="0" w:firstRowLastColumn="0" w:lastRowFirstColumn="0" w:lastRowLastColumn="0"/>
            </w:pPr>
            <w:r w:rsidRPr="000B0BEC">
              <w:t>Manage (track/control/correct) the ongoing operational use of ports, protocols, and services on networked devices in order to minimize windows of vulnerability available to attackers.</w:t>
            </w:r>
          </w:p>
        </w:tc>
      </w:tr>
      <w:tr w:rsidR="0060663D" w14:paraId="5AAC3166"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790B2D1F" w14:textId="3078F0E2" w:rsidR="0060663D" w:rsidRDefault="0060663D" w:rsidP="00F83D3A">
            <w:pPr>
              <w:pStyle w:val="BodyText"/>
            </w:pPr>
            <w:r>
              <w:t>12</w:t>
            </w:r>
          </w:p>
        </w:tc>
        <w:tc>
          <w:tcPr>
            <w:tcW w:w="2837" w:type="dxa"/>
          </w:tcPr>
          <w:p w14:paraId="3CCF07E8" w14:textId="5481B006" w:rsidR="0060663D" w:rsidRPr="000B0BEC" w:rsidRDefault="00713A5D"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713A5D">
              <w:rPr>
                <w:b/>
                <w:bCs/>
              </w:rPr>
              <w:t>Boundary Defense</w:t>
            </w:r>
          </w:p>
        </w:tc>
        <w:tc>
          <w:tcPr>
            <w:tcW w:w="4656" w:type="dxa"/>
          </w:tcPr>
          <w:p w14:paraId="6D6F1CAE" w14:textId="2D551E10" w:rsidR="0060663D" w:rsidRPr="000B0BEC" w:rsidRDefault="00713A5D" w:rsidP="00F83D3A">
            <w:pPr>
              <w:pStyle w:val="BodyText"/>
              <w:cnfStyle w:val="000000000000" w:firstRow="0" w:lastRow="0" w:firstColumn="0" w:lastColumn="0" w:oddVBand="0" w:evenVBand="0" w:oddHBand="0" w:evenHBand="0" w:firstRowFirstColumn="0" w:firstRowLastColumn="0" w:lastRowFirstColumn="0" w:lastRowLastColumn="0"/>
            </w:pPr>
            <w:r w:rsidRPr="00713A5D">
              <w:t>Detect/prevent/correct the flow of information transferring networks of different trust levels with a focus on security-damaging data.</w:t>
            </w:r>
          </w:p>
        </w:tc>
      </w:tr>
    </w:tbl>
    <w:p w14:paraId="36AB785E" w14:textId="77777777" w:rsidR="00E342A8" w:rsidRPr="00E342A8" w:rsidRDefault="00E342A8" w:rsidP="00E342A8">
      <w:pPr>
        <w:pStyle w:val="BodyTextIndent3"/>
      </w:pPr>
    </w:p>
    <w:p w14:paraId="6D519F22" w14:textId="47F823C6" w:rsidR="22969AB5" w:rsidRDefault="22969AB5" w:rsidP="22969AB5">
      <w:pPr>
        <w:pStyle w:val="BodyTextIndent2"/>
        <w:rPr>
          <w:szCs w:val="20"/>
        </w:rPr>
      </w:pPr>
    </w:p>
    <w:p w14:paraId="79EA0071" w14:textId="4A77E96F" w:rsidR="000D6E1D" w:rsidRDefault="000D6E1D" w:rsidP="000D6E1D">
      <w:pPr>
        <w:pStyle w:val="Heading4Numbered"/>
      </w:pPr>
      <w:bookmarkStart w:id="77" w:name="_Toc97215535"/>
      <w:r>
        <w:t>Firewall Capabilities</w:t>
      </w:r>
      <w:bookmarkEnd w:id="77"/>
    </w:p>
    <w:p w14:paraId="19992B87" w14:textId="77777777" w:rsidR="00AB606C" w:rsidRPr="00AB606C" w:rsidRDefault="00AB606C" w:rsidP="00AB606C">
      <w:pPr>
        <w:pStyle w:val="BodyTextIndent3"/>
        <w:ind w:left="0"/>
      </w:pPr>
    </w:p>
    <w:p w14:paraId="3C01A4C3" w14:textId="77777777" w:rsidR="000D6E1D" w:rsidRDefault="000D6E1D" w:rsidP="000D6E1D">
      <w:pPr>
        <w:pStyle w:val="BodyTextIndent"/>
        <w:ind w:left="0"/>
      </w:pPr>
      <w:r w:rsidRPr="4848A308">
        <w:t xml:space="preserve">To defend against a rapidly expanding threat landscape in-addition to providing a future proofed environment, organisations seeking to acquire a NGFW should seek a solution that supports nine critical Network Firewall Capabilities. However please note from section 3.0. and throughout, subject to objectives set by TGM we will only focus on six of these capabilities. </w:t>
      </w:r>
    </w:p>
    <w:p w14:paraId="00321384" w14:textId="1CABD50C" w:rsidR="000D6E1D" w:rsidRPr="00AB606C" w:rsidRDefault="000D6E1D" w:rsidP="000D6E1D">
      <w:pPr>
        <w:pStyle w:val="Heading5"/>
        <w:rPr>
          <w:rFonts w:asciiTheme="majorHAnsi" w:hAnsiTheme="majorHAnsi"/>
        </w:rPr>
      </w:pPr>
      <w:r w:rsidRPr="00AB606C">
        <w:rPr>
          <w:rFonts w:asciiTheme="majorHAnsi" w:hAnsiTheme="majorHAnsi"/>
        </w:rPr>
        <w:t>Security Management</w:t>
      </w:r>
    </w:p>
    <w:p w14:paraId="64A4D379" w14:textId="302D18F9" w:rsidR="000D6E1D" w:rsidRDefault="000D6E1D" w:rsidP="000D6E1D">
      <w:pPr>
        <w:pStyle w:val="BodyTextIndent"/>
        <w:ind w:left="0"/>
        <w:rPr>
          <w:rFonts w:eastAsiaTheme="minorEastAsia"/>
        </w:rPr>
      </w:pPr>
      <w:r w:rsidRPr="4848A308">
        <w:rPr>
          <w:rFonts w:eastAsiaTheme="minorEastAsia"/>
        </w:rPr>
        <w:t xml:space="preserve">Effective architectures still lack robustness without the presents of full visibility. A centralised management console presenting data from multiple sources via a unified display, with the ability to effectively fulfil compliance and auditory controls </w:t>
      </w:r>
      <w:r>
        <w:rPr>
          <w:rFonts w:eastAsiaTheme="minorEastAsia"/>
        </w:rPr>
        <w:t>is a must</w:t>
      </w:r>
      <w:r w:rsidRPr="4848A308">
        <w:rPr>
          <w:rFonts w:eastAsiaTheme="minorEastAsia"/>
        </w:rPr>
        <w:t>. The purpose of a unified display is to present operational data in a way that's easier to read and interpret. Ease of use, an efficient UI reduces the man-hours required to complete operation</w:t>
      </w:r>
      <w:r>
        <w:rPr>
          <w:rFonts w:eastAsiaTheme="minorEastAsia"/>
        </w:rPr>
        <w:t xml:space="preserve">al tasks, </w:t>
      </w:r>
      <w:r w:rsidRPr="4848A308">
        <w:rPr>
          <w:rFonts w:eastAsiaTheme="minorEastAsia"/>
        </w:rPr>
        <w:t xml:space="preserve">Threat detection </w:t>
      </w:r>
      <w:r>
        <w:rPr>
          <w:rFonts w:eastAsiaTheme="minorEastAsia"/>
        </w:rPr>
        <w:t xml:space="preserve">with </w:t>
      </w:r>
      <w:r w:rsidRPr="4848A308">
        <w:rPr>
          <w:rFonts w:eastAsiaTheme="minorEastAsia"/>
        </w:rPr>
        <w:t xml:space="preserve">incident response life-cycle management </w:t>
      </w:r>
      <w:r>
        <w:rPr>
          <w:rFonts w:eastAsiaTheme="minorEastAsia"/>
        </w:rPr>
        <w:t>leveraging</w:t>
      </w:r>
      <w:r w:rsidRPr="4848A308">
        <w:rPr>
          <w:rFonts w:eastAsiaTheme="minorEastAsia"/>
        </w:rPr>
        <w:t xml:space="preserve"> </w:t>
      </w:r>
      <w:r>
        <w:rPr>
          <w:rFonts w:eastAsiaTheme="minorEastAsia"/>
        </w:rPr>
        <w:t>automation</w:t>
      </w:r>
      <w:r w:rsidRPr="4848A308">
        <w:rPr>
          <w:rFonts w:eastAsiaTheme="minorEastAsia"/>
        </w:rPr>
        <w:t xml:space="preserve"> and orchestration</w:t>
      </w:r>
      <w:r>
        <w:rPr>
          <w:rFonts w:eastAsiaTheme="minorEastAsia"/>
        </w:rPr>
        <w:t xml:space="preserve"> also saves on operational overheads and speeds up remediation</w:t>
      </w:r>
      <w:r w:rsidRPr="4848A308">
        <w:rPr>
          <w:rFonts w:eastAsiaTheme="minorEastAsia"/>
        </w:rPr>
        <w:t xml:space="preserve">. </w:t>
      </w:r>
      <w:r>
        <w:rPr>
          <w:rFonts w:eastAsiaTheme="minorEastAsia"/>
        </w:rPr>
        <w:t>I</w:t>
      </w:r>
      <w:r w:rsidRPr="4848A308">
        <w:rPr>
          <w:rFonts w:eastAsiaTheme="minorEastAsia"/>
        </w:rPr>
        <w:t>nteroperability with third-party IT and security solutions</w:t>
      </w:r>
      <w:r>
        <w:rPr>
          <w:rFonts w:eastAsiaTheme="minorEastAsia"/>
        </w:rPr>
        <w:t xml:space="preserve"> whether in a </w:t>
      </w:r>
      <w:r w:rsidRPr="4848A308">
        <w:rPr>
          <w:rFonts w:eastAsiaTheme="minorEastAsia"/>
        </w:rPr>
        <w:t>data centre</w:t>
      </w:r>
      <w:r>
        <w:rPr>
          <w:rFonts w:eastAsiaTheme="minorEastAsia"/>
        </w:rPr>
        <w:t xml:space="preserve">, </w:t>
      </w:r>
      <w:r w:rsidRPr="4848A308">
        <w:rPr>
          <w:rFonts w:eastAsiaTheme="minorEastAsia"/>
        </w:rPr>
        <w:t>virtualiz</w:t>
      </w:r>
      <w:r>
        <w:rPr>
          <w:rFonts w:eastAsiaTheme="minorEastAsia"/>
        </w:rPr>
        <w:t>ed environment</w:t>
      </w:r>
      <w:r w:rsidRPr="4848A308">
        <w:rPr>
          <w:rFonts w:eastAsiaTheme="minorEastAsia"/>
        </w:rPr>
        <w:t xml:space="preserve">, </w:t>
      </w:r>
      <w:r>
        <w:rPr>
          <w:rFonts w:eastAsiaTheme="minorEastAsia"/>
        </w:rPr>
        <w:t>C</w:t>
      </w:r>
      <w:r w:rsidRPr="4848A308">
        <w:rPr>
          <w:rFonts w:eastAsiaTheme="minorEastAsia"/>
        </w:rPr>
        <w:t xml:space="preserve">loud </w:t>
      </w:r>
      <w:r>
        <w:rPr>
          <w:rFonts w:eastAsiaTheme="minorEastAsia"/>
        </w:rPr>
        <w:t>should be centrally controlled with co</w:t>
      </w:r>
      <w:r w:rsidRPr="4848A308">
        <w:rPr>
          <w:rFonts w:eastAsiaTheme="minorEastAsia"/>
        </w:rPr>
        <w:t>nsistent polic</w:t>
      </w:r>
      <w:r>
        <w:rPr>
          <w:rFonts w:eastAsiaTheme="minorEastAsia"/>
        </w:rPr>
        <w:t>ies</w:t>
      </w:r>
      <w:r w:rsidRPr="4848A308">
        <w:rPr>
          <w:rFonts w:eastAsiaTheme="minorEastAsia"/>
        </w:rPr>
        <w:t xml:space="preserve"> across the </w:t>
      </w:r>
      <w:r>
        <w:rPr>
          <w:rFonts w:eastAsiaTheme="minorEastAsia"/>
        </w:rPr>
        <w:t xml:space="preserve">entire </w:t>
      </w:r>
      <w:r w:rsidRPr="4848A308">
        <w:rPr>
          <w:rFonts w:eastAsiaTheme="minorEastAsia"/>
        </w:rPr>
        <w:t>security infrastructure (including but not limited to the firewalls).</w:t>
      </w:r>
    </w:p>
    <w:p w14:paraId="2251A50C" w14:textId="2A27ECFF" w:rsidR="000D6E1D" w:rsidRPr="00AB606C" w:rsidRDefault="000D6E1D" w:rsidP="001324C3">
      <w:pPr>
        <w:pStyle w:val="Heading5"/>
        <w:rPr>
          <w:rFonts w:asciiTheme="majorHAnsi" w:hAnsiTheme="majorHAnsi"/>
        </w:rPr>
      </w:pPr>
      <w:bookmarkStart w:id="78" w:name="_Toc84321658"/>
      <w:r w:rsidRPr="00AB606C">
        <w:rPr>
          <w:rFonts w:asciiTheme="majorHAnsi" w:hAnsiTheme="majorHAnsi"/>
        </w:rPr>
        <w:t>Threat Prevention</w:t>
      </w:r>
      <w:bookmarkEnd w:id="78"/>
      <w:r w:rsidRPr="00AB606C">
        <w:rPr>
          <w:rFonts w:asciiTheme="majorHAnsi" w:hAnsiTheme="majorHAnsi"/>
        </w:rPr>
        <w:t xml:space="preserve"> </w:t>
      </w:r>
    </w:p>
    <w:p w14:paraId="313579E7" w14:textId="400C3913" w:rsidR="000D6E1D" w:rsidRPr="001324C3" w:rsidRDefault="000D6E1D" w:rsidP="001324C3">
      <w:pPr>
        <w:pStyle w:val="BodyText"/>
      </w:pPr>
      <w:r w:rsidRPr="001324C3">
        <w:t xml:space="preserve">One of the most significant </w:t>
      </w:r>
      <w:r w:rsidR="001324C3" w:rsidRPr="001324C3">
        <w:t>capabilities</w:t>
      </w:r>
      <w:r w:rsidRPr="001324C3">
        <w:t xml:space="preserve"> added to enterprise firewalls has been the integration of robust threat prevention. Initially the focus was integration of IPS, but NGFW’s go far beyond that; sandboxing, anti-phishing, anti-virus and anti-bot </w:t>
      </w:r>
      <w:r w:rsidRPr="001324C3">
        <w:lastRenderedPageBreak/>
        <w:t>are all threat prevention techniques. Many vendors use cloud-based analytics and threat intelligence in conjunction with their firewalls. These cloud platforms push and receive malware indicators and threat prevention updates, today’s enterprise firewalls must integrate with third party NAC and analytics systems that dynamically push IoCs, creating a more secure and resilient ecosystem.</w:t>
      </w:r>
    </w:p>
    <w:p w14:paraId="6B9263C3" w14:textId="7ABE3904" w:rsidR="000D6E1D" w:rsidRPr="00AB606C" w:rsidRDefault="000D6E1D" w:rsidP="001324C3">
      <w:pPr>
        <w:pStyle w:val="Heading5"/>
        <w:rPr>
          <w:rFonts w:asciiTheme="majorHAnsi" w:hAnsiTheme="majorHAnsi"/>
        </w:rPr>
      </w:pPr>
      <w:bookmarkStart w:id="79" w:name="_Toc84321659"/>
      <w:r w:rsidRPr="00AB606C">
        <w:rPr>
          <w:rFonts w:asciiTheme="majorHAnsi" w:hAnsiTheme="majorHAnsi"/>
        </w:rPr>
        <w:t>Inspection and Control</w:t>
      </w:r>
      <w:bookmarkEnd w:id="79"/>
    </w:p>
    <w:p w14:paraId="6A0A2FAA" w14:textId="77777777" w:rsidR="000D6E1D" w:rsidRDefault="000D6E1D" w:rsidP="001324C3">
      <w:pPr>
        <w:pStyle w:val="BodyText"/>
      </w:pPr>
      <w:r w:rsidRPr="4848A308">
        <w:t>The need for granular inspection and control has grown immensely and could be deemed directly proportional to applications becoming more sophisticated. This in-turn has driven the evolution of traditional FW functions to NGFW (Next Generation Firewall) functionality, able to strengthen security posture by mitigating against the latest known and unknown threats whilst simplifying administrative tasks</w:t>
      </w:r>
      <w:r>
        <w:t xml:space="preserve">, </w:t>
      </w:r>
      <w:r w:rsidRPr="4848A308">
        <w:t>operational input and overheads. It is key to pick a firewall that has broad application support, deep (sub-functions within applications), intelligen</w:t>
      </w:r>
      <w:r>
        <w:t>ce</w:t>
      </w:r>
      <w:r w:rsidRPr="4848A308">
        <w:t xml:space="preserve"> (able to find </w:t>
      </w:r>
      <w:r>
        <w:t>an</w:t>
      </w:r>
      <w:r w:rsidRPr="4848A308">
        <w:t xml:space="preserve"> app even if evasion technology is used) able to dynamically apply frequent updates when applications proliferate or change.</w:t>
      </w:r>
    </w:p>
    <w:p w14:paraId="23D38877" w14:textId="174E0322" w:rsidR="000D6E1D" w:rsidRPr="00AB606C" w:rsidRDefault="000D6E1D" w:rsidP="001324C3">
      <w:pPr>
        <w:pStyle w:val="Heading5"/>
        <w:rPr>
          <w:rFonts w:asciiTheme="majorHAnsi" w:hAnsiTheme="majorHAnsi"/>
        </w:rPr>
      </w:pPr>
      <w:bookmarkStart w:id="80" w:name="_Toc84321660"/>
      <w:r w:rsidRPr="00AB606C">
        <w:rPr>
          <w:rFonts w:asciiTheme="majorHAnsi" w:hAnsiTheme="majorHAnsi"/>
        </w:rPr>
        <w:t>Identity-Based Inspection and Control</w:t>
      </w:r>
      <w:bookmarkEnd w:id="80"/>
      <w:r w:rsidRPr="00AB606C">
        <w:rPr>
          <w:rFonts w:asciiTheme="majorHAnsi" w:hAnsiTheme="majorHAnsi"/>
        </w:rPr>
        <w:t xml:space="preserve"> </w:t>
      </w:r>
    </w:p>
    <w:p w14:paraId="052712CD" w14:textId="77777777" w:rsidR="000D6E1D" w:rsidRDefault="000D6E1D" w:rsidP="000D6E1D">
      <w:pPr>
        <w:pStyle w:val="BodyTextIndent"/>
        <w:ind w:left="0"/>
      </w:pPr>
      <w:r w:rsidRPr="4848A308">
        <w:t>The traditional monolithic approach to access control with network/ protocol-based firewall rules defined on IP addresses and port numbers are less effective at protecting against modern-day threats.  There has been a shift to allow for policies shaped around identity access management, dynamic addressing, cloud architectures, and group-based policies. Enterprise Firewalls must support policies based on users or (more importantly) user groups. The most common situation is a group-based policy that leverages</w:t>
      </w:r>
      <w:r>
        <w:t xml:space="preserve"> an</w:t>
      </w:r>
      <w:r w:rsidRPr="4848A308">
        <w:t xml:space="preserve"> organization’s primary IDP / identity store, typically Active Directory group membership or AAD. Policies such as these are highly effective and reduce human input/ error by automating typical processes (user moves/add/changes) which in turn decreasing the need to manually define configuration changes.</w:t>
      </w:r>
    </w:p>
    <w:p w14:paraId="6B499D8B" w14:textId="2B886793" w:rsidR="001324C3" w:rsidRPr="00AB606C" w:rsidRDefault="000D6E1D" w:rsidP="001324C3">
      <w:pPr>
        <w:pStyle w:val="Heading5"/>
        <w:rPr>
          <w:rFonts w:asciiTheme="majorHAnsi" w:hAnsiTheme="majorHAnsi"/>
        </w:rPr>
      </w:pPr>
      <w:bookmarkStart w:id="81" w:name="_Toc84321661"/>
      <w:r w:rsidRPr="00AB606C">
        <w:rPr>
          <w:rFonts w:asciiTheme="majorHAnsi" w:hAnsiTheme="majorHAnsi"/>
        </w:rPr>
        <w:t>Cloud Support</w:t>
      </w:r>
      <w:bookmarkEnd w:id="81"/>
    </w:p>
    <w:p w14:paraId="404E603D" w14:textId="4A0B52E6" w:rsidR="000D6E1D" w:rsidRDefault="000D6E1D" w:rsidP="000D6E1D">
      <w:pPr>
        <w:pStyle w:val="BodyTextIndent"/>
        <w:ind w:left="0"/>
      </w:pPr>
      <w:r w:rsidRPr="4848A308">
        <w:t xml:space="preserve">Cloud-first / digital transformation is top priority for many organisations and is an integral means of providing the flexibility, agility and scalability needed to cope with an ever-changing landscape. A few key drivers being the shift such as moving from a CapEx model to OpEx, adoption of SaaS, IaaS and PaaS. Cloud adoption doesn't come without draw backs for example when migrating an existing workload, adoption errors are common alongside the creation of vulnerabilities due to failure to adhere to best practice and human error. The </w:t>
      </w:r>
      <w:r w:rsidR="00CF142A" w:rsidRPr="4848A308">
        <w:t>has</w:t>
      </w:r>
      <w:r w:rsidRPr="4848A308">
        <w:t xml:space="preserve"> created a need for security solutions that focus on the gaps, Firewalls must extend security to protect strategic workloads.  Both hardware and software-based options to support hybrid cloud environments should be available. The ability to automation and orchestration management is crucial, scalable performance that work in tandem with dynamic workloads accompanied with a </w:t>
      </w:r>
      <w:r w:rsidR="00CF142A" w:rsidRPr="4848A308">
        <w:t>consumption model</w:t>
      </w:r>
      <w:r w:rsidRPr="4848A308">
        <w:t xml:space="preserve"> able to facilitate a cost-effective deployment.</w:t>
      </w:r>
    </w:p>
    <w:p w14:paraId="67293FFC" w14:textId="571AC5B4" w:rsidR="001324C3" w:rsidRPr="00AB606C" w:rsidRDefault="000D6E1D" w:rsidP="001324C3">
      <w:pPr>
        <w:pStyle w:val="Heading5"/>
        <w:rPr>
          <w:rFonts w:asciiTheme="majorHAnsi" w:hAnsiTheme="majorHAnsi"/>
        </w:rPr>
      </w:pPr>
      <w:bookmarkStart w:id="82" w:name="_Toc84321662"/>
      <w:r w:rsidRPr="00AB606C">
        <w:rPr>
          <w:rFonts w:asciiTheme="majorHAnsi" w:hAnsiTheme="majorHAnsi"/>
        </w:rPr>
        <w:t>Scalable Performance with Advanced Security Functions</w:t>
      </w:r>
      <w:bookmarkEnd w:id="82"/>
      <w:r w:rsidRPr="00AB606C">
        <w:rPr>
          <w:rFonts w:asciiTheme="majorHAnsi" w:hAnsiTheme="majorHAnsi"/>
        </w:rPr>
        <w:t xml:space="preserve"> </w:t>
      </w:r>
    </w:p>
    <w:p w14:paraId="30F66E5D" w14:textId="77777777" w:rsidR="000D6E1D" w:rsidRDefault="000D6E1D" w:rsidP="000D6E1D">
      <w:pPr>
        <w:pStyle w:val="BodyTextIndent"/>
        <w:ind w:left="0"/>
      </w:pPr>
      <w:r w:rsidRPr="4848A308">
        <w:t xml:space="preserve">The wide variety of services supported by next-gen firewalls requires a significant amount of compute and memory resources, which can create performance bottlenecks and affect application availability and user experience. There are multiple approaches to dealing with this consideration, all of which have their advantages/ drawbacks. However, the key requirements associated with the ability to easily scale performance horizontally when required is a must. </w:t>
      </w:r>
    </w:p>
    <w:p w14:paraId="486CEA11" w14:textId="165D73E0" w:rsidR="001324C3" w:rsidRPr="00AB606C" w:rsidRDefault="000D6E1D" w:rsidP="001324C3">
      <w:pPr>
        <w:pStyle w:val="Heading5"/>
        <w:rPr>
          <w:rFonts w:asciiTheme="majorHAnsi" w:hAnsiTheme="majorHAnsi"/>
        </w:rPr>
      </w:pPr>
      <w:bookmarkStart w:id="83" w:name="_Toc84321663"/>
      <w:r w:rsidRPr="00AB606C">
        <w:rPr>
          <w:rFonts w:asciiTheme="majorHAnsi" w:hAnsiTheme="majorHAnsi"/>
        </w:rPr>
        <w:t>Encrypted Traffic Inspection</w:t>
      </w:r>
      <w:bookmarkEnd w:id="83"/>
    </w:p>
    <w:p w14:paraId="5C1E2033" w14:textId="187B4167" w:rsidR="000D6E1D" w:rsidRDefault="00CF142A" w:rsidP="000D6E1D">
      <w:pPr>
        <w:pStyle w:val="BodyTextIndent"/>
        <w:ind w:left="0"/>
      </w:pPr>
      <w:r w:rsidRPr="4848A308">
        <w:t>More than</w:t>
      </w:r>
      <w:r w:rsidR="000D6E1D" w:rsidRPr="4848A308">
        <w:t xml:space="preserve"> 80% of the web traffic generated </w:t>
      </w:r>
      <w:r w:rsidR="000D6E1D">
        <w:t>by the activity of an</w:t>
      </w:r>
      <w:r w:rsidR="000D6E1D" w:rsidRPr="4848A308">
        <w:t xml:space="preserve"> end-user is encrypted. Unfortunately, at the same time, malware creators </w:t>
      </w:r>
      <w:r w:rsidRPr="4848A308">
        <w:t>can</w:t>
      </w:r>
      <w:r w:rsidR="000D6E1D" w:rsidRPr="4848A308">
        <w:t xml:space="preserve"> leverage Certification Authority (CA) automation initiatives like encryption to create phishing sites trusted by browsers. As encrypted traffic and threats proliferate, firewalls must be capable of inspecting such traffic both to apply control policies and for threat prevention. It also must be sophisticated enough to support complex policies such as selective decryption so that certain traffic (e.g. employee’s on-line banking or other personal data) can be excluded from decryption to avoid regulatory or liability penalisation. </w:t>
      </w:r>
    </w:p>
    <w:p w14:paraId="0AC61F45" w14:textId="48EF6ABE" w:rsidR="000D6E1D" w:rsidRPr="00AB606C" w:rsidRDefault="000D6E1D" w:rsidP="001324C3">
      <w:pPr>
        <w:pStyle w:val="Heading5"/>
        <w:rPr>
          <w:rFonts w:asciiTheme="majorHAnsi" w:hAnsiTheme="majorHAnsi"/>
        </w:rPr>
      </w:pPr>
      <w:bookmarkStart w:id="84" w:name="_Toc84321664"/>
      <w:r w:rsidRPr="00AB606C">
        <w:rPr>
          <w:rFonts w:asciiTheme="majorHAnsi" w:hAnsiTheme="majorHAnsi"/>
        </w:rPr>
        <w:t>Autonomous Threat Prevention</w:t>
      </w:r>
      <w:bookmarkEnd w:id="84"/>
    </w:p>
    <w:p w14:paraId="6DAA4C44" w14:textId="77777777" w:rsidR="000D6E1D" w:rsidRDefault="000D6E1D" w:rsidP="000D6E1D">
      <w:pPr>
        <w:pStyle w:val="BodyTextIndent"/>
        <w:ind w:left="0"/>
      </w:pPr>
      <w:r w:rsidRPr="4848A308">
        <w:t>Threat detection and prevention technology is not restricted to a single network device but rather, it’s a system of interconnected components. In addition to network security enforcement points monitoring network traffic, there are management systems that set policy, feed updates as threats change, collect log data from the enforcement points and analysis engines to find the threats in the billions of events seen daily. Threat response times are lower when infrastructure processes are autonomous and do not need manual control.</w:t>
      </w:r>
    </w:p>
    <w:p w14:paraId="393CC15E" w14:textId="7540A295" w:rsidR="000D6E1D" w:rsidRPr="00AB606C" w:rsidRDefault="000D6E1D" w:rsidP="000D6E1D">
      <w:pPr>
        <w:pStyle w:val="Heading5"/>
        <w:rPr>
          <w:rFonts w:asciiTheme="majorHAnsi" w:hAnsiTheme="majorHAnsi"/>
        </w:rPr>
      </w:pPr>
      <w:bookmarkStart w:id="85" w:name="_Toc84321665"/>
      <w:r w:rsidRPr="00AB606C">
        <w:rPr>
          <w:rFonts w:asciiTheme="majorHAnsi" w:hAnsiTheme="majorHAnsi"/>
        </w:rPr>
        <w:lastRenderedPageBreak/>
        <w:t>Security Automation</w:t>
      </w:r>
      <w:bookmarkEnd w:id="85"/>
      <w:r w:rsidRPr="00AB606C">
        <w:rPr>
          <w:rFonts w:asciiTheme="majorHAnsi" w:hAnsiTheme="majorHAnsi"/>
        </w:rPr>
        <w:t xml:space="preserve"> </w:t>
      </w:r>
    </w:p>
    <w:p w14:paraId="6AD305F1" w14:textId="045DDF79" w:rsidR="000D6E1D" w:rsidRDefault="000D6E1D" w:rsidP="000D6E1D">
      <w:pPr>
        <w:pStyle w:val="BodyTextIndent"/>
        <w:spacing w:after="0"/>
        <w:ind w:left="0"/>
      </w:pPr>
      <w:r w:rsidRPr="4848A308">
        <w:t>Security of the network spans more than just the infrastructure and should include identity providers/ stores, communications equipment, databases, web services, network components and most recently IOT (Internet-of-Things) devices, cloud applications/ services and workloads. Security is more robust and consistent when these systems are interconnected, e.g. firewalls connect to Windows Active Directory or IAM (Identity and Access Management) systems to create a stronger and more dynamic user-based security policy. With the shift to cloud and Software-defined Networking (SDN), firewalls have become modular components that can be provisioned, configured, and included in an automated security orchestration and response (SOAR) to threats.</w:t>
      </w:r>
    </w:p>
    <w:p w14:paraId="3C97E3BD" w14:textId="77777777" w:rsidR="000D6E1D" w:rsidRDefault="000D6E1D" w:rsidP="000D6E1D">
      <w:pPr>
        <w:pStyle w:val="BodyTextIndent"/>
        <w:spacing w:after="0"/>
        <w:ind w:left="0"/>
        <w:rPr>
          <w:rFonts w:asciiTheme="majorHAnsi" w:eastAsiaTheme="majorEastAsia" w:hAnsiTheme="majorHAnsi" w:cstheme="majorBidi"/>
          <w:b/>
          <w:sz w:val="36"/>
          <w:szCs w:val="36"/>
        </w:rPr>
      </w:pPr>
    </w:p>
    <w:p w14:paraId="2A08A6CC" w14:textId="77777777" w:rsidR="000D6E1D" w:rsidRDefault="000D6E1D" w:rsidP="000D6E1D">
      <w:pPr>
        <w:pStyle w:val="BodyTextIndent"/>
        <w:spacing w:after="0"/>
        <w:ind w:left="0"/>
        <w:rPr>
          <w:color w:val="auto"/>
        </w:rPr>
      </w:pPr>
    </w:p>
    <w:p w14:paraId="28F3B17C" w14:textId="0E2A42C2" w:rsidR="000D6E1D" w:rsidRDefault="000D6E1D" w:rsidP="001324C3">
      <w:pPr>
        <w:pStyle w:val="Heading4Numbered"/>
      </w:pPr>
      <w:bookmarkStart w:id="86" w:name="_Toc84321666"/>
      <w:bookmarkStart w:id="87" w:name="_Toc97215536"/>
      <w:r w:rsidRPr="001324C3">
        <w:rPr>
          <w:rStyle w:val="Heading4Char"/>
        </w:rPr>
        <w:t>FIREWALL SECURITY FUNCTIONS</w:t>
      </w:r>
      <w:bookmarkEnd w:id="86"/>
      <w:bookmarkEnd w:id="87"/>
    </w:p>
    <w:p w14:paraId="27EC9F91" w14:textId="77777777" w:rsidR="000D6E1D" w:rsidRDefault="000D6E1D" w:rsidP="000D6E1D">
      <w:pPr>
        <w:pStyle w:val="BodyTextIndent"/>
        <w:ind w:left="0"/>
      </w:pPr>
      <w:r w:rsidRPr="4848A308">
        <w:t>This section will provide an agnostic view of key security features organizations can expect to leverage with the use of a Next Generation Firewall/ and or subject to vendor may require the use of additional add-ons.</w:t>
      </w:r>
    </w:p>
    <w:p w14:paraId="3BB23606" w14:textId="632C9CD5" w:rsidR="000D6E1D" w:rsidRPr="00AB606C" w:rsidRDefault="000D6E1D" w:rsidP="001324C3">
      <w:pPr>
        <w:pStyle w:val="Heading5"/>
        <w:rPr>
          <w:rFonts w:asciiTheme="majorHAnsi" w:hAnsiTheme="majorHAnsi"/>
        </w:rPr>
      </w:pPr>
      <w:bookmarkStart w:id="88" w:name="_Toc84321667"/>
      <w:r w:rsidRPr="00AB606C">
        <w:rPr>
          <w:rFonts w:asciiTheme="majorHAnsi" w:hAnsiTheme="majorHAnsi"/>
        </w:rPr>
        <w:t>Network Segmentation</w:t>
      </w:r>
      <w:bookmarkEnd w:id="88"/>
    </w:p>
    <w:p w14:paraId="3ECF4E6F" w14:textId="77777777" w:rsidR="000D6E1D" w:rsidRPr="00D63837" w:rsidRDefault="000D6E1D" w:rsidP="000D6E1D">
      <w:pPr>
        <w:pStyle w:val="BodyTextIndent"/>
        <w:ind w:left="0"/>
      </w:pPr>
      <w:r w:rsidRPr="00D63837">
        <w:t xml:space="preserve">Network segmentation defines boundaries between network segments where assets within the group have a common function, risk or role within an organization. For instance, the perimeter gateway segments a company network from the Internet. Potential threats outside the network are prevented, ensuring that an organization’s sensitive data remains inside. Organizations can go further by defining additional internal boundaries within their network, which can provide improved security and access control. </w:t>
      </w:r>
    </w:p>
    <w:p w14:paraId="3200D264" w14:textId="47921977" w:rsidR="000D6E1D" w:rsidRPr="00AB606C" w:rsidRDefault="000D6E1D" w:rsidP="00CF142A">
      <w:pPr>
        <w:pStyle w:val="Heading5"/>
        <w:rPr>
          <w:rFonts w:asciiTheme="majorHAnsi" w:hAnsiTheme="majorHAnsi"/>
        </w:rPr>
      </w:pPr>
      <w:bookmarkStart w:id="89" w:name="_Toc84321668"/>
      <w:r w:rsidRPr="00AB606C">
        <w:rPr>
          <w:rFonts w:asciiTheme="majorHAnsi" w:hAnsiTheme="majorHAnsi"/>
        </w:rPr>
        <w:t>Access Control</w:t>
      </w:r>
      <w:bookmarkEnd w:id="89"/>
    </w:p>
    <w:p w14:paraId="6494068A" w14:textId="77777777" w:rsidR="000D6E1D" w:rsidRPr="00532C22" w:rsidRDefault="000D6E1D" w:rsidP="000D6E1D">
      <w:pPr>
        <w:pStyle w:val="BodyTextIndent"/>
        <w:ind w:left="0"/>
      </w:pPr>
      <w:r w:rsidRPr="00532C22">
        <w:t xml:space="preserve">Access control defines, people, groups and/ or the devices that access resources, network applications and systems </w:t>
      </w:r>
      <w:r>
        <w:t>which in-turn</w:t>
      </w:r>
      <w:r w:rsidRPr="00532C22">
        <w:t xml:space="preserve"> </w:t>
      </w:r>
      <w:r>
        <w:t xml:space="preserve">increases control to </w:t>
      </w:r>
      <w:r w:rsidRPr="00532C22">
        <w:t>deny unsanctioned access</w:t>
      </w:r>
      <w:r>
        <w:t xml:space="preserve"> and</w:t>
      </w:r>
      <w:r w:rsidRPr="00532C22">
        <w:t xml:space="preserve"> </w:t>
      </w:r>
      <w:r>
        <w:t>reduce the attack surface</w:t>
      </w:r>
      <w:r w:rsidRPr="00532C22">
        <w:t>. Integrations with Identity and Access Management (IAM) products</w:t>
      </w:r>
      <w:r>
        <w:t xml:space="preserve"> aid with</w:t>
      </w:r>
      <w:r w:rsidRPr="00532C22">
        <w:t xml:space="preserve"> </w:t>
      </w:r>
      <w:r>
        <w:t>defining policies for identification of</w:t>
      </w:r>
      <w:r w:rsidRPr="00532C22">
        <w:t xml:space="preserve"> user</w:t>
      </w:r>
      <w:r>
        <w:t xml:space="preserve">s to </w:t>
      </w:r>
      <w:r w:rsidRPr="00532C22">
        <w:t>ensur</w:t>
      </w:r>
      <w:r>
        <w:t>e</w:t>
      </w:r>
      <w:r w:rsidRPr="00532C22">
        <w:t xml:space="preserve"> </w:t>
      </w:r>
      <w:r>
        <w:t>user and/or</w:t>
      </w:r>
      <w:r w:rsidRPr="00532C22">
        <w:t xml:space="preserve"> device</w:t>
      </w:r>
      <w:r>
        <w:t xml:space="preserve"> is</w:t>
      </w:r>
      <w:r w:rsidRPr="00532C22">
        <w:t xml:space="preserve"> authorized </w:t>
      </w:r>
      <w:r>
        <w:t xml:space="preserve">to </w:t>
      </w:r>
      <w:r w:rsidRPr="00532C22">
        <w:t>access</w:t>
      </w:r>
      <w:r>
        <w:t xml:space="preserve"> assets through</w:t>
      </w:r>
      <w:r w:rsidRPr="00532C22">
        <w:t xml:space="preserve"> Role-based Access Control (RBAC) </w:t>
      </w:r>
      <w:r>
        <w:t xml:space="preserve">polices. </w:t>
      </w:r>
    </w:p>
    <w:p w14:paraId="1DCBCF86" w14:textId="6E5F6648" w:rsidR="000D6E1D" w:rsidRPr="00AB606C" w:rsidRDefault="000D6E1D" w:rsidP="00CF142A">
      <w:pPr>
        <w:pStyle w:val="Heading5"/>
        <w:rPr>
          <w:rFonts w:asciiTheme="majorHAnsi" w:hAnsiTheme="majorHAnsi"/>
        </w:rPr>
      </w:pPr>
      <w:bookmarkStart w:id="90" w:name="_Toc84321669"/>
      <w:r w:rsidRPr="00AB606C">
        <w:rPr>
          <w:rFonts w:asciiTheme="majorHAnsi" w:hAnsiTheme="majorHAnsi"/>
        </w:rPr>
        <w:t>VPN Connectivity</w:t>
      </w:r>
      <w:bookmarkEnd w:id="90"/>
    </w:p>
    <w:p w14:paraId="650B679E" w14:textId="73F9A8E1" w:rsidR="000D6E1D" w:rsidRPr="00532C22" w:rsidRDefault="000D6E1D" w:rsidP="000D6E1D">
      <w:pPr>
        <w:pStyle w:val="BodyTextIndent"/>
        <w:ind w:left="0"/>
      </w:pPr>
      <w:r>
        <w:t xml:space="preserve">Site to Site and </w:t>
      </w:r>
      <w:r w:rsidRPr="00532C22">
        <w:t xml:space="preserve">Remote access VPN </w:t>
      </w:r>
      <w:r>
        <w:t xml:space="preserve">connections </w:t>
      </w:r>
      <w:r w:rsidRPr="00532C22">
        <w:t xml:space="preserve">provide secure access to a </w:t>
      </w:r>
      <w:r w:rsidR="00CF142A" w:rsidRPr="00532C22">
        <w:t>compan</w:t>
      </w:r>
      <w:r w:rsidR="00CF142A">
        <w:t>y’s</w:t>
      </w:r>
      <w:r w:rsidRPr="00532C22">
        <w:t xml:space="preserve"> network. </w:t>
      </w:r>
      <w:r>
        <w:t xml:space="preserve">Hub and Spoke, Partial Mesh and Full Mesh deployment types allow for flexible architecture. Remote access </w:t>
      </w:r>
      <w:r w:rsidRPr="00532C22">
        <w:t xml:space="preserve">VPN </w:t>
      </w:r>
      <w:r>
        <w:t xml:space="preserve">connectivity leverage </w:t>
      </w:r>
      <w:r w:rsidRPr="00532C22">
        <w:t xml:space="preserve">client software </w:t>
      </w:r>
      <w:r>
        <w:t>installed</w:t>
      </w:r>
      <w:r w:rsidRPr="00532C22">
        <w:t xml:space="preserve"> or </w:t>
      </w:r>
      <w:r>
        <w:t>alternatively clientless via</w:t>
      </w:r>
      <w:r w:rsidRPr="00532C22">
        <w:t xml:space="preserve"> a web-based client. Privacy and integrity of sensitive information is ensured through multifactor authentication, endpoint compliance scanning, and encryption of all transmitted data.</w:t>
      </w:r>
    </w:p>
    <w:p w14:paraId="0193123C" w14:textId="7E5924D1" w:rsidR="000D6E1D" w:rsidRPr="00AB606C" w:rsidRDefault="000D6E1D" w:rsidP="00CF142A">
      <w:pPr>
        <w:pStyle w:val="Heading5"/>
        <w:rPr>
          <w:rFonts w:asciiTheme="majorHAnsi" w:hAnsiTheme="majorHAnsi"/>
        </w:rPr>
      </w:pPr>
      <w:bookmarkStart w:id="91" w:name="_Toc84321670"/>
      <w:r w:rsidRPr="00AB606C">
        <w:rPr>
          <w:rFonts w:asciiTheme="majorHAnsi" w:hAnsiTheme="majorHAnsi"/>
        </w:rPr>
        <w:t>Zero Trust Network Access</w:t>
      </w:r>
      <w:bookmarkEnd w:id="91"/>
    </w:p>
    <w:p w14:paraId="022F489D" w14:textId="77777777" w:rsidR="000D6E1D" w:rsidRPr="00BE4C5A" w:rsidRDefault="000D6E1D" w:rsidP="000D6E1D">
      <w:pPr>
        <w:pStyle w:val="BodyTextIndent"/>
        <w:spacing w:after="0"/>
        <w:ind w:left="0"/>
      </w:pPr>
      <w:r>
        <w:t xml:space="preserve">Also referred to as </w:t>
      </w:r>
      <w:hyperlink r:id="rId33">
        <w:r w:rsidRPr="00F36272">
          <w:rPr>
            <w:rStyle w:val="Hyperlink"/>
            <w:u w:val="none"/>
          </w:rPr>
          <w:t>software-defined-perimeter (SDP)</w:t>
        </w:r>
      </w:hyperlink>
      <w:r>
        <w:t xml:space="preserve"> ensures all users only have access and permissions,</w:t>
      </w:r>
      <w:r w:rsidRPr="00BE4C5A">
        <w:t xml:space="preserve"> </w:t>
      </w:r>
      <w:r w:rsidRPr="00532C22">
        <w:t>only the right users and devices have the access they require to perform their duties.</w:t>
      </w:r>
      <w:r>
        <w:t xml:space="preserve"> This is a different approach in comparison to traditional security solutions, like VPN's that grant a user full access to the target network. ZTNA overcomes common issues such as visibility of network access, security tool sprawl, and unspecific access policies linked to subnets granting complete access to a LAN. </w:t>
      </w:r>
    </w:p>
    <w:p w14:paraId="6B016715" w14:textId="77777777" w:rsidR="000D6E1D" w:rsidRPr="001767D9" w:rsidRDefault="000D6E1D" w:rsidP="000D6E1D">
      <w:pPr>
        <w:pStyle w:val="BodyText"/>
        <w:numPr>
          <w:ilvl w:val="0"/>
          <w:numId w:val="56"/>
        </w:numPr>
        <w:spacing w:after="0"/>
        <w:rPr>
          <w:rFonts w:eastAsiaTheme="minorEastAsia"/>
          <w:szCs w:val="20"/>
        </w:rPr>
      </w:pPr>
      <w:r w:rsidRPr="1BC80906">
        <w:rPr>
          <w:b/>
          <w:bCs/>
        </w:rPr>
        <w:t>Access Control</w:t>
      </w:r>
      <w:r>
        <w:t>: Improve visibility into device, user and risks associated with third-party access activity and enable role-based access to applications and data. Identity-based authentication and access control found in ZTNA provide an alternative to IP-based access control, dramatically decreasing an organisation's cyber risk and exposure to cyber threats.</w:t>
      </w:r>
    </w:p>
    <w:p w14:paraId="2FDC70E0" w14:textId="77777777" w:rsidR="000D6E1D" w:rsidRDefault="000D6E1D" w:rsidP="000D6E1D">
      <w:pPr>
        <w:pStyle w:val="BodyText"/>
        <w:numPr>
          <w:ilvl w:val="0"/>
          <w:numId w:val="55"/>
        </w:numPr>
        <w:spacing w:after="0"/>
        <w:rPr>
          <w:rFonts w:eastAsiaTheme="minorEastAsia"/>
          <w:szCs w:val="20"/>
        </w:rPr>
      </w:pPr>
      <w:r>
        <w:rPr>
          <w:b/>
          <w:bCs/>
        </w:rPr>
        <w:t>Risk and Conditional Access</w:t>
      </w:r>
      <w:r>
        <w:rPr>
          <w:rFonts w:eastAsiaTheme="minorEastAsia"/>
          <w:szCs w:val="20"/>
        </w:rPr>
        <w:t>: Risk-based access and conditional access policies can further enhance the control of resources.</w:t>
      </w:r>
    </w:p>
    <w:p w14:paraId="36E2FD3E" w14:textId="77777777" w:rsidR="000D6E1D" w:rsidRDefault="000D6E1D" w:rsidP="000D6E1D">
      <w:pPr>
        <w:pStyle w:val="BodyText"/>
        <w:spacing w:after="0"/>
        <w:ind w:left="720"/>
        <w:rPr>
          <w:rFonts w:eastAsiaTheme="minorEastAsia"/>
          <w:szCs w:val="20"/>
        </w:rPr>
      </w:pPr>
    </w:p>
    <w:p w14:paraId="3A53F415" w14:textId="75AAEB26" w:rsidR="00CF142A" w:rsidRPr="00AB606C" w:rsidRDefault="000D6E1D" w:rsidP="00CF142A">
      <w:pPr>
        <w:pStyle w:val="Heading5"/>
        <w:rPr>
          <w:rFonts w:asciiTheme="majorHAnsi" w:hAnsiTheme="majorHAnsi"/>
        </w:rPr>
      </w:pPr>
      <w:bookmarkStart w:id="92" w:name="_Toc84321671"/>
      <w:r w:rsidRPr="00AB606C">
        <w:rPr>
          <w:rFonts w:asciiTheme="majorHAnsi" w:hAnsiTheme="majorHAnsi"/>
        </w:rPr>
        <w:t>Email Security</w:t>
      </w:r>
      <w:bookmarkEnd w:id="92"/>
    </w:p>
    <w:p w14:paraId="2C4011CB" w14:textId="77777777" w:rsidR="000D6E1D" w:rsidRPr="00BE4C5A" w:rsidRDefault="000D6E1D" w:rsidP="000D6E1D">
      <w:pPr>
        <w:pStyle w:val="BodyTextIndent"/>
        <w:ind w:left="0"/>
      </w:pPr>
      <w:r w:rsidRPr="00BE4C5A">
        <w:t xml:space="preserve">Email security refers to any processes, products, and services designed to protect your email accounts and email content safe from external threats. Most email service providers have built-in email security features designed to keep you secure, but these may not be enough to stop cybercriminals from accessing information. Data loss prevention (DLP) is a cybersecurity methodology that combines technology and best practices to prevent the exposure of sensitive information outside of an </w:t>
      </w:r>
      <w:r w:rsidRPr="00BE4C5A">
        <w:lastRenderedPageBreak/>
        <w:t>organization, especially regulated data such as personally identifiable information (PII) and compliance related data: HIPAA, SOX, PCI DSS, etc.</w:t>
      </w:r>
    </w:p>
    <w:p w14:paraId="30F76A92" w14:textId="3B4EE329" w:rsidR="000D6E1D" w:rsidRPr="00AB606C" w:rsidRDefault="000D6E1D" w:rsidP="00CF142A">
      <w:pPr>
        <w:pStyle w:val="Heading5"/>
        <w:rPr>
          <w:rFonts w:asciiTheme="majorHAnsi" w:hAnsiTheme="majorHAnsi"/>
          <w:color w:val="915DA3" w:themeColor="accent1"/>
        </w:rPr>
      </w:pPr>
      <w:bookmarkStart w:id="93" w:name="_Toc84321672"/>
      <w:r w:rsidRPr="00AB606C">
        <w:rPr>
          <w:rFonts w:asciiTheme="majorHAnsi" w:hAnsiTheme="majorHAnsi"/>
        </w:rPr>
        <w:t>Intrusion Prevention Systems (IPS/IDS)</w:t>
      </w:r>
      <w:bookmarkEnd w:id="93"/>
    </w:p>
    <w:p w14:paraId="1EC02401" w14:textId="77777777" w:rsidR="000D6E1D" w:rsidRPr="00BE4C5A" w:rsidRDefault="000D6E1D" w:rsidP="000D6E1D">
      <w:pPr>
        <w:pStyle w:val="BodyTextIndent"/>
        <w:ind w:left="0"/>
      </w:pPr>
      <w:r w:rsidRPr="00BE4C5A">
        <w:t xml:space="preserve">IPS technologies can detect or prevent network security attacks such as brute force attacks, Denial of Service (DoS) attacks and exploits of known vulnerabilities. A vulnerability is a weakness for instance in firmware and an exploit is an attack that leverages that vulnerability to gain control. When an exploit is announced, there is often a window of opportunity for attackers to exploit that vulnerability before the security patch is applied. An Intrusion Prevention System can be used in these cases to </w:t>
      </w:r>
      <w:r>
        <w:t>mitigate against</w:t>
      </w:r>
      <w:r w:rsidRPr="00BE4C5A">
        <w:t xml:space="preserve"> these attacks.</w:t>
      </w:r>
    </w:p>
    <w:p w14:paraId="4C320059" w14:textId="574272E7" w:rsidR="000D6E1D" w:rsidRPr="00AB606C" w:rsidRDefault="000D6E1D" w:rsidP="00CF142A">
      <w:pPr>
        <w:pStyle w:val="Heading5"/>
        <w:rPr>
          <w:rFonts w:asciiTheme="majorHAnsi" w:hAnsiTheme="majorHAnsi"/>
        </w:rPr>
      </w:pPr>
      <w:bookmarkStart w:id="94" w:name="_Toc84321673"/>
      <w:r w:rsidRPr="00AB606C">
        <w:rPr>
          <w:rFonts w:asciiTheme="majorHAnsi" w:hAnsiTheme="majorHAnsi"/>
        </w:rPr>
        <w:t>Sandboxing</w:t>
      </w:r>
      <w:bookmarkEnd w:id="94"/>
    </w:p>
    <w:p w14:paraId="354422D6" w14:textId="77777777" w:rsidR="000D6E1D" w:rsidRPr="00BE4C5A" w:rsidRDefault="000D6E1D" w:rsidP="000D6E1D">
      <w:pPr>
        <w:pStyle w:val="BodyTextIndent"/>
        <w:ind w:left="0"/>
      </w:pPr>
      <w:r w:rsidRPr="00BE4C5A">
        <w:t>Sandboxing is a cybersecurity practice where you run code or open files in a safe, isolated environment on a host machine that mimics end-user operating environments. Sandboxing observes the files or code as they are opened and looks for malicious behaviour to prevent threats from getting on the network. For example, malware in files such as PDF, Microsoft Word, Excel and PowerPoint can be safely detected and blocked before the files reach an unsuspecting end user.</w:t>
      </w:r>
    </w:p>
    <w:p w14:paraId="11F930AE" w14:textId="3A2E124E" w:rsidR="000D6E1D" w:rsidRPr="00AB606C" w:rsidRDefault="000D6E1D" w:rsidP="00CF142A">
      <w:pPr>
        <w:pStyle w:val="Heading5"/>
        <w:rPr>
          <w:rFonts w:asciiTheme="majorHAnsi" w:hAnsiTheme="majorHAnsi"/>
        </w:rPr>
      </w:pPr>
      <w:bookmarkStart w:id="95" w:name="_Toc84321674"/>
      <w:r w:rsidRPr="00AB606C">
        <w:rPr>
          <w:rFonts w:asciiTheme="majorHAnsi" w:hAnsiTheme="majorHAnsi"/>
        </w:rPr>
        <w:t>Scalable Network Security</w:t>
      </w:r>
      <w:bookmarkEnd w:id="95"/>
    </w:p>
    <w:p w14:paraId="1FCD3AE3" w14:textId="77777777" w:rsidR="000D6E1D" w:rsidRPr="00BE4C5A" w:rsidRDefault="000D6E1D" w:rsidP="000D6E1D">
      <w:pPr>
        <w:pStyle w:val="BodyTextIndent"/>
        <w:ind w:left="0"/>
      </w:pPr>
      <w:r w:rsidRPr="00BE4C5A">
        <w:t xml:space="preserve">The ability of an architecture to scale appropriately, as increased demand is added to the system. </w:t>
      </w:r>
      <w:r>
        <w:t>I</w:t>
      </w:r>
      <w:r w:rsidRPr="00BE4C5A">
        <w:t>ncludes rapid deployment</w:t>
      </w:r>
      <w:r>
        <w:t xml:space="preserve">, </w:t>
      </w:r>
      <w:r w:rsidRPr="00BE4C5A">
        <w:t>scaling up or down to meet changes</w:t>
      </w:r>
      <w:r>
        <w:t xml:space="preserve"> of</w:t>
      </w:r>
      <w:r w:rsidRPr="00BE4C5A">
        <w:t xml:space="preserve"> network security demands</w:t>
      </w:r>
      <w:r>
        <w:t xml:space="preserve"> within an organisation</w:t>
      </w:r>
      <w:r w:rsidRPr="00BE4C5A">
        <w:t>. By tightly integrating resources in it is possible to fully utilize all capacity of hardware/ software available within a clustering solution.</w:t>
      </w:r>
    </w:p>
    <w:p w14:paraId="1F58C85F" w14:textId="3AB058CC" w:rsidR="000D6E1D" w:rsidRPr="00AB606C" w:rsidRDefault="000D6E1D" w:rsidP="00CF142A">
      <w:pPr>
        <w:pStyle w:val="Heading5"/>
        <w:rPr>
          <w:rFonts w:asciiTheme="majorHAnsi" w:hAnsiTheme="majorHAnsi"/>
        </w:rPr>
      </w:pPr>
      <w:bookmarkStart w:id="96" w:name="_Toc84321675"/>
      <w:r w:rsidRPr="00AB606C">
        <w:rPr>
          <w:rFonts w:asciiTheme="majorHAnsi" w:hAnsiTheme="majorHAnsi"/>
        </w:rPr>
        <w:t>Cloud Network Security</w:t>
      </w:r>
      <w:bookmarkEnd w:id="96"/>
    </w:p>
    <w:p w14:paraId="2C0B96F1" w14:textId="77777777" w:rsidR="000D6E1D" w:rsidRPr="00BE4C5A" w:rsidRDefault="000D6E1D" w:rsidP="000D6E1D">
      <w:pPr>
        <w:pStyle w:val="BodyTextIndent"/>
        <w:ind w:left="0"/>
      </w:pPr>
      <w:r w:rsidRPr="00BE4C5A">
        <w:t>Applications and workloads are no longer exclusively hosted on-premises be it on-site or hosted within a local data centre. Protecting the modern data centre requires greater flexibility and innovation to keep pace with the migration of application workloads to the cloud. Software-defined Networking (SDN) and Software defined Wide Area Network (SD-WAN) solutions enable network security solutions in private, public, hybrid and cloud-hosted Firewall-as-a-Service (FWaaS) deployments.</w:t>
      </w:r>
    </w:p>
    <w:p w14:paraId="45A71391" w14:textId="6AD83AB7" w:rsidR="22969AB5" w:rsidRDefault="22969AB5" w:rsidP="22969AB5">
      <w:pPr>
        <w:pStyle w:val="BodyTextIndent3"/>
        <w:rPr>
          <w:szCs w:val="20"/>
        </w:rPr>
      </w:pPr>
    </w:p>
    <w:p w14:paraId="57EC0907" w14:textId="711FFC75" w:rsidR="22969AB5" w:rsidRDefault="6EF7AB75" w:rsidP="1BFA80A5">
      <w:pPr>
        <w:pStyle w:val="Heading4Numbered"/>
      </w:pPr>
      <w:bookmarkStart w:id="97" w:name="_Toc97215537"/>
      <w:r w:rsidRPr="420150AD">
        <w:rPr>
          <w:rFonts w:ascii="Trebuchet MS" w:hAnsi="Trebuchet MS"/>
          <w:szCs w:val="24"/>
        </w:rPr>
        <w:t>Firewall as a Service (FWaaS)</w:t>
      </w:r>
      <w:bookmarkEnd w:id="97"/>
    </w:p>
    <w:p w14:paraId="76315D61" w14:textId="074B982D" w:rsidR="22969AB5" w:rsidRDefault="22969AB5" w:rsidP="1BFA80A5">
      <w:pPr>
        <w:pStyle w:val="BodyTextIndent3"/>
        <w:rPr>
          <w:szCs w:val="20"/>
        </w:rPr>
      </w:pPr>
    </w:p>
    <w:p w14:paraId="1873A819" w14:textId="65A7454D" w:rsidR="22969AB5" w:rsidRDefault="6EF7AB75" w:rsidP="1BFA80A5">
      <w:pPr>
        <w:pStyle w:val="BodyText"/>
        <w:rPr>
          <w:rFonts w:ascii="Calibri" w:eastAsia="Calibri" w:hAnsi="Calibri" w:cs="Calibri"/>
          <w:szCs w:val="20"/>
        </w:rPr>
      </w:pPr>
      <w:r w:rsidRPr="1BFA80A5">
        <w:rPr>
          <w:rFonts w:ascii="Calibri" w:eastAsia="Calibri" w:hAnsi="Calibri" w:cs="Calibri"/>
          <w:szCs w:val="20"/>
        </w:rPr>
        <w:t>FWaaS and be referred to as a cloud-delivered Firewall that provides advanced next-generation Firewall (NGFW) capabilities spanning not only the traditional layers but also highlighting layer 7 of the OSI model, including access controls, URL filtering, advanced threat prevention, intrusion prevention systems (IPS) and DNS security additional functions are as follows:</w:t>
      </w:r>
    </w:p>
    <w:p w14:paraId="3A393205" w14:textId="189F4A40" w:rsidR="22969AB5" w:rsidRDefault="6EF7AB75" w:rsidP="1BFA80A5">
      <w:pPr>
        <w:pStyle w:val="BodyText"/>
        <w:rPr>
          <w:rFonts w:ascii="Calibri" w:eastAsia="Calibri" w:hAnsi="Calibri" w:cs="Calibri"/>
          <w:szCs w:val="20"/>
        </w:rPr>
      </w:pPr>
      <w:r w:rsidRPr="1BFA80A5">
        <w:rPr>
          <w:rFonts w:ascii="Calibri" w:eastAsia="Calibri" w:hAnsi="Calibri" w:cs="Calibri"/>
          <w:b/>
          <w:bCs/>
          <w:szCs w:val="20"/>
        </w:rPr>
        <w:t>Block shadow IT over non-web ports</w:t>
      </w:r>
      <w:r w:rsidRPr="1BFA80A5">
        <w:rPr>
          <w:rFonts w:ascii="Calibri" w:eastAsia="Calibri" w:hAnsi="Calibri" w:cs="Calibri"/>
          <w:szCs w:val="20"/>
        </w:rPr>
        <w:t xml:space="preserve">: Stop use of unapproved SaaS apps. </w:t>
      </w:r>
    </w:p>
    <w:p w14:paraId="61B6E349" w14:textId="50E72C74" w:rsidR="22969AB5" w:rsidRDefault="6EF7AB75" w:rsidP="1BFA80A5">
      <w:pPr>
        <w:pStyle w:val="BodyText"/>
        <w:rPr>
          <w:rFonts w:ascii="Calibri" w:eastAsia="Calibri" w:hAnsi="Calibri" w:cs="Calibri"/>
          <w:szCs w:val="20"/>
        </w:rPr>
      </w:pPr>
      <w:r w:rsidRPr="1BFA80A5">
        <w:rPr>
          <w:rFonts w:ascii="Calibri" w:eastAsia="Calibri" w:hAnsi="Calibri" w:cs="Calibri"/>
          <w:b/>
          <w:bCs/>
          <w:szCs w:val="20"/>
        </w:rPr>
        <w:t>Cloud IPS</w:t>
      </w:r>
      <w:r w:rsidRPr="1BFA80A5">
        <w:rPr>
          <w:rFonts w:ascii="Calibri" w:eastAsia="Calibri" w:hAnsi="Calibri" w:cs="Calibri"/>
          <w:szCs w:val="20"/>
        </w:rPr>
        <w:t xml:space="preserve">: A cloud-based intrusion prevention system (IPS) </w:t>
      </w:r>
    </w:p>
    <w:p w14:paraId="2444E438" w14:textId="47EC26DB" w:rsidR="22969AB5" w:rsidRDefault="6EF7AB75" w:rsidP="1BFA80A5">
      <w:pPr>
        <w:pStyle w:val="BodyText"/>
        <w:rPr>
          <w:rFonts w:ascii="Calibri" w:eastAsia="Calibri" w:hAnsi="Calibri" w:cs="Calibri"/>
          <w:szCs w:val="20"/>
        </w:rPr>
      </w:pPr>
      <w:r w:rsidRPr="1BFA80A5">
        <w:rPr>
          <w:rFonts w:ascii="Calibri" w:eastAsia="Calibri" w:hAnsi="Calibri" w:cs="Calibri"/>
          <w:b/>
          <w:bCs/>
          <w:szCs w:val="20"/>
        </w:rPr>
        <w:t>DNS security and control</w:t>
      </w:r>
      <w:r w:rsidRPr="1BFA80A5">
        <w:rPr>
          <w:rFonts w:ascii="Calibri" w:eastAsia="Calibri" w:hAnsi="Calibri" w:cs="Calibri"/>
          <w:szCs w:val="20"/>
        </w:rPr>
        <w:t>: First line of defence protects users from reaching malicious domains. It optimises DNS resolution to provide a better user experience and cloud application performance, which is especially critical for CDN-based apps. And it provides granular controls to detect and prevent DNS tunnelling.</w:t>
      </w:r>
    </w:p>
    <w:p w14:paraId="08B5E4F1" w14:textId="6252AB79" w:rsidR="003A4CE5" w:rsidRDefault="6EF7AB75" w:rsidP="00DE541A">
      <w:pPr>
        <w:pStyle w:val="BodyText"/>
        <w:rPr>
          <w:rFonts w:ascii="Calibri" w:eastAsia="Calibri" w:hAnsi="Calibri" w:cs="Calibri"/>
          <w:szCs w:val="20"/>
        </w:rPr>
      </w:pPr>
      <w:r w:rsidRPr="1BFA80A5">
        <w:rPr>
          <w:rFonts w:ascii="Calibri" w:eastAsia="Calibri" w:hAnsi="Calibri" w:cs="Calibri"/>
          <w:b/>
          <w:bCs/>
          <w:szCs w:val="20"/>
        </w:rPr>
        <w:t>Visibility and simplified management</w:t>
      </w:r>
      <w:r w:rsidRPr="1BFA80A5">
        <w:rPr>
          <w:rFonts w:ascii="Calibri" w:eastAsia="Calibri" w:hAnsi="Calibri" w:cs="Calibri"/>
          <w:szCs w:val="20"/>
        </w:rPr>
        <w:t>: A cloud-based Firewall delivers real-time visibility, control, and immediate policy enforcement across the platform</w:t>
      </w:r>
      <w:r w:rsidR="00DE541A">
        <w:rPr>
          <w:rFonts w:ascii="Calibri" w:eastAsia="Calibri" w:hAnsi="Calibri" w:cs="Calibri"/>
          <w:szCs w:val="20"/>
        </w:rPr>
        <w:t>.</w:t>
      </w:r>
    </w:p>
    <w:p w14:paraId="5E4255F1" w14:textId="77777777" w:rsidR="004B33EA" w:rsidRDefault="004B33EA" w:rsidP="00DE541A">
      <w:pPr>
        <w:pStyle w:val="BodyText"/>
        <w:rPr>
          <w:rFonts w:ascii="Calibri" w:eastAsia="Calibri" w:hAnsi="Calibri" w:cs="Calibri"/>
          <w:szCs w:val="20"/>
        </w:rPr>
      </w:pPr>
    </w:p>
    <w:p w14:paraId="1714829D" w14:textId="77777777" w:rsidR="004B33EA" w:rsidRDefault="004B33EA" w:rsidP="00DE541A">
      <w:pPr>
        <w:pStyle w:val="BodyText"/>
        <w:rPr>
          <w:rFonts w:ascii="Calibri" w:eastAsia="Calibri" w:hAnsi="Calibri" w:cs="Calibri"/>
          <w:szCs w:val="20"/>
        </w:rPr>
      </w:pPr>
    </w:p>
    <w:p w14:paraId="35AF13F5" w14:textId="77777777" w:rsidR="004B33EA" w:rsidRPr="00DE541A" w:rsidRDefault="004B33EA" w:rsidP="00DE541A">
      <w:pPr>
        <w:pStyle w:val="BodyText"/>
        <w:rPr>
          <w:rFonts w:ascii="Calibri" w:eastAsia="Calibri" w:hAnsi="Calibri" w:cs="Calibri"/>
          <w:szCs w:val="20"/>
        </w:rPr>
      </w:pPr>
    </w:p>
    <w:p w14:paraId="398D93EE" w14:textId="77777777" w:rsidR="003A4CE5" w:rsidRDefault="003A4CE5" w:rsidP="00095187">
      <w:pPr>
        <w:pStyle w:val="BodyTextIndent2"/>
        <w:ind w:left="0"/>
      </w:pPr>
    </w:p>
    <w:p w14:paraId="19DA70D6" w14:textId="7C831C8C" w:rsidR="00C25CB5" w:rsidRDefault="00C25CB5" w:rsidP="00C25CB5">
      <w:pPr>
        <w:pStyle w:val="Heading3Numbered"/>
      </w:pPr>
      <w:bookmarkStart w:id="98" w:name="_Toc97215538"/>
      <w:r>
        <w:lastRenderedPageBreak/>
        <w:t>Endpoint Security</w:t>
      </w:r>
      <w:bookmarkEnd w:id="98"/>
    </w:p>
    <w:p w14:paraId="583ECC99" w14:textId="2193AFCA" w:rsidR="22969AB5" w:rsidRDefault="22969AB5" w:rsidP="00AC11D1">
      <w:pPr>
        <w:pStyle w:val="BodyTextIndent2"/>
        <w:ind w:left="0"/>
        <w:rPr>
          <w:szCs w:val="20"/>
        </w:rPr>
      </w:pPr>
    </w:p>
    <w:p w14:paraId="335967A3" w14:textId="77777777" w:rsidR="00AC11D1" w:rsidRDefault="00AC11D1" w:rsidP="00AC11D1">
      <w:pPr>
        <w:pStyle w:val="Heading4Numbered"/>
        <w:rPr>
          <w:rFonts w:ascii="Trebuchet MS" w:hAnsi="Trebuchet MS"/>
          <w:szCs w:val="24"/>
        </w:rPr>
      </w:pPr>
      <w:bookmarkStart w:id="99" w:name="_Toc97215539"/>
      <w:r w:rsidRPr="420150AD">
        <w:rPr>
          <w:rFonts w:ascii="Trebuchet MS" w:hAnsi="Trebuchet MS"/>
          <w:szCs w:val="24"/>
        </w:rPr>
        <w:t>CIS v7 Sections</w:t>
      </w:r>
      <w:bookmarkEnd w:id="99"/>
    </w:p>
    <w:p w14:paraId="7FC8F1A4" w14:textId="77777777" w:rsidR="00AC11D1" w:rsidRPr="00AC11D1" w:rsidRDefault="00AC11D1" w:rsidP="00AC11D1">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38979A7B"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7E9A206" w14:textId="77777777" w:rsidR="00AC11D1" w:rsidRPr="002763A8" w:rsidRDefault="00AC11D1" w:rsidP="00F83D3A">
            <w:pPr>
              <w:pStyle w:val="BodyText"/>
              <w:rPr>
                <w:color w:val="FFFFFF" w:themeColor="background1"/>
              </w:rPr>
            </w:pPr>
            <w:r w:rsidRPr="002763A8">
              <w:rPr>
                <w:color w:val="FFFFFF" w:themeColor="background1"/>
              </w:rPr>
              <w:t>CIS Control</w:t>
            </w:r>
          </w:p>
        </w:tc>
        <w:tc>
          <w:tcPr>
            <w:tcW w:w="2837" w:type="dxa"/>
          </w:tcPr>
          <w:p w14:paraId="28F9706F" w14:textId="77777777" w:rsidR="00AC11D1" w:rsidRPr="002763A8" w:rsidRDefault="00AC11D1"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045B2B45" w14:textId="77777777" w:rsidR="00AC11D1" w:rsidRPr="002763A8" w:rsidRDefault="00AC11D1"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23F38D03"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2B0E452A" w14:textId="4ED3A877" w:rsidR="00AC11D1" w:rsidRPr="00E7186A" w:rsidRDefault="00D23C19" w:rsidP="00F83D3A">
            <w:pPr>
              <w:pStyle w:val="BodyText"/>
            </w:pPr>
            <w:r>
              <w:t>8</w:t>
            </w:r>
          </w:p>
        </w:tc>
        <w:tc>
          <w:tcPr>
            <w:tcW w:w="2837" w:type="dxa"/>
          </w:tcPr>
          <w:p w14:paraId="5D8025FC" w14:textId="73A57A20" w:rsidR="00AC11D1" w:rsidRPr="00E7186A" w:rsidRDefault="006D32D0"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6D32D0">
              <w:rPr>
                <w:b/>
                <w:bCs/>
              </w:rPr>
              <w:t xml:space="preserve">Malware </w:t>
            </w:r>
            <w:r w:rsidR="00AB606C" w:rsidRPr="006D32D0">
              <w:rPr>
                <w:b/>
                <w:bCs/>
              </w:rPr>
              <w:t>Defences</w:t>
            </w:r>
          </w:p>
        </w:tc>
        <w:tc>
          <w:tcPr>
            <w:tcW w:w="4656" w:type="dxa"/>
          </w:tcPr>
          <w:p w14:paraId="183E2A90" w14:textId="0DA04A26" w:rsidR="00AC11D1" w:rsidRPr="00E7186A" w:rsidRDefault="006D32D0" w:rsidP="00F83D3A">
            <w:pPr>
              <w:pStyle w:val="BodyText"/>
              <w:cnfStyle w:val="000000100000" w:firstRow="0" w:lastRow="0" w:firstColumn="0" w:lastColumn="0" w:oddVBand="0" w:evenVBand="0" w:oddHBand="1" w:evenHBand="0" w:firstRowFirstColumn="0" w:firstRowLastColumn="0" w:lastRowFirstColumn="0" w:lastRowLastColumn="0"/>
            </w:pPr>
            <w:r w:rsidRPr="006D32D0">
              <w:t xml:space="preserve">Control the installation, spread, and execution of malicious code at multiple points in the enterprise, while optimizing the use of automation to enable rapid updating of </w:t>
            </w:r>
            <w:r w:rsidR="00AB606C" w:rsidRPr="006D32D0">
              <w:t>defence</w:t>
            </w:r>
            <w:r w:rsidRPr="006D32D0">
              <w:t>, data gathering, and corrective action.</w:t>
            </w:r>
          </w:p>
        </w:tc>
      </w:tr>
    </w:tbl>
    <w:p w14:paraId="3B481407" w14:textId="77777777" w:rsidR="00AC11D1" w:rsidRDefault="00AC11D1" w:rsidP="22969AB5">
      <w:pPr>
        <w:pStyle w:val="BodyTextIndent2"/>
        <w:rPr>
          <w:szCs w:val="20"/>
        </w:rPr>
      </w:pPr>
    </w:p>
    <w:p w14:paraId="1E26BB3A" w14:textId="77777777" w:rsidR="00AC11D1" w:rsidRDefault="00AC11D1" w:rsidP="22969AB5">
      <w:pPr>
        <w:pStyle w:val="BodyTextIndent2"/>
        <w:rPr>
          <w:szCs w:val="20"/>
        </w:rPr>
      </w:pPr>
    </w:p>
    <w:p w14:paraId="0C07D2D6" w14:textId="77777777" w:rsidR="009D0A86" w:rsidRDefault="009D0A86" w:rsidP="002F3A93">
      <w:pPr>
        <w:pStyle w:val="Heading4Numbered"/>
      </w:pPr>
      <w:bookmarkStart w:id="100" w:name="_Toc58324294"/>
      <w:bookmarkStart w:id="101" w:name="_Toc97215540"/>
      <w:r>
        <w:t>Endpoint Protection (EPP) and Endpoint Detection and Response (EDR) Overview</w:t>
      </w:r>
      <w:bookmarkEnd w:id="100"/>
      <w:bookmarkEnd w:id="101"/>
    </w:p>
    <w:p w14:paraId="2330088D" w14:textId="77777777" w:rsidR="009D0A86" w:rsidRDefault="009D0A86" w:rsidP="009D0A86">
      <w:pPr>
        <w:pStyle w:val="BodyTextIndent2"/>
      </w:pPr>
    </w:p>
    <w:p w14:paraId="04C4D488" w14:textId="77777777" w:rsidR="009D0A86" w:rsidRDefault="009D0A86" w:rsidP="009D0A86">
      <w:pPr>
        <w:pStyle w:val="BodyText"/>
        <w:rPr>
          <w:lang w:eastAsia="en-GB"/>
        </w:rPr>
      </w:pPr>
      <w:r>
        <w:rPr>
          <w:lang w:eastAsia="en-GB"/>
        </w:rPr>
        <w:t>There are many differences between ‘legacy’ anti-virus and Endpoint Protection/Endpoint Detection and Response, these are outlined in this section of the paper.</w:t>
      </w:r>
    </w:p>
    <w:p w14:paraId="0E1A0794" w14:textId="72CE9A1A" w:rsidR="009D0A86" w:rsidRPr="00D744BE" w:rsidRDefault="009D0A86" w:rsidP="009D0A86">
      <w:pPr>
        <w:pStyle w:val="BodyText"/>
        <w:rPr>
          <w:lang w:eastAsia="en-GB"/>
        </w:rPr>
      </w:pPr>
      <w:r w:rsidRPr="00D744BE">
        <w:rPr>
          <w:lang w:eastAsia="en-GB"/>
        </w:rPr>
        <w:t>An endpoint</w:t>
      </w:r>
      <w:r>
        <w:rPr>
          <w:lang w:eastAsia="en-GB"/>
        </w:rPr>
        <w:t xml:space="preserve"> can be defined</w:t>
      </w:r>
      <w:r w:rsidRPr="00D744BE">
        <w:rPr>
          <w:lang w:eastAsia="en-GB"/>
        </w:rPr>
        <w:t xml:space="preserve"> </w:t>
      </w:r>
      <w:r>
        <w:rPr>
          <w:lang w:eastAsia="en-GB"/>
        </w:rPr>
        <w:t>as</w:t>
      </w:r>
      <w:r w:rsidRPr="00D744BE">
        <w:rPr>
          <w:lang w:eastAsia="en-GB"/>
        </w:rPr>
        <w:t xml:space="preserve"> any device on a network. A smartphone, laptop, tablet, or desktop computer</w:t>
      </w:r>
      <w:r>
        <w:rPr>
          <w:lang w:eastAsia="en-GB"/>
        </w:rPr>
        <w:t xml:space="preserve">; </w:t>
      </w:r>
      <w:r w:rsidR="00C0010A">
        <w:rPr>
          <w:lang w:eastAsia="en-GB"/>
        </w:rPr>
        <w:t>generally,</w:t>
      </w:r>
      <w:r>
        <w:rPr>
          <w:lang w:eastAsia="en-GB"/>
        </w:rPr>
        <w:t xml:space="preserve"> this will be an operating system on which an agent can be installed.</w:t>
      </w:r>
    </w:p>
    <w:p w14:paraId="17A165A7" w14:textId="77777777" w:rsidR="009D0A86" w:rsidRPr="00C42830" w:rsidRDefault="009D0A86" w:rsidP="009D0A86">
      <w:pPr>
        <w:pStyle w:val="BodyText"/>
        <w:rPr>
          <w:lang w:eastAsia="en-GB"/>
        </w:rPr>
      </w:pPr>
      <w:r w:rsidRPr="00D744BE">
        <w:rPr>
          <w:lang w:eastAsia="en-GB"/>
        </w:rPr>
        <w:t xml:space="preserve">An Endpoint Protection Platform (EPP) therefore describes any security program that aims to protect these devices from </w:t>
      </w:r>
      <w:r w:rsidRPr="00492D94">
        <w:t>cyber threat.</w:t>
      </w:r>
      <w:r>
        <w:t xml:space="preserve"> </w:t>
      </w:r>
      <w:r w:rsidRPr="00492D94">
        <w:t>Initially, security protection started with Antivirus (AV), which then progressed onto ‘Next-Generation’ Antivirus (NGAV).</w:t>
      </w:r>
      <w:r>
        <w:t xml:space="preserve"> </w:t>
      </w:r>
      <w:r w:rsidRPr="00492D94">
        <w:t>As security technology improved, the size of the umbrella grew – as technology companies adopted a more holistic approach to endpoint security – and hence Endpoint Protection (EPP) terminology was born.</w:t>
      </w:r>
      <w:r>
        <w:t xml:space="preserve"> Following this, the </w:t>
      </w:r>
      <w:r w:rsidRPr="00C42830">
        <w:rPr>
          <w:lang w:eastAsia="en-GB"/>
        </w:rPr>
        <w:t>Endpoint Protection (NGEP)</w:t>
      </w:r>
      <w:r>
        <w:rPr>
          <w:lang w:eastAsia="en-GB"/>
        </w:rPr>
        <w:t xml:space="preserve"> was phrased. One point that must be made is that AV is not separate from EPP, it is just one element that is used within the umbrella.</w:t>
      </w:r>
    </w:p>
    <w:p w14:paraId="25C56394" w14:textId="77777777" w:rsidR="009D0A86" w:rsidRPr="00920CDA" w:rsidRDefault="009D0A86" w:rsidP="009D0A86">
      <w:pPr>
        <w:pStyle w:val="BodyText"/>
      </w:pPr>
      <w:r w:rsidRPr="00C42830">
        <w:rPr>
          <w:lang w:eastAsia="en-GB"/>
        </w:rPr>
        <w:t xml:space="preserve">Antivirus software is the original endpoint protection. But there’s good reason to differentiate NGAV and EPP (or NGEP) from </w:t>
      </w:r>
      <w:r w:rsidRPr="00875746">
        <w:t>‘legacy’ AV</w:t>
      </w:r>
      <w:r>
        <w:t xml:space="preserve">; </w:t>
      </w:r>
      <w:r w:rsidRPr="00875746">
        <w:t>NGAV or NGEP (these terms are pretty much interchangeable) has therefore been developed as a step up from the original ‘legacy’ AV to provide the protection from the advanced malware threats we see to</w:t>
      </w:r>
      <w:r>
        <w:t>day</w:t>
      </w:r>
      <w:r w:rsidRPr="00875746">
        <w:t>.</w:t>
      </w:r>
      <w:r>
        <w:t xml:space="preserve"> </w:t>
      </w:r>
      <w:r w:rsidRPr="00920CDA">
        <w:rPr>
          <w:lang w:eastAsia="en-GB"/>
        </w:rPr>
        <w:t xml:space="preserve">Traditional AV programs rely on an up-to-date list (database) of virus definitions from which it can recognise </w:t>
      </w:r>
      <w:r>
        <w:rPr>
          <w:lang w:eastAsia="en-GB"/>
        </w:rPr>
        <w:t>“</w:t>
      </w:r>
      <w:r w:rsidRPr="00920CDA">
        <w:rPr>
          <w:lang w:eastAsia="en-GB"/>
        </w:rPr>
        <w:t>known” threats in malicious files. So firstly, a suspect file needs to be “known” – it also presumes that all threats will be file-based.</w:t>
      </w:r>
    </w:p>
    <w:p w14:paraId="2089E92D" w14:textId="77777777" w:rsidR="009D0A86" w:rsidRPr="001E0759" w:rsidRDefault="009D0A86" w:rsidP="009D0A86">
      <w:pPr>
        <w:pStyle w:val="BodyText"/>
      </w:pPr>
      <w:r w:rsidRPr="001E0759">
        <w:t xml:space="preserve">Instead of relying on just signature-based detection, the leading Next Gen Endpoint Protection Platforms use behaviour-based monitoring to look for suspicious behaviour – whether in a file, or via an advanced </w:t>
      </w:r>
      <w:r>
        <w:t>“</w:t>
      </w:r>
      <w:r w:rsidRPr="001E0759">
        <w:t>fileless” attack.</w:t>
      </w:r>
    </w:p>
    <w:p w14:paraId="65C336F7" w14:textId="77777777" w:rsidR="009D0A86" w:rsidRPr="00FE1B05" w:rsidRDefault="009D0A86" w:rsidP="009D0A86">
      <w:pPr>
        <w:pStyle w:val="BodyText"/>
      </w:pPr>
      <w:r w:rsidRPr="001E0759">
        <w:t>It’s a much more effective means of protection because it doesn’t count on the specific malware code having ever been seen before – it can be an entirely new type of attack and still NGEP will recognise that this code is carrying out unwanted/illegitimate actions that must be prevented.</w:t>
      </w:r>
      <w:r>
        <w:t xml:space="preserve"> </w:t>
      </w:r>
      <w:r w:rsidRPr="00FE1B05">
        <w:rPr>
          <w:lang w:eastAsia="en-GB"/>
        </w:rPr>
        <w:t>EDR will limit the scope of the infection, then use remediation technologies to remove and/or fix files in the infected system.</w:t>
      </w:r>
    </w:p>
    <w:p w14:paraId="0D2096D9" w14:textId="77777777" w:rsidR="009D0A86" w:rsidRDefault="009D0A86" w:rsidP="009D0A86">
      <w:pPr>
        <w:pStyle w:val="BodyText"/>
        <w:rPr>
          <w:lang w:eastAsia="en-GB"/>
        </w:rPr>
      </w:pPr>
      <w:r w:rsidRPr="00FE1B05">
        <w:rPr>
          <w:lang w:eastAsia="en-GB"/>
        </w:rPr>
        <w:t>Crucially, EDR technologies do a lot of data gathering around incidents to learn more about attack behaviour. That data obviously strengthens the EDR offering, but also pays off in the wider cyber security field.</w:t>
      </w:r>
    </w:p>
    <w:p w14:paraId="5A31BF42" w14:textId="77777777" w:rsidR="009D0A86" w:rsidRPr="009B5D7F" w:rsidRDefault="009D0A86" w:rsidP="009D0A86">
      <w:pPr>
        <w:pStyle w:val="BodyTextIndent2"/>
        <w:ind w:left="0"/>
      </w:pPr>
    </w:p>
    <w:p w14:paraId="41832935" w14:textId="6F07A64E" w:rsidR="009D0A86" w:rsidRPr="00A829D3" w:rsidRDefault="009D0A86" w:rsidP="002F3A93">
      <w:pPr>
        <w:pStyle w:val="Heading4Numbered"/>
      </w:pPr>
      <w:bookmarkStart w:id="102" w:name="_Toc58324295"/>
      <w:bookmarkStart w:id="103" w:name="_Toc97215541"/>
      <w:r>
        <w:t>EDR vs MDR</w:t>
      </w:r>
      <w:bookmarkEnd w:id="102"/>
      <w:bookmarkEnd w:id="103"/>
    </w:p>
    <w:p w14:paraId="5FD0B51D" w14:textId="77777777" w:rsidR="009D0A86" w:rsidRDefault="009D0A86" w:rsidP="009D0A86">
      <w:pPr>
        <w:pStyle w:val="BodyTextIndent2"/>
      </w:pPr>
    </w:p>
    <w:p w14:paraId="64C0F1B9" w14:textId="77777777" w:rsidR="009D0A86" w:rsidRPr="00AB606C" w:rsidRDefault="009D0A86" w:rsidP="009D0A86">
      <w:pPr>
        <w:pStyle w:val="LeadParagraph"/>
        <w:rPr>
          <w:rFonts w:asciiTheme="majorHAnsi" w:hAnsiTheme="majorHAnsi"/>
        </w:rPr>
      </w:pPr>
      <w:r w:rsidRPr="00AB606C">
        <w:rPr>
          <w:rFonts w:asciiTheme="majorHAnsi" w:hAnsiTheme="majorHAnsi"/>
        </w:rPr>
        <w:t>Endpoint Detection and Response (EDR)</w:t>
      </w:r>
    </w:p>
    <w:p w14:paraId="59063E64" w14:textId="77777777" w:rsidR="009D0A86" w:rsidRPr="00D46FF1" w:rsidRDefault="009D0A86" w:rsidP="009D0A86">
      <w:pPr>
        <w:pStyle w:val="BodyText"/>
      </w:pPr>
      <w:r w:rsidRPr="00D46FF1">
        <w:t>EDR – or Endpoint Detection &amp; Response, is based on the premise that at some point an infection is going to occur. EDR is a different kind of technology.</w:t>
      </w:r>
    </w:p>
    <w:p w14:paraId="5F9469A7" w14:textId="77777777" w:rsidR="009D0A86" w:rsidRPr="00D46FF1" w:rsidRDefault="009D0A86" w:rsidP="009D0A86">
      <w:pPr>
        <w:pStyle w:val="BodyText"/>
      </w:pPr>
      <w:r w:rsidRPr="00D46FF1">
        <w:lastRenderedPageBreak/>
        <w:t>Gartner defines EDR solutions as having four primary capabilities:</w:t>
      </w:r>
    </w:p>
    <w:p w14:paraId="5BA61803" w14:textId="77777777" w:rsidR="009D0A86" w:rsidRPr="00D46FF1" w:rsidRDefault="009D0A86" w:rsidP="00730B2F">
      <w:pPr>
        <w:pStyle w:val="BodyText"/>
        <w:numPr>
          <w:ilvl w:val="0"/>
          <w:numId w:val="35"/>
        </w:numPr>
        <w:spacing w:after="0"/>
        <w:ind w:left="714" w:hanging="357"/>
      </w:pPr>
      <w:r w:rsidRPr="00D46FF1">
        <w:t>Detect security incidents.</w:t>
      </w:r>
    </w:p>
    <w:p w14:paraId="0DF41DF5" w14:textId="77777777" w:rsidR="009D0A86" w:rsidRPr="00D46FF1" w:rsidRDefault="009D0A86" w:rsidP="00730B2F">
      <w:pPr>
        <w:pStyle w:val="BodyText"/>
        <w:numPr>
          <w:ilvl w:val="0"/>
          <w:numId w:val="35"/>
        </w:numPr>
        <w:spacing w:after="0"/>
        <w:ind w:left="714" w:hanging="357"/>
      </w:pPr>
      <w:r w:rsidRPr="00D46FF1">
        <w:t>Contain the incident at the endpoint, such that network traffic or process execution can be remotely controlled.</w:t>
      </w:r>
    </w:p>
    <w:p w14:paraId="692E04F0" w14:textId="77777777" w:rsidR="009D0A86" w:rsidRPr="00D46FF1" w:rsidRDefault="009D0A86" w:rsidP="00730B2F">
      <w:pPr>
        <w:pStyle w:val="BodyText"/>
        <w:numPr>
          <w:ilvl w:val="0"/>
          <w:numId w:val="35"/>
        </w:numPr>
        <w:spacing w:after="0"/>
        <w:ind w:left="714" w:hanging="357"/>
      </w:pPr>
      <w:r w:rsidRPr="00D46FF1">
        <w:t>Investigate security incidents.</w:t>
      </w:r>
    </w:p>
    <w:p w14:paraId="25804939" w14:textId="77777777" w:rsidR="009D0A86" w:rsidRPr="00D46FF1" w:rsidRDefault="009D0A86" w:rsidP="00730B2F">
      <w:pPr>
        <w:pStyle w:val="BodyText"/>
        <w:numPr>
          <w:ilvl w:val="0"/>
          <w:numId w:val="35"/>
        </w:numPr>
        <w:spacing w:after="0"/>
        <w:ind w:left="714" w:hanging="357"/>
        <w:rPr>
          <w:lang w:eastAsia="en-GB"/>
        </w:rPr>
      </w:pPr>
      <w:r w:rsidRPr="00D46FF1">
        <w:t>Remediate endpoints to a pre-infection state</w:t>
      </w:r>
      <w:r w:rsidRPr="00D46FF1">
        <w:rPr>
          <w:lang w:eastAsia="en-GB"/>
        </w:rPr>
        <w:t>.</w:t>
      </w:r>
    </w:p>
    <w:p w14:paraId="4585E7F9" w14:textId="77777777" w:rsidR="009D0A86" w:rsidRPr="00A829D3" w:rsidRDefault="009D0A86" w:rsidP="009D0A86">
      <w:pPr>
        <w:pStyle w:val="BodyTextIndent2"/>
        <w:ind w:left="0"/>
      </w:pPr>
    </w:p>
    <w:p w14:paraId="3D21143F" w14:textId="77777777" w:rsidR="009D0A86" w:rsidRPr="00AB606C" w:rsidRDefault="009D0A86" w:rsidP="009D0A86">
      <w:pPr>
        <w:pStyle w:val="LeadParagraph"/>
        <w:rPr>
          <w:rFonts w:asciiTheme="majorHAnsi" w:hAnsiTheme="majorHAnsi"/>
        </w:rPr>
      </w:pPr>
      <w:r w:rsidRPr="00AB606C">
        <w:rPr>
          <w:rFonts w:asciiTheme="majorHAnsi" w:hAnsiTheme="majorHAnsi"/>
        </w:rPr>
        <w:t>Managed Detection and Response (MDR)</w:t>
      </w:r>
    </w:p>
    <w:p w14:paraId="39129818" w14:textId="584AECE4" w:rsidR="009D0A86" w:rsidRDefault="009D0A86" w:rsidP="009D0A86">
      <w:pPr>
        <w:pStyle w:val="BodyText"/>
      </w:pPr>
      <w:r>
        <w:t xml:space="preserve">Managed detection and response </w:t>
      </w:r>
      <w:r w:rsidR="00AB606C">
        <w:t>build</w:t>
      </w:r>
      <w:r>
        <w:t xml:space="preserve"> on top of EDR where the vendor or a Managed Security Services Provider MSSP provide services around:</w:t>
      </w:r>
    </w:p>
    <w:p w14:paraId="19619714" w14:textId="77777777" w:rsidR="009D0A86" w:rsidRDefault="009D0A86" w:rsidP="00730B2F">
      <w:pPr>
        <w:pStyle w:val="BodyText"/>
        <w:numPr>
          <w:ilvl w:val="0"/>
          <w:numId w:val="36"/>
        </w:numPr>
        <w:spacing w:after="0"/>
        <w:ind w:left="714" w:hanging="357"/>
      </w:pPr>
      <w:r>
        <w:t>Threat Hunting</w:t>
      </w:r>
    </w:p>
    <w:p w14:paraId="4FEDA33F" w14:textId="77777777" w:rsidR="009D0A86" w:rsidRDefault="009D0A86" w:rsidP="00730B2F">
      <w:pPr>
        <w:pStyle w:val="BodyText"/>
        <w:numPr>
          <w:ilvl w:val="0"/>
          <w:numId w:val="36"/>
        </w:numPr>
        <w:spacing w:after="0"/>
        <w:ind w:left="714" w:hanging="357"/>
      </w:pPr>
      <w:r>
        <w:t>Incident Response or Guided and Active Response</w:t>
      </w:r>
    </w:p>
    <w:p w14:paraId="6A9C7E94" w14:textId="77777777" w:rsidR="009D0A86" w:rsidRDefault="009D0A86" w:rsidP="00730B2F">
      <w:pPr>
        <w:pStyle w:val="BodyText"/>
        <w:numPr>
          <w:ilvl w:val="0"/>
          <w:numId w:val="36"/>
        </w:numPr>
        <w:spacing w:after="0"/>
        <w:ind w:left="714" w:hanging="357"/>
      </w:pPr>
      <w:r>
        <w:t>Periodic reporting</w:t>
      </w:r>
    </w:p>
    <w:p w14:paraId="10B0D3AD" w14:textId="77777777" w:rsidR="009D0A86" w:rsidRDefault="009D0A86" w:rsidP="00730B2F">
      <w:pPr>
        <w:pStyle w:val="BodyText"/>
        <w:numPr>
          <w:ilvl w:val="0"/>
          <w:numId w:val="36"/>
        </w:numPr>
        <w:spacing w:after="0"/>
        <w:ind w:left="714" w:hanging="357"/>
      </w:pPr>
      <w:r>
        <w:t>Deployment assistance</w:t>
      </w:r>
    </w:p>
    <w:p w14:paraId="6AB55A81" w14:textId="77777777" w:rsidR="009D0A86" w:rsidRDefault="009D0A86" w:rsidP="00730B2F">
      <w:pPr>
        <w:pStyle w:val="BodyText"/>
        <w:numPr>
          <w:ilvl w:val="0"/>
          <w:numId w:val="36"/>
        </w:numPr>
        <w:spacing w:after="0"/>
        <w:ind w:left="714" w:hanging="357"/>
      </w:pPr>
      <w:r>
        <w:t>Onboarding</w:t>
      </w:r>
    </w:p>
    <w:p w14:paraId="4A5DEBB7" w14:textId="77777777" w:rsidR="009D0A86" w:rsidRDefault="009D0A86" w:rsidP="009D0A86">
      <w:pPr>
        <w:pStyle w:val="BodyText"/>
        <w:spacing w:after="0"/>
        <w:ind w:left="714"/>
      </w:pPr>
    </w:p>
    <w:p w14:paraId="4292C49B" w14:textId="51A3197A" w:rsidR="009D0A86" w:rsidRDefault="009D0A86" w:rsidP="006674E7">
      <w:pPr>
        <w:pStyle w:val="BodyText"/>
      </w:pPr>
      <w:r>
        <w:t>Whilst all vendors listed in this Options Paper provide an MDR service, these services will differ slightly. Further investigation into any specific vendor offering can be arranged.</w:t>
      </w:r>
    </w:p>
    <w:p w14:paraId="0173216A" w14:textId="77777777" w:rsidR="00482A2D" w:rsidRDefault="00482A2D" w:rsidP="22969AB5">
      <w:pPr>
        <w:pStyle w:val="BodyTextIndent2"/>
        <w:rPr>
          <w:szCs w:val="20"/>
        </w:rPr>
      </w:pPr>
    </w:p>
    <w:p w14:paraId="1A8A5774" w14:textId="205C851C" w:rsidR="5D9E31E1" w:rsidRDefault="5D9E31E1" w:rsidP="1BFA80A5">
      <w:pPr>
        <w:pStyle w:val="Heading4Numbered"/>
      </w:pPr>
      <w:bookmarkStart w:id="104" w:name="_Toc97215542"/>
      <w:r w:rsidRPr="420150AD">
        <w:rPr>
          <w:rFonts w:ascii="Trebuchet MS" w:hAnsi="Trebuchet MS"/>
          <w:szCs w:val="24"/>
        </w:rPr>
        <w:t>Endpoint Detection and Re</w:t>
      </w:r>
      <w:r w:rsidR="4A40C0B2" w:rsidRPr="420150AD">
        <w:rPr>
          <w:rFonts w:ascii="Trebuchet MS" w:hAnsi="Trebuchet MS"/>
          <w:szCs w:val="24"/>
        </w:rPr>
        <w:t>s</w:t>
      </w:r>
      <w:r w:rsidRPr="420150AD">
        <w:rPr>
          <w:rFonts w:ascii="Trebuchet MS" w:hAnsi="Trebuchet MS"/>
          <w:szCs w:val="24"/>
        </w:rPr>
        <w:t>ponse</w:t>
      </w:r>
      <w:bookmarkEnd w:id="104"/>
    </w:p>
    <w:p w14:paraId="3464AA2E" w14:textId="597DA0D2" w:rsidR="22969AB5" w:rsidRDefault="22969AB5" w:rsidP="1BFA80A5">
      <w:pPr>
        <w:pStyle w:val="BodyTextIndent3"/>
        <w:rPr>
          <w:szCs w:val="20"/>
        </w:rPr>
      </w:pPr>
    </w:p>
    <w:p w14:paraId="6D88A915" w14:textId="76DB21E8" w:rsidR="22969AB5" w:rsidRDefault="11F4B053" w:rsidP="1BFA80A5">
      <w:r w:rsidRPr="1BFA80A5">
        <w:rPr>
          <w:rFonts w:ascii="Calibri" w:eastAsia="Calibri" w:hAnsi="Calibri" w:cs="Calibri"/>
          <w:color w:val="585858" w:themeColor="text1"/>
          <w:sz w:val="20"/>
          <w:szCs w:val="20"/>
          <w:lang w:val="en-US"/>
        </w:rPr>
        <w:t>Endpoint detection and response refers to a category of tools used to detect and investigate threats on endpoints. EDR tools typically provide detection, investigation, threat hunting, and response capabilities. Endpoint detection and response has become a critical component of any endpoint security solution because there’s simply no better way to detect an intrusion than by monitoring the target environment being attacked, and the telemetry collected by an EDR platform enables full triage and investigation.</w:t>
      </w:r>
    </w:p>
    <w:p w14:paraId="7F97614E" w14:textId="5086798C" w:rsidR="22969AB5" w:rsidRDefault="22969AB5" w:rsidP="1BFA80A5">
      <w:pPr>
        <w:rPr>
          <w:rFonts w:ascii="Calibri" w:eastAsia="Calibri" w:hAnsi="Calibri" w:cs="Calibri"/>
          <w:color w:val="585858" w:themeColor="text1"/>
          <w:szCs w:val="20"/>
          <w:lang w:val="en-US"/>
        </w:rPr>
      </w:pPr>
    </w:p>
    <w:p w14:paraId="6560FD86" w14:textId="6E27D627" w:rsidR="22969AB5" w:rsidRDefault="11F4B053" w:rsidP="1BFA80A5">
      <w:r w:rsidRPr="1BFA80A5">
        <w:rPr>
          <w:rFonts w:ascii="Calibri" w:eastAsia="Calibri" w:hAnsi="Calibri" w:cs="Calibri"/>
          <w:color w:val="585858" w:themeColor="text1"/>
          <w:sz w:val="20"/>
          <w:szCs w:val="20"/>
          <w:lang w:val="en-US"/>
        </w:rPr>
        <w:t>EDR security solutions analyse events from laptops, desktop PCs, mobile devices, servers, and even IoT and cloud workloads, to identify suspicious activity. They generate alerts to help security operations analysts uncover, investigate, and remediate issues. EDR tools also collect telemetry data on suspicious activity and may enrich that data with other contextual information from correlated events. Through these functions, EDR is instrumental in shortening response times for incident response teams, and ideally, eliminating threats before damage is done.</w:t>
      </w:r>
    </w:p>
    <w:p w14:paraId="266CA618" w14:textId="05D44BFB" w:rsidR="22969AB5" w:rsidRDefault="22969AB5" w:rsidP="1BFA80A5">
      <w:pPr>
        <w:rPr>
          <w:rFonts w:ascii="Calibri" w:eastAsia="Calibri" w:hAnsi="Calibri" w:cs="Calibri"/>
          <w:color w:val="585858" w:themeColor="text1"/>
          <w:szCs w:val="20"/>
          <w:lang w:val="en-US"/>
        </w:rPr>
      </w:pPr>
    </w:p>
    <w:p w14:paraId="587C8B87" w14:textId="0EB6D57B" w:rsidR="22969AB5" w:rsidRDefault="11F4B053" w:rsidP="1BFA80A5">
      <w:r w:rsidRPr="1BFA80A5">
        <w:rPr>
          <w:rFonts w:ascii="Calibri" w:eastAsia="Calibri" w:hAnsi="Calibri" w:cs="Calibri"/>
          <w:color w:val="585858" w:themeColor="text1"/>
          <w:sz w:val="20"/>
          <w:szCs w:val="20"/>
          <w:lang w:val="en-US"/>
        </w:rPr>
        <w:t>If they are well-resourced, they might develop a zero-day attack that takes advantage of unknown app or system vulnerabilities. Fortunately, effective threat prevention tools can stop over 99% of all attacks automatically. They can apply multiple analysis engines, from the reputation of the source and the signer of a file to the byte code distribution to the functions in an executable to block the attack. Since many zero-day attacks use known techniques, the right security tools can stop these zero-day attacks even if they have never seen a specific attack before. However, the most sophisticated and potentially damaging attacks require detection and response. These attacks, such as insider threats, low and slow attacks, and advanced persistent threats, may require manual verification from a security analyst. Oftentimes, the only way to identify these attacks is by analyzing activity over time and across data sources with machine learning.</w:t>
      </w:r>
    </w:p>
    <w:p w14:paraId="298B35A0" w14:textId="016ADE22" w:rsidR="22969AB5" w:rsidRDefault="22969AB5" w:rsidP="1BFA80A5">
      <w:pPr>
        <w:rPr>
          <w:rFonts w:ascii="Calibri" w:eastAsia="Calibri" w:hAnsi="Calibri" w:cs="Calibri"/>
          <w:color w:val="585858" w:themeColor="text1"/>
          <w:szCs w:val="20"/>
          <w:lang w:val="en-US"/>
        </w:rPr>
      </w:pPr>
    </w:p>
    <w:p w14:paraId="5B1B1E08" w14:textId="386F5B45" w:rsidR="22969AB5" w:rsidRDefault="11F4B053" w:rsidP="1BFA80A5">
      <w:r w:rsidRPr="1BFA80A5">
        <w:rPr>
          <w:rFonts w:ascii="Calibri" w:eastAsia="Calibri" w:hAnsi="Calibri" w:cs="Calibri"/>
          <w:color w:val="585858" w:themeColor="text1"/>
          <w:sz w:val="20"/>
          <w:szCs w:val="20"/>
          <w:lang w:val="en-US"/>
        </w:rPr>
        <w:t>These advanced attacks rarely can be identified in real time. And oftentimes a security analyst must try to understand the intent of the activity to determine whether or not it’s malicious. So, while few attacks require detection and response, these attacks can be extremely destructive. Security teams need EDR solutions to find, investigate and stop them.</w:t>
      </w:r>
    </w:p>
    <w:p w14:paraId="35F84844" w14:textId="7EE275BC" w:rsidR="22969AB5" w:rsidRDefault="22969AB5" w:rsidP="00DA7ED1">
      <w:pPr>
        <w:pStyle w:val="BodyTextIndent2"/>
        <w:ind w:left="0"/>
        <w:rPr>
          <w:szCs w:val="20"/>
        </w:rPr>
      </w:pPr>
    </w:p>
    <w:p w14:paraId="3A9ED970" w14:textId="7FC2E272" w:rsidR="00C25CB5" w:rsidRDefault="00073451" w:rsidP="00073451">
      <w:pPr>
        <w:pStyle w:val="Heading4Numbered"/>
      </w:pPr>
      <w:bookmarkStart w:id="105" w:name="_Toc97215543"/>
      <w:r>
        <w:t>Recommendations</w:t>
      </w:r>
      <w:bookmarkEnd w:id="105"/>
    </w:p>
    <w:p w14:paraId="431E23A6" w14:textId="77777777" w:rsidR="00073451" w:rsidRDefault="00073451" w:rsidP="001B03B0">
      <w:pPr>
        <w:pStyle w:val="BodyText"/>
      </w:pPr>
    </w:p>
    <w:p w14:paraId="07AAD18F" w14:textId="7A1B315B" w:rsidR="001B03B0" w:rsidRDefault="001B03B0" w:rsidP="001B03B0">
      <w:pPr>
        <w:pStyle w:val="BodyText"/>
      </w:pPr>
      <w:r>
        <w:t xml:space="preserve">Endpoint </w:t>
      </w:r>
      <w:r w:rsidR="00A06E74">
        <w:t xml:space="preserve">Detection and Response (EDR) is recommended for all corporate endpoints. </w:t>
      </w:r>
      <w:r w:rsidR="00A71D04">
        <w:t>EDR has many features that can be utilised to cover many areas of securit</w:t>
      </w:r>
      <w:r w:rsidR="00193A5F">
        <w:t xml:space="preserve">y controls </w:t>
      </w:r>
      <w:r w:rsidR="002D6B5E">
        <w:t>under on technology:</w:t>
      </w:r>
    </w:p>
    <w:p w14:paraId="6BE2E4C6" w14:textId="44E24C97" w:rsidR="002D6B5E" w:rsidRDefault="008F4768" w:rsidP="001B03B0">
      <w:pPr>
        <w:pStyle w:val="BodyText"/>
      </w:pPr>
      <w:r>
        <w:t>The features and areas that EDR covers:</w:t>
      </w:r>
    </w:p>
    <w:p w14:paraId="5D72ECEA" w14:textId="697984A7" w:rsidR="008D01CC" w:rsidRDefault="009D51A0" w:rsidP="001B03B0">
      <w:pPr>
        <w:pStyle w:val="BodyText"/>
      </w:pPr>
      <w:r w:rsidRPr="00B649B7">
        <w:rPr>
          <w:b/>
          <w:bCs/>
        </w:rPr>
        <w:lastRenderedPageBreak/>
        <w:t>Next Generation Anti-virus (NGAV):</w:t>
      </w:r>
      <w:r>
        <w:t xml:space="preserve"> </w:t>
      </w:r>
      <w:r w:rsidR="00D9495D">
        <w:t xml:space="preserve">NGAV consists of </w:t>
      </w:r>
      <w:r w:rsidR="007739DE">
        <w:t xml:space="preserve">machine learning and AI to detect unknown </w:t>
      </w:r>
      <w:r w:rsidR="00D76D5A">
        <w:t>malware</w:t>
      </w:r>
      <w:r w:rsidR="00094BD8">
        <w:t>, behaviour-based indicators</w:t>
      </w:r>
      <w:r w:rsidR="00717B79">
        <w:t xml:space="preserve"> of attack (IOA)</w:t>
      </w:r>
      <w:r w:rsidR="00B649B7">
        <w:t>, Exploit blocking, and the use of threat intelligence.</w:t>
      </w:r>
    </w:p>
    <w:p w14:paraId="3899CC41" w14:textId="1B4D5924" w:rsidR="003561C0" w:rsidRDefault="003561C0" w:rsidP="001B03B0">
      <w:pPr>
        <w:pStyle w:val="BodyText"/>
      </w:pPr>
      <w:r w:rsidRPr="007E1202">
        <w:rPr>
          <w:b/>
          <w:bCs/>
        </w:rPr>
        <w:t>Endpoin</w:t>
      </w:r>
      <w:r w:rsidR="00C36961" w:rsidRPr="007E1202">
        <w:rPr>
          <w:b/>
          <w:bCs/>
        </w:rPr>
        <w:t xml:space="preserve">t, </w:t>
      </w:r>
      <w:r w:rsidR="005A1488" w:rsidRPr="007E1202">
        <w:rPr>
          <w:b/>
          <w:bCs/>
        </w:rPr>
        <w:t>Detection and Response</w:t>
      </w:r>
      <w:r w:rsidR="007E1202" w:rsidRPr="007E1202">
        <w:rPr>
          <w:b/>
          <w:bCs/>
        </w:rPr>
        <w:t xml:space="preserve"> (EDR)</w:t>
      </w:r>
      <w:r w:rsidR="005A1488" w:rsidRPr="007E1202">
        <w:rPr>
          <w:b/>
          <w:bCs/>
        </w:rPr>
        <w:t>:</w:t>
      </w:r>
      <w:r w:rsidR="005A1488">
        <w:t xml:space="preserve"> </w:t>
      </w:r>
      <w:r w:rsidR="0048505F">
        <w:t>Contin</w:t>
      </w:r>
      <w:r w:rsidR="00EA25D6">
        <w:t xml:space="preserve">uous event recording </w:t>
      </w:r>
      <w:r w:rsidR="001446A3">
        <w:t>for visibility, threat hunting</w:t>
      </w:r>
      <w:r w:rsidR="007E1202">
        <w:t xml:space="preserve"> to aid in identifying attacks.</w:t>
      </w:r>
    </w:p>
    <w:p w14:paraId="21912404" w14:textId="4E305504" w:rsidR="00BB5E75" w:rsidRDefault="003561C0" w:rsidP="001B03B0">
      <w:pPr>
        <w:pStyle w:val="BodyText"/>
      </w:pPr>
      <w:r w:rsidRPr="00702EC9">
        <w:rPr>
          <w:b/>
          <w:bCs/>
        </w:rPr>
        <w:t>D</w:t>
      </w:r>
      <w:r w:rsidR="00BB5E75" w:rsidRPr="00702EC9">
        <w:rPr>
          <w:b/>
          <w:bCs/>
        </w:rPr>
        <w:t>evice control</w:t>
      </w:r>
      <w:r w:rsidR="007E1202" w:rsidRPr="00702EC9">
        <w:rPr>
          <w:b/>
          <w:bCs/>
        </w:rPr>
        <w:t>:</w:t>
      </w:r>
      <w:r w:rsidR="007E1202">
        <w:t xml:space="preserve"> Control USB and devices that can be allowed or denied </w:t>
      </w:r>
      <w:r w:rsidR="00702EC9">
        <w:t>on an endpoint</w:t>
      </w:r>
    </w:p>
    <w:p w14:paraId="17E12F71" w14:textId="0DEFA986" w:rsidR="00073451" w:rsidRDefault="00BB5E75" w:rsidP="00BB5E75">
      <w:pPr>
        <w:pStyle w:val="BodyText"/>
      </w:pPr>
      <w:r w:rsidRPr="005C5CED">
        <w:rPr>
          <w:b/>
          <w:bCs/>
        </w:rPr>
        <w:t>Software application control</w:t>
      </w:r>
      <w:r w:rsidR="00C50EFD" w:rsidRPr="005C5CED">
        <w:rPr>
          <w:b/>
          <w:bCs/>
        </w:rPr>
        <w:t>:</w:t>
      </w:r>
      <w:r w:rsidR="00C50EFD">
        <w:t xml:space="preserve"> Control which applications are allowed to be used, enforce unsanctioned applications</w:t>
      </w:r>
    </w:p>
    <w:p w14:paraId="55B0D905" w14:textId="726D318E" w:rsidR="00BB5E75" w:rsidRPr="00C57152" w:rsidRDefault="004D126E" w:rsidP="00BB5E75">
      <w:pPr>
        <w:pStyle w:val="BodyText"/>
      </w:pPr>
      <w:r w:rsidRPr="00881368">
        <w:rPr>
          <w:b/>
          <w:bCs/>
        </w:rPr>
        <w:t>Endpoint Firewall Management</w:t>
      </w:r>
      <w:r w:rsidR="00881368">
        <w:rPr>
          <w:b/>
          <w:bCs/>
        </w:rPr>
        <w:t xml:space="preserve">: </w:t>
      </w:r>
      <w:r w:rsidR="00C57152">
        <w:t xml:space="preserve">Centralised management of the local firewalls can be useful in building out </w:t>
      </w:r>
      <w:r w:rsidR="00E82A2A">
        <w:t>standard policies across all endpoints</w:t>
      </w:r>
    </w:p>
    <w:p w14:paraId="31D488FA" w14:textId="7EA7DE0D" w:rsidR="004D126E" w:rsidRPr="00C43957" w:rsidRDefault="004D126E" w:rsidP="00BB5E75">
      <w:pPr>
        <w:pStyle w:val="BodyText"/>
      </w:pPr>
      <w:r w:rsidRPr="00E1639E">
        <w:rPr>
          <w:b/>
          <w:bCs/>
        </w:rPr>
        <w:t>Vulnerability Scanning</w:t>
      </w:r>
      <w:r w:rsidR="00E1639E">
        <w:rPr>
          <w:b/>
          <w:bCs/>
        </w:rPr>
        <w:t xml:space="preserve">: </w:t>
      </w:r>
      <w:r w:rsidR="00D26EE0">
        <w:t xml:space="preserve">EDR can provide </w:t>
      </w:r>
      <w:r w:rsidR="005A444F">
        <w:t xml:space="preserve">vulnerability scanning for the system and software installed. This could replace </w:t>
      </w:r>
      <w:r w:rsidR="00D0127A">
        <w:t xml:space="preserve">an </w:t>
      </w:r>
      <w:r w:rsidR="005A444F">
        <w:t>authenticated vulnerability</w:t>
      </w:r>
      <w:r w:rsidR="00D0127A">
        <w:t xml:space="preserve"> solution</w:t>
      </w:r>
    </w:p>
    <w:p w14:paraId="70800295" w14:textId="77777777" w:rsidR="00073451" w:rsidRDefault="00073451" w:rsidP="00C25CB5">
      <w:pPr>
        <w:pStyle w:val="BodyTextIndent2"/>
      </w:pPr>
    </w:p>
    <w:p w14:paraId="7A36F9A6" w14:textId="24DC7FFA" w:rsidR="00C25CB5" w:rsidRDefault="00827229" w:rsidP="00C25CB5">
      <w:pPr>
        <w:pStyle w:val="Heading3Numbered"/>
      </w:pPr>
      <w:bookmarkStart w:id="106" w:name="_Toc97215544"/>
      <w:r>
        <w:t>Encryption</w:t>
      </w:r>
      <w:bookmarkEnd w:id="106"/>
    </w:p>
    <w:p w14:paraId="1A45F9CC" w14:textId="461BF088" w:rsidR="22969AB5" w:rsidRDefault="22969AB5" w:rsidP="22969AB5">
      <w:pPr>
        <w:pStyle w:val="BodyTextIndent2"/>
        <w:rPr>
          <w:szCs w:val="20"/>
        </w:rPr>
      </w:pPr>
    </w:p>
    <w:p w14:paraId="607271EE" w14:textId="302C9702" w:rsidR="2DC8234D" w:rsidRDefault="2DC8234D" w:rsidP="22969AB5">
      <w:pPr>
        <w:pStyle w:val="Heading4Numbered"/>
        <w:rPr>
          <w:rFonts w:ascii="Trebuchet MS" w:hAnsi="Trebuchet MS"/>
          <w:szCs w:val="24"/>
        </w:rPr>
      </w:pPr>
      <w:bookmarkStart w:id="107" w:name="_Toc97215545"/>
      <w:r w:rsidRPr="420150AD">
        <w:rPr>
          <w:rFonts w:ascii="Trebuchet MS" w:hAnsi="Trebuchet MS"/>
          <w:szCs w:val="24"/>
        </w:rPr>
        <w:t>CIS v7 Sections</w:t>
      </w:r>
      <w:bookmarkEnd w:id="107"/>
    </w:p>
    <w:p w14:paraId="7D2AE4B9" w14:textId="77777777" w:rsidR="00AC11D1" w:rsidRPr="00AC11D1" w:rsidRDefault="00AC11D1" w:rsidP="00AC11D1">
      <w:pPr>
        <w:pStyle w:val="BodyTextIndent3"/>
      </w:pPr>
    </w:p>
    <w:tbl>
      <w:tblPr>
        <w:tblStyle w:val="GridTable4-Accent1"/>
        <w:tblW w:w="10348" w:type="dxa"/>
        <w:tblInd w:w="-5" w:type="dxa"/>
        <w:tblLook w:val="04A0" w:firstRow="1" w:lastRow="0" w:firstColumn="1" w:lastColumn="0" w:noHBand="0" w:noVBand="1"/>
      </w:tblPr>
      <w:tblGrid>
        <w:gridCol w:w="2855"/>
        <w:gridCol w:w="2837"/>
        <w:gridCol w:w="4656"/>
      </w:tblGrid>
      <w:tr w:rsidR="00C86EA8" w14:paraId="306EA50D"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96C0D14" w14:textId="77777777" w:rsidR="00E342A8" w:rsidRPr="002763A8" w:rsidRDefault="00E342A8" w:rsidP="00F83D3A">
            <w:pPr>
              <w:pStyle w:val="BodyText"/>
              <w:rPr>
                <w:color w:val="FFFFFF" w:themeColor="background1"/>
              </w:rPr>
            </w:pPr>
            <w:r w:rsidRPr="002763A8">
              <w:rPr>
                <w:color w:val="FFFFFF" w:themeColor="background1"/>
              </w:rPr>
              <w:t>CIS Control</w:t>
            </w:r>
          </w:p>
        </w:tc>
        <w:tc>
          <w:tcPr>
            <w:tcW w:w="2837" w:type="dxa"/>
          </w:tcPr>
          <w:p w14:paraId="213EA3F1"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7B2408B3"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1E4331EC"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FBEBE77" w14:textId="6B8DEC48" w:rsidR="00E342A8" w:rsidRPr="00E7186A" w:rsidRDefault="007C29E6" w:rsidP="00F83D3A">
            <w:pPr>
              <w:pStyle w:val="BodyText"/>
            </w:pPr>
            <w:r>
              <w:t>8</w:t>
            </w:r>
          </w:p>
        </w:tc>
        <w:tc>
          <w:tcPr>
            <w:tcW w:w="2837" w:type="dxa"/>
          </w:tcPr>
          <w:p w14:paraId="739D8D6E" w14:textId="4EA0342A" w:rsidR="00E342A8" w:rsidRPr="00E7186A" w:rsidRDefault="006009E8"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6009E8">
              <w:rPr>
                <w:b/>
                <w:bCs/>
              </w:rPr>
              <w:t xml:space="preserve">Malware </w:t>
            </w:r>
            <w:r w:rsidR="00AB606C" w:rsidRPr="006009E8">
              <w:rPr>
                <w:b/>
                <w:bCs/>
              </w:rPr>
              <w:t>Defences</w:t>
            </w:r>
          </w:p>
        </w:tc>
        <w:tc>
          <w:tcPr>
            <w:tcW w:w="4656" w:type="dxa"/>
          </w:tcPr>
          <w:p w14:paraId="7E47A99F" w14:textId="2DF05B70" w:rsidR="00E342A8" w:rsidRPr="00E7186A" w:rsidRDefault="006009E8" w:rsidP="00F83D3A">
            <w:pPr>
              <w:pStyle w:val="BodyText"/>
              <w:cnfStyle w:val="000000100000" w:firstRow="0" w:lastRow="0" w:firstColumn="0" w:lastColumn="0" w:oddVBand="0" w:evenVBand="0" w:oddHBand="1" w:evenHBand="0" w:firstRowFirstColumn="0" w:firstRowLastColumn="0" w:lastRowFirstColumn="0" w:lastRowLastColumn="0"/>
            </w:pPr>
            <w:r w:rsidRPr="006009E8">
              <w:t xml:space="preserve">Control the installation, spread, and execution of malicious code at multiple points in the enterprise, while optimizing the use of automation to enable rapid updating of </w:t>
            </w:r>
            <w:r w:rsidR="00AB606C" w:rsidRPr="006009E8">
              <w:t>defence</w:t>
            </w:r>
            <w:r w:rsidRPr="006009E8">
              <w:t>, data gathering, and corrective action.</w:t>
            </w:r>
          </w:p>
        </w:tc>
      </w:tr>
      <w:tr w:rsidR="006009E8" w14:paraId="63B3DBFB" w14:textId="77777777" w:rsidTr="00F768BB">
        <w:tc>
          <w:tcPr>
            <w:cnfStyle w:val="001000000000" w:firstRow="0" w:lastRow="0" w:firstColumn="1" w:lastColumn="0" w:oddVBand="0" w:evenVBand="0" w:oddHBand="0" w:evenHBand="0" w:firstRowFirstColumn="0" w:firstRowLastColumn="0" w:lastRowFirstColumn="0" w:lastRowLastColumn="0"/>
            <w:tcW w:w="2855" w:type="dxa"/>
          </w:tcPr>
          <w:p w14:paraId="5341F4A2" w14:textId="26417A15" w:rsidR="006009E8" w:rsidRDefault="006009E8" w:rsidP="00F83D3A">
            <w:pPr>
              <w:pStyle w:val="BodyText"/>
            </w:pPr>
            <w:r>
              <w:t>10</w:t>
            </w:r>
          </w:p>
        </w:tc>
        <w:tc>
          <w:tcPr>
            <w:tcW w:w="2837" w:type="dxa"/>
          </w:tcPr>
          <w:p w14:paraId="2452D879" w14:textId="439AAE2A" w:rsidR="006009E8" w:rsidRPr="006009E8" w:rsidRDefault="000E3D76" w:rsidP="00F83D3A">
            <w:pPr>
              <w:pStyle w:val="BodyText"/>
              <w:cnfStyle w:val="000000000000" w:firstRow="0" w:lastRow="0" w:firstColumn="0" w:lastColumn="0" w:oddVBand="0" w:evenVBand="0" w:oddHBand="0" w:evenHBand="0" w:firstRowFirstColumn="0" w:firstRowLastColumn="0" w:lastRowFirstColumn="0" w:lastRowLastColumn="0"/>
              <w:rPr>
                <w:b/>
                <w:bCs/>
              </w:rPr>
            </w:pPr>
            <w:r w:rsidRPr="000E3D76">
              <w:rPr>
                <w:b/>
                <w:bCs/>
              </w:rPr>
              <w:t>Data Recovery Capabilities</w:t>
            </w:r>
          </w:p>
        </w:tc>
        <w:tc>
          <w:tcPr>
            <w:tcW w:w="4656" w:type="dxa"/>
          </w:tcPr>
          <w:p w14:paraId="194769D5" w14:textId="6E9FFF90" w:rsidR="006009E8" w:rsidRPr="006009E8" w:rsidRDefault="000E3D76" w:rsidP="00F83D3A">
            <w:pPr>
              <w:pStyle w:val="BodyText"/>
              <w:cnfStyle w:val="000000000000" w:firstRow="0" w:lastRow="0" w:firstColumn="0" w:lastColumn="0" w:oddVBand="0" w:evenVBand="0" w:oddHBand="0" w:evenHBand="0" w:firstRowFirstColumn="0" w:firstRowLastColumn="0" w:lastRowFirstColumn="0" w:lastRowLastColumn="0"/>
            </w:pPr>
            <w:r w:rsidRPr="000E3D76">
              <w:t>The processes and tools used to properly back up critical information with a proven methodology for timely recovery of it.</w:t>
            </w:r>
          </w:p>
        </w:tc>
      </w:tr>
      <w:tr w:rsidR="000E3D76" w14:paraId="519ECE3F"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5EF1CE9E" w14:textId="430AB2D1" w:rsidR="000E3D76" w:rsidRDefault="000E3D76" w:rsidP="00F83D3A">
            <w:pPr>
              <w:pStyle w:val="BodyText"/>
            </w:pPr>
            <w:r>
              <w:t>12</w:t>
            </w:r>
          </w:p>
        </w:tc>
        <w:tc>
          <w:tcPr>
            <w:tcW w:w="2837" w:type="dxa"/>
          </w:tcPr>
          <w:p w14:paraId="7D9077AF" w14:textId="0FE4EEFA" w:rsidR="000E3D76" w:rsidRPr="000E3D76" w:rsidRDefault="007A1543"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7A1543">
              <w:rPr>
                <w:b/>
                <w:bCs/>
              </w:rPr>
              <w:t>Boundary Defense</w:t>
            </w:r>
          </w:p>
        </w:tc>
        <w:tc>
          <w:tcPr>
            <w:tcW w:w="4656" w:type="dxa"/>
          </w:tcPr>
          <w:p w14:paraId="2A4C712E" w14:textId="505D2FBA" w:rsidR="000E3D76" w:rsidRPr="000E3D76" w:rsidRDefault="007A1543" w:rsidP="00F83D3A">
            <w:pPr>
              <w:pStyle w:val="BodyText"/>
              <w:cnfStyle w:val="000000100000" w:firstRow="0" w:lastRow="0" w:firstColumn="0" w:lastColumn="0" w:oddVBand="0" w:evenVBand="0" w:oddHBand="1" w:evenHBand="0" w:firstRowFirstColumn="0" w:firstRowLastColumn="0" w:lastRowFirstColumn="0" w:lastRowLastColumn="0"/>
            </w:pPr>
            <w:r w:rsidRPr="007A1543">
              <w:t>Detect/prevent/correct the flow of information transferring networks of different trust levels with a focus on security-damaging data.</w:t>
            </w:r>
          </w:p>
        </w:tc>
      </w:tr>
    </w:tbl>
    <w:p w14:paraId="37015113" w14:textId="71A69D75" w:rsidR="22969AB5" w:rsidRDefault="22969AB5" w:rsidP="22969AB5">
      <w:pPr>
        <w:pStyle w:val="BodyTextIndent2"/>
        <w:rPr>
          <w:szCs w:val="20"/>
        </w:rPr>
      </w:pPr>
    </w:p>
    <w:p w14:paraId="07F8D9B7" w14:textId="77777777" w:rsidR="00C25CB5" w:rsidRPr="00C25CB5" w:rsidRDefault="00C25CB5" w:rsidP="00C25CB5">
      <w:pPr>
        <w:pStyle w:val="BodyTextIndent2"/>
      </w:pPr>
    </w:p>
    <w:p w14:paraId="078A1D0C" w14:textId="36C736B6" w:rsidR="00C25CB5" w:rsidRDefault="690CE3F4" w:rsidP="22969AB5">
      <w:pPr>
        <w:pStyle w:val="Heading4Numbered"/>
        <w:rPr>
          <w:rFonts w:ascii="Trebuchet MS" w:hAnsi="Trebuchet MS"/>
          <w:szCs w:val="24"/>
        </w:rPr>
      </w:pPr>
      <w:bookmarkStart w:id="108" w:name="_Toc97215546"/>
      <w:r w:rsidRPr="420150AD">
        <w:rPr>
          <w:rFonts w:ascii="Trebuchet MS" w:hAnsi="Trebuchet MS"/>
          <w:szCs w:val="24"/>
        </w:rPr>
        <w:t>Encryption at Rest</w:t>
      </w:r>
      <w:r w:rsidR="00BE1811">
        <w:rPr>
          <w:rFonts w:ascii="Trebuchet MS" w:hAnsi="Trebuchet MS"/>
          <w:szCs w:val="24"/>
        </w:rPr>
        <w:t xml:space="preserve"> vs Motion</w:t>
      </w:r>
      <w:bookmarkEnd w:id="108"/>
    </w:p>
    <w:p w14:paraId="4E4C11E0" w14:textId="77777777" w:rsidR="00FF4BFB" w:rsidRDefault="00FF4BFB" w:rsidP="00FF4BFB">
      <w:pPr>
        <w:pStyle w:val="BodyText"/>
      </w:pPr>
    </w:p>
    <w:p w14:paraId="040D75E0" w14:textId="5BA113D4" w:rsidR="00C25CB5" w:rsidRDefault="00795C8E" w:rsidP="006055B4">
      <w:pPr>
        <w:pStyle w:val="BodyText"/>
      </w:pPr>
      <w:r>
        <w:t>There</w:t>
      </w:r>
      <w:r w:rsidR="006055B4" w:rsidRPr="006055B4">
        <w:t xml:space="preserve"> are two types of data: data in motion and data at rest. Data in motion (or “active data”) is data that you most likely use </w:t>
      </w:r>
      <w:r w:rsidRPr="006055B4">
        <w:t>daily</w:t>
      </w:r>
      <w:r w:rsidR="006055B4" w:rsidRPr="006055B4">
        <w:t>. It is usually stored on a database that’s accessed through apps or programs. Data at rest is stored and is usually protected by a firewall or anti-virus software. Though these methods of protection for data at rest is good, complete safety requires adding an additional layer of defence. This is where </w:t>
      </w:r>
      <w:hyperlink r:id="rId34" w:history="1">
        <w:r w:rsidR="006055B4" w:rsidRPr="006055B4">
          <w:rPr>
            <w:rStyle w:val="Hyperlink"/>
            <w:color w:val="585858" w:themeColor="text1"/>
            <w:u w:val="none"/>
          </w:rPr>
          <w:t>encryption at rest</w:t>
        </w:r>
      </w:hyperlink>
      <w:r w:rsidR="006055B4" w:rsidRPr="006055B4">
        <w:t> comes to play.</w:t>
      </w:r>
    </w:p>
    <w:p w14:paraId="3D3FFAD6" w14:textId="0B22D1D5" w:rsidR="00C10E48" w:rsidRPr="00AB606C" w:rsidRDefault="00C10E48" w:rsidP="00C10E48">
      <w:pPr>
        <w:pStyle w:val="Heading5"/>
        <w:rPr>
          <w:rFonts w:asciiTheme="majorHAnsi" w:hAnsiTheme="majorHAnsi"/>
        </w:rPr>
      </w:pPr>
      <w:r w:rsidRPr="00AB606C">
        <w:rPr>
          <w:rFonts w:asciiTheme="majorHAnsi" w:hAnsiTheme="majorHAnsi"/>
        </w:rPr>
        <w:t>Data at Rest</w:t>
      </w:r>
    </w:p>
    <w:p w14:paraId="77C6CCEF" w14:textId="3613D5F3" w:rsidR="004B45E6" w:rsidRDefault="00795C8E" w:rsidP="00C10E48">
      <w:pPr>
        <w:pStyle w:val="BodyText"/>
      </w:pPr>
      <w:r>
        <w:t>Data</w:t>
      </w:r>
      <w:r w:rsidR="00C10E48" w:rsidRPr="00C10E48">
        <w:t xml:space="preserve"> encryption is the process of translating one form of data into another form of data that unauthorized users can’t decrypt. For example, you saved a copy of a paid invoice on your server with a customer’s credit card information. By encrypting data at rest, you’re essentially converting your sensitive data into another form of data. This usually happens through an algorithm that can’t be understood by a user who does not have an encryption key to decode it. Only authorized personnel will have access to these files, thus ensuring that your data stays secure.</w:t>
      </w:r>
    </w:p>
    <w:p w14:paraId="0964BDFF" w14:textId="5669D8D9" w:rsidR="00E110A1" w:rsidRDefault="002E19F0" w:rsidP="00C10E48">
      <w:pPr>
        <w:pStyle w:val="BodyText"/>
      </w:pPr>
      <w:r>
        <w:t>Examples of data at rest encryption are BitLocker for Windows, hardware encr</w:t>
      </w:r>
      <w:r w:rsidR="00BC0B25">
        <w:t xml:space="preserve">ypted USB drives, </w:t>
      </w:r>
      <w:r w:rsidR="00CC60E1">
        <w:t xml:space="preserve">and </w:t>
      </w:r>
      <w:r w:rsidR="00BC0B25">
        <w:t>SAN volume encryption</w:t>
      </w:r>
      <w:r w:rsidR="00CC60E1">
        <w:t>.</w:t>
      </w:r>
    </w:p>
    <w:p w14:paraId="13FBD3E9" w14:textId="112051D2" w:rsidR="00416752" w:rsidRPr="00C10E48" w:rsidRDefault="00416752" w:rsidP="00C10E48">
      <w:pPr>
        <w:pStyle w:val="BodyText"/>
      </w:pPr>
      <w:r>
        <w:lastRenderedPageBreak/>
        <w:t xml:space="preserve">It is advised where possible that all data </w:t>
      </w:r>
      <w:r w:rsidR="00C5157D">
        <w:t>at rest should have some form of encryption, especially remote devices, such as laptops</w:t>
      </w:r>
      <w:r w:rsidR="00333369">
        <w:t xml:space="preserve"> and mobile phones. Also, remote storage devices should have encrypted data.</w:t>
      </w:r>
    </w:p>
    <w:p w14:paraId="3E334D2C" w14:textId="77777777" w:rsidR="00C10E48" w:rsidRPr="00C25CB5" w:rsidRDefault="00C10E48" w:rsidP="00C10E48">
      <w:pPr>
        <w:pStyle w:val="BodyTextIndent3"/>
        <w:ind w:left="0"/>
        <w:rPr>
          <w:szCs w:val="20"/>
        </w:rPr>
      </w:pPr>
    </w:p>
    <w:p w14:paraId="18CD9DD4" w14:textId="5D2FB59B" w:rsidR="00C25CB5" w:rsidRPr="00C25CB5" w:rsidRDefault="690CE3F4" w:rsidP="22969AB5">
      <w:pPr>
        <w:pStyle w:val="Heading3Numbered"/>
      </w:pPr>
      <w:bookmarkStart w:id="109" w:name="_Toc97215547"/>
      <w:r>
        <w:t>Virtual Private Network</w:t>
      </w:r>
      <w:bookmarkEnd w:id="109"/>
    </w:p>
    <w:p w14:paraId="1796A509" w14:textId="08C1C0E8" w:rsidR="00C25CB5" w:rsidRPr="00C25CB5" w:rsidRDefault="00C25CB5" w:rsidP="22969AB5">
      <w:pPr>
        <w:pStyle w:val="BodyTextIndent2"/>
        <w:rPr>
          <w:szCs w:val="20"/>
        </w:rPr>
      </w:pPr>
    </w:p>
    <w:p w14:paraId="629D6DEB" w14:textId="302C9702" w:rsidR="00C25CB5" w:rsidRPr="00C25CB5" w:rsidRDefault="38894CF3" w:rsidP="22969AB5">
      <w:pPr>
        <w:pStyle w:val="Heading4Numbered"/>
      </w:pPr>
      <w:bookmarkStart w:id="110" w:name="_Toc97215548"/>
      <w:r w:rsidRPr="420150AD">
        <w:rPr>
          <w:rFonts w:ascii="Trebuchet MS" w:hAnsi="Trebuchet MS"/>
          <w:szCs w:val="24"/>
        </w:rPr>
        <w:t>CIS v7 Sections</w:t>
      </w:r>
      <w:bookmarkEnd w:id="110"/>
    </w:p>
    <w:tbl>
      <w:tblPr>
        <w:tblStyle w:val="GridTable4-Accent1"/>
        <w:tblW w:w="10348" w:type="dxa"/>
        <w:tblInd w:w="-5" w:type="dxa"/>
        <w:tblLook w:val="04A0" w:firstRow="1" w:lastRow="0" w:firstColumn="1" w:lastColumn="0" w:noHBand="0" w:noVBand="1"/>
      </w:tblPr>
      <w:tblGrid>
        <w:gridCol w:w="2855"/>
        <w:gridCol w:w="2837"/>
        <w:gridCol w:w="4656"/>
      </w:tblGrid>
      <w:tr w:rsidR="00C86EA8" w14:paraId="1263C544" w14:textId="77777777" w:rsidTr="00F7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402CE7E0" w14:textId="77777777" w:rsidR="00E342A8" w:rsidRPr="002763A8" w:rsidRDefault="00E342A8" w:rsidP="00F83D3A">
            <w:pPr>
              <w:pStyle w:val="BodyText"/>
              <w:rPr>
                <w:color w:val="FFFFFF" w:themeColor="background1"/>
              </w:rPr>
            </w:pPr>
            <w:r w:rsidRPr="002763A8">
              <w:rPr>
                <w:color w:val="FFFFFF" w:themeColor="background1"/>
              </w:rPr>
              <w:t>CIS Control</w:t>
            </w:r>
          </w:p>
        </w:tc>
        <w:tc>
          <w:tcPr>
            <w:tcW w:w="2837" w:type="dxa"/>
          </w:tcPr>
          <w:p w14:paraId="15C85A30"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Title</w:t>
            </w:r>
          </w:p>
        </w:tc>
        <w:tc>
          <w:tcPr>
            <w:tcW w:w="4656" w:type="dxa"/>
          </w:tcPr>
          <w:p w14:paraId="4238A6CC" w14:textId="77777777" w:rsidR="00E342A8" w:rsidRPr="002763A8" w:rsidRDefault="00E342A8" w:rsidP="00F83D3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2763A8">
              <w:rPr>
                <w:color w:val="FFFFFF" w:themeColor="background1"/>
              </w:rPr>
              <w:t>Description</w:t>
            </w:r>
          </w:p>
        </w:tc>
      </w:tr>
      <w:tr w:rsidR="00C86EA8" w14:paraId="2C4EEBE1" w14:textId="77777777" w:rsidTr="00F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8937D6C" w14:textId="60821A5C" w:rsidR="00E342A8" w:rsidRPr="00E7186A" w:rsidRDefault="00711CBE" w:rsidP="00F83D3A">
            <w:pPr>
              <w:pStyle w:val="BodyText"/>
            </w:pPr>
            <w:r>
              <w:t>12</w:t>
            </w:r>
          </w:p>
        </w:tc>
        <w:tc>
          <w:tcPr>
            <w:tcW w:w="2837" w:type="dxa"/>
          </w:tcPr>
          <w:p w14:paraId="6D3F6928" w14:textId="5FB8CC8C" w:rsidR="00E342A8" w:rsidRPr="00E7186A" w:rsidRDefault="00526134" w:rsidP="00F83D3A">
            <w:pPr>
              <w:pStyle w:val="BodyText"/>
              <w:cnfStyle w:val="000000100000" w:firstRow="0" w:lastRow="0" w:firstColumn="0" w:lastColumn="0" w:oddVBand="0" w:evenVBand="0" w:oddHBand="1" w:evenHBand="0" w:firstRowFirstColumn="0" w:firstRowLastColumn="0" w:lastRowFirstColumn="0" w:lastRowLastColumn="0"/>
              <w:rPr>
                <w:b/>
                <w:bCs/>
              </w:rPr>
            </w:pPr>
            <w:r w:rsidRPr="00526134">
              <w:rPr>
                <w:b/>
                <w:bCs/>
              </w:rPr>
              <w:t>Boundary Defense</w:t>
            </w:r>
          </w:p>
        </w:tc>
        <w:tc>
          <w:tcPr>
            <w:tcW w:w="4656" w:type="dxa"/>
          </w:tcPr>
          <w:p w14:paraId="34B203F7" w14:textId="7832CD65" w:rsidR="00E342A8" w:rsidRPr="00E7186A" w:rsidRDefault="00526134" w:rsidP="00F83D3A">
            <w:pPr>
              <w:pStyle w:val="BodyText"/>
              <w:cnfStyle w:val="000000100000" w:firstRow="0" w:lastRow="0" w:firstColumn="0" w:lastColumn="0" w:oddVBand="0" w:evenVBand="0" w:oddHBand="1" w:evenHBand="0" w:firstRowFirstColumn="0" w:firstRowLastColumn="0" w:lastRowFirstColumn="0" w:lastRowLastColumn="0"/>
            </w:pPr>
            <w:r w:rsidRPr="00526134">
              <w:t>Detect/prevent/correct the flow of information transferring networks of different trust levels with a focus on security-damaging data.</w:t>
            </w:r>
          </w:p>
        </w:tc>
      </w:tr>
    </w:tbl>
    <w:p w14:paraId="2F139BF5" w14:textId="061F9E16" w:rsidR="00C25CB5" w:rsidRPr="00C25CB5" w:rsidRDefault="00C25CB5" w:rsidP="00224F61">
      <w:pPr>
        <w:pStyle w:val="BodyTextIndent2"/>
        <w:ind w:left="0"/>
        <w:rPr>
          <w:szCs w:val="20"/>
        </w:rPr>
      </w:pPr>
    </w:p>
    <w:p w14:paraId="4460EC94" w14:textId="2660EA0C" w:rsidR="00C25CB5" w:rsidRDefault="690CE3F4" w:rsidP="22969AB5">
      <w:pPr>
        <w:pStyle w:val="Heading4Numbered"/>
        <w:rPr>
          <w:rFonts w:ascii="Trebuchet MS" w:hAnsi="Trebuchet MS"/>
          <w:szCs w:val="24"/>
        </w:rPr>
      </w:pPr>
      <w:bookmarkStart w:id="111" w:name="_Toc97215549"/>
      <w:r w:rsidRPr="420150AD">
        <w:rPr>
          <w:rFonts w:ascii="Trebuchet MS" w:hAnsi="Trebuchet MS"/>
          <w:szCs w:val="24"/>
        </w:rPr>
        <w:t>Traditional VPN</w:t>
      </w:r>
      <w:bookmarkEnd w:id="111"/>
    </w:p>
    <w:p w14:paraId="69A902F3" w14:textId="77777777" w:rsidR="008A4C01" w:rsidRDefault="008A4C01" w:rsidP="008A4C01">
      <w:pPr>
        <w:pStyle w:val="BodyText"/>
      </w:pPr>
    </w:p>
    <w:p w14:paraId="15142CB0" w14:textId="17F09BDA" w:rsidR="008A4C01" w:rsidRPr="008A4C01" w:rsidRDefault="000E126F" w:rsidP="008A4C01">
      <w:pPr>
        <w:pStyle w:val="BodyText"/>
      </w:pPr>
      <w:r>
        <w:t>Traditional on-premise</w:t>
      </w:r>
      <w:r w:rsidR="00AB66B3">
        <w:t xml:space="preserve">, data centre, and IaaS VPN </w:t>
      </w:r>
      <w:r w:rsidR="00216DE3">
        <w:t xml:space="preserve">access </w:t>
      </w:r>
      <w:r w:rsidR="00313910">
        <w:t xml:space="preserve">is useful in some uses in the business. </w:t>
      </w:r>
      <w:r w:rsidR="009400DC">
        <w:t>A VPN client can be used to access services on private networks</w:t>
      </w:r>
      <w:r w:rsidR="00D31D70">
        <w:t xml:space="preserve">. However, using the ‘backhaul’ where data has to </w:t>
      </w:r>
      <w:r w:rsidR="008E4859">
        <w:t>ingress</w:t>
      </w:r>
      <w:r w:rsidR="00D31D70">
        <w:t xml:space="preserve"> and egress a single point can</w:t>
      </w:r>
      <w:r w:rsidR="007F2402">
        <w:t xml:space="preserve"> impact on the user experience as latency and bandwidth restrictions </w:t>
      </w:r>
      <w:r w:rsidR="00224F61">
        <w:t xml:space="preserve">can be introduced. Multi-factor </w:t>
      </w:r>
      <w:r w:rsidR="00725B34">
        <w:t>authentication and the use of an identity provider is highly recommended.</w:t>
      </w:r>
    </w:p>
    <w:p w14:paraId="75F8F948" w14:textId="43B211A3" w:rsidR="00C25CB5" w:rsidRPr="00C25CB5" w:rsidRDefault="00C25CB5" w:rsidP="00C25CB5">
      <w:pPr>
        <w:pStyle w:val="BodyTextIndent2"/>
        <w:rPr>
          <w:szCs w:val="20"/>
        </w:rPr>
      </w:pPr>
    </w:p>
    <w:p w14:paraId="2F0AA212" w14:textId="3EF42B0F" w:rsidR="690CE3F4" w:rsidRDefault="690CE3F4" w:rsidP="22969AB5">
      <w:pPr>
        <w:pStyle w:val="Heading4Numbered"/>
        <w:rPr>
          <w:iCs w:val="0"/>
          <w:szCs w:val="24"/>
        </w:rPr>
      </w:pPr>
      <w:bookmarkStart w:id="112" w:name="_Toc97215550"/>
      <w:r w:rsidRPr="420150AD">
        <w:rPr>
          <w:rFonts w:ascii="Trebuchet MS" w:eastAsia="Trebuchet MS" w:hAnsi="Trebuchet MS" w:cs="Trebuchet MS"/>
          <w:iCs w:val="0"/>
          <w:szCs w:val="24"/>
        </w:rPr>
        <w:t>Zero Trust Network Access (ZTNA)</w:t>
      </w:r>
      <w:bookmarkEnd w:id="112"/>
      <w:r w:rsidRPr="420150AD">
        <w:rPr>
          <w:rFonts w:ascii="Trebuchet MS" w:eastAsia="Trebuchet MS" w:hAnsi="Trebuchet MS" w:cs="Trebuchet MS"/>
          <w:iCs w:val="0"/>
          <w:szCs w:val="24"/>
        </w:rPr>
        <w:t xml:space="preserve"> </w:t>
      </w:r>
    </w:p>
    <w:p w14:paraId="6BA54CE1" w14:textId="1B333C12" w:rsidR="22969AB5" w:rsidRDefault="22969AB5" w:rsidP="1BFA80A5">
      <w:pPr>
        <w:spacing w:after="240"/>
        <w:ind w:left="1474"/>
        <w:rPr>
          <w:rFonts w:ascii="Calibri" w:eastAsia="Calibri" w:hAnsi="Calibri" w:cs="Calibri"/>
          <w:color w:val="585858" w:themeColor="text1"/>
          <w:szCs w:val="20"/>
        </w:rPr>
      </w:pPr>
    </w:p>
    <w:p w14:paraId="6DF375A5" w14:textId="50B26F33" w:rsidR="004A4207" w:rsidRDefault="004A4207" w:rsidP="22969AB5">
      <w:pPr>
        <w:pStyle w:val="BodyText"/>
        <w:rPr>
          <w:rFonts w:ascii="Calibri" w:eastAsia="Calibri" w:hAnsi="Calibri" w:cs="Calibri"/>
          <w:szCs w:val="20"/>
        </w:rPr>
      </w:pPr>
      <w:r>
        <w:rPr>
          <w:rFonts w:ascii="Calibri" w:eastAsia="Calibri" w:hAnsi="Calibri" w:cs="Calibri"/>
          <w:szCs w:val="20"/>
        </w:rPr>
        <w:t>Zero trust network access is usually deployed as part of a SASE solution</w:t>
      </w:r>
      <w:r w:rsidR="00FF0825">
        <w:rPr>
          <w:rFonts w:ascii="Calibri" w:eastAsia="Calibri" w:hAnsi="Calibri" w:cs="Calibri"/>
          <w:szCs w:val="20"/>
        </w:rPr>
        <w:t xml:space="preserve">, which provides </w:t>
      </w:r>
    </w:p>
    <w:p w14:paraId="5EC15607" w14:textId="39F4587D" w:rsidR="690CE3F4" w:rsidRDefault="690CE3F4" w:rsidP="22969AB5">
      <w:pPr>
        <w:pStyle w:val="BodyText"/>
        <w:rPr>
          <w:rFonts w:ascii="Calibri" w:eastAsia="Calibri" w:hAnsi="Calibri" w:cs="Calibri"/>
          <w:szCs w:val="20"/>
        </w:rPr>
      </w:pPr>
      <w:r w:rsidRPr="22969AB5">
        <w:rPr>
          <w:rFonts w:ascii="Calibri" w:eastAsia="Calibri" w:hAnsi="Calibri" w:cs="Calibri"/>
          <w:szCs w:val="20"/>
        </w:rPr>
        <w:t xml:space="preserve">Also referred to as ensures all users only have access and permissions required to fulfil their role. This is a quite different approach in comparison to traditional security solutions, like VPN's that grant a user full access to the target network. ZTNA overcomes common issues such as visibility of network access, security tool sprawl, and unspecific access policies linked to subnets granting complete access to a LAN. </w:t>
      </w:r>
    </w:p>
    <w:p w14:paraId="0195A757" w14:textId="19477D35" w:rsidR="690CE3F4" w:rsidRDefault="690CE3F4" w:rsidP="22969AB5">
      <w:pPr>
        <w:pStyle w:val="BodyText"/>
        <w:rPr>
          <w:rFonts w:ascii="Calibri" w:eastAsia="Calibri" w:hAnsi="Calibri" w:cs="Calibri"/>
          <w:szCs w:val="20"/>
        </w:rPr>
      </w:pPr>
      <w:r w:rsidRPr="22969AB5">
        <w:rPr>
          <w:rFonts w:ascii="Calibri" w:eastAsia="Calibri" w:hAnsi="Calibri" w:cs="Calibri"/>
          <w:b/>
          <w:bCs/>
          <w:szCs w:val="20"/>
        </w:rPr>
        <w:t>Access Control</w:t>
      </w:r>
      <w:r w:rsidRPr="22969AB5">
        <w:rPr>
          <w:rFonts w:ascii="Calibri" w:eastAsia="Calibri" w:hAnsi="Calibri" w:cs="Calibri"/>
          <w:szCs w:val="20"/>
        </w:rPr>
        <w:t>: Improve visibility into device, user and risks associated with third-party access activity and enable role-based access to applications and data. Identity-based authentication and access control found in ZTNA provide an alternative to IP-based access control, dramatically decreasing an organisation's cyber risk and exposure to cyber threats.</w:t>
      </w:r>
    </w:p>
    <w:p w14:paraId="3798B642" w14:textId="0618A332" w:rsidR="00BF0359" w:rsidRPr="00AB606C" w:rsidRDefault="690CE3F4" w:rsidP="00AB606C">
      <w:pPr>
        <w:pStyle w:val="BodyText"/>
        <w:rPr>
          <w:rFonts w:ascii="Calibri" w:eastAsia="Calibri" w:hAnsi="Calibri" w:cs="Calibri"/>
          <w:szCs w:val="20"/>
        </w:rPr>
      </w:pPr>
      <w:r w:rsidRPr="22969AB5">
        <w:rPr>
          <w:rFonts w:ascii="Calibri" w:eastAsia="Calibri" w:hAnsi="Calibri" w:cs="Calibri"/>
          <w:b/>
          <w:bCs/>
          <w:szCs w:val="20"/>
        </w:rPr>
        <w:t>Risk and Conditional Access</w:t>
      </w:r>
      <w:r w:rsidRPr="22969AB5">
        <w:rPr>
          <w:rFonts w:ascii="Calibri" w:eastAsia="Calibri" w:hAnsi="Calibri" w:cs="Calibri"/>
          <w:szCs w:val="20"/>
        </w:rPr>
        <w:t>: Risk-based access and conditional access policies can further enhance the control of resources.</w:t>
      </w:r>
    </w:p>
    <w:p w14:paraId="4E6F5B50" w14:textId="1010D79B" w:rsidR="00F63DCC" w:rsidRDefault="00F63DCC" w:rsidP="00F63DCC">
      <w:pPr>
        <w:pStyle w:val="Heading1Numbered"/>
      </w:pPr>
      <w:bookmarkStart w:id="113" w:name="_Toc97215551"/>
      <w:r>
        <w:lastRenderedPageBreak/>
        <w:t>Personas</w:t>
      </w:r>
      <w:bookmarkEnd w:id="113"/>
    </w:p>
    <w:p w14:paraId="51E1C3D1" w14:textId="656790C9" w:rsidR="00F63DCC" w:rsidRDefault="00F63DCC" w:rsidP="00425182">
      <w:pPr>
        <w:pStyle w:val="BodyTextIndent"/>
      </w:pPr>
    </w:p>
    <w:p w14:paraId="512A49E8" w14:textId="130DC24B" w:rsidR="00157B6D" w:rsidRDefault="00A944A5" w:rsidP="00A944A5">
      <w:pPr>
        <w:pStyle w:val="Heading2Numbered"/>
      </w:pPr>
      <w:bookmarkStart w:id="114" w:name="_Toc97215552"/>
      <w:r>
        <w:t xml:space="preserve">Security </w:t>
      </w:r>
      <w:r w:rsidR="008965EC">
        <w:t>Framework</w:t>
      </w:r>
      <w:bookmarkEnd w:id="114"/>
    </w:p>
    <w:p w14:paraId="11E37EBB" w14:textId="5478F688" w:rsidR="006A6AA9" w:rsidRDefault="006A6AA9" w:rsidP="006A6AA9">
      <w:pPr>
        <w:pStyle w:val="BodyTextIndent"/>
      </w:pPr>
    </w:p>
    <w:p w14:paraId="5D67202D" w14:textId="5A7591D2" w:rsidR="00461E6E" w:rsidRDefault="008A5459" w:rsidP="004F0A3D">
      <w:pPr>
        <w:pStyle w:val="BodyText"/>
      </w:pPr>
      <w:r>
        <w:t xml:space="preserve">The security </w:t>
      </w:r>
      <w:r w:rsidR="007B405D">
        <w:t xml:space="preserve">framework has been </w:t>
      </w:r>
      <w:r w:rsidR="001244A2">
        <w:t xml:space="preserve">split into </w:t>
      </w:r>
      <w:r w:rsidR="007115BE">
        <w:t>two</w:t>
      </w:r>
      <w:r w:rsidR="001244A2">
        <w:t xml:space="preserve"> layers </w:t>
      </w:r>
      <w:r w:rsidR="00532469">
        <w:t xml:space="preserve">that contains security elements that are used </w:t>
      </w:r>
      <w:r w:rsidR="00AB606C">
        <w:t>for</w:t>
      </w:r>
      <w:r w:rsidR="004F0A3D">
        <w:t xml:space="preserve"> the </w:t>
      </w:r>
      <w:r w:rsidR="00532469">
        <w:t>map</w:t>
      </w:r>
      <w:r w:rsidR="00AB606C">
        <w:t>ping</w:t>
      </w:r>
      <w:r w:rsidR="00532469">
        <w:t xml:space="preserve"> </w:t>
      </w:r>
      <w:r w:rsidR="00AB606C">
        <w:t>of</w:t>
      </w:r>
      <w:r w:rsidR="004F0A3D">
        <w:t xml:space="preserve"> services or assets that are being accessed. </w:t>
      </w:r>
      <w:r w:rsidR="00E24B7F">
        <w:t>All</w:t>
      </w:r>
      <w:r w:rsidR="00F43EAB">
        <w:t xml:space="preserve"> core </w:t>
      </w:r>
      <w:r w:rsidR="00E24B7F">
        <w:t xml:space="preserve">security </w:t>
      </w:r>
      <w:r w:rsidR="00F43EAB">
        <w:t xml:space="preserve">elements will be required for </w:t>
      </w:r>
      <w:r w:rsidR="00526EE5">
        <w:t>each persona</w:t>
      </w:r>
      <w:r w:rsidR="00186133">
        <w:t>.</w:t>
      </w:r>
    </w:p>
    <w:p w14:paraId="6B681B73" w14:textId="41FF2CD5" w:rsidR="00B815D1" w:rsidRDefault="00B815D1" w:rsidP="004F0A3D">
      <w:pPr>
        <w:pStyle w:val="BodyText"/>
      </w:pPr>
      <w:r>
        <w:t xml:space="preserve">It must be noted that the security architecture frameworks use </w:t>
      </w:r>
      <w:r w:rsidR="00D576D3">
        <w:t>identity-based</w:t>
      </w:r>
      <w:r>
        <w:t xml:space="preserve"> security with a view to having the primary security boundary at the device (if possible). </w:t>
      </w:r>
      <w:r w:rsidR="00F434B4">
        <w:t>The architectures are also based on an identity accessing a service or services</w:t>
      </w:r>
      <w:r w:rsidR="00A95892">
        <w:t>, otherwise known as Zero Trust.</w:t>
      </w:r>
    </w:p>
    <w:p w14:paraId="15C66A4B" w14:textId="47388E15" w:rsidR="00E45136" w:rsidRDefault="00456542" w:rsidP="00E10BDA">
      <w:pPr>
        <w:pStyle w:val="BodyText"/>
        <w:jc w:val="center"/>
      </w:pPr>
      <w:r>
        <w:rPr>
          <w:noProof/>
        </w:rPr>
        <w:drawing>
          <wp:inline distT="0" distB="0" distL="0" distR="0" wp14:anchorId="09343BA0" wp14:editId="58BAE421">
            <wp:extent cx="6479540" cy="1868170"/>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1868170"/>
                    </a:xfrm>
                    <a:prstGeom prst="rect">
                      <a:avLst/>
                    </a:prstGeom>
                    <a:noFill/>
                    <a:ln>
                      <a:noFill/>
                    </a:ln>
                  </pic:spPr>
                </pic:pic>
              </a:graphicData>
            </a:graphic>
          </wp:inline>
        </w:drawing>
      </w:r>
    </w:p>
    <w:p w14:paraId="6DC47F94" w14:textId="6D62821A" w:rsidR="00E45136" w:rsidRDefault="00456542" w:rsidP="004F0A3D">
      <w:pPr>
        <w:pStyle w:val="BodyText"/>
      </w:pPr>
      <w:r>
        <w:rPr>
          <w:noProof/>
        </w:rPr>
        <w:drawing>
          <wp:inline distT="0" distB="0" distL="0" distR="0" wp14:anchorId="2B984093" wp14:editId="0E4ACAD9">
            <wp:extent cx="6479540" cy="2765425"/>
            <wp:effectExtent l="0" t="0" r="0" b="0"/>
            <wp:docPr id="17" name="Picture 17"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2765425"/>
                    </a:xfrm>
                    <a:prstGeom prst="rect">
                      <a:avLst/>
                    </a:prstGeom>
                    <a:noFill/>
                    <a:ln>
                      <a:noFill/>
                    </a:ln>
                  </pic:spPr>
                </pic:pic>
              </a:graphicData>
            </a:graphic>
          </wp:inline>
        </w:drawing>
      </w:r>
    </w:p>
    <w:p w14:paraId="7600A7A6" w14:textId="5C98F654" w:rsidR="00723699" w:rsidRDefault="00723699" w:rsidP="00723699">
      <w:pPr>
        <w:pStyle w:val="BodyTextIndent2"/>
      </w:pPr>
    </w:p>
    <w:p w14:paraId="732ECC7B" w14:textId="492AC350" w:rsidR="00456542" w:rsidRDefault="00456542" w:rsidP="00723699">
      <w:pPr>
        <w:pStyle w:val="BodyTextIndent2"/>
      </w:pPr>
    </w:p>
    <w:p w14:paraId="0893C043" w14:textId="677D1080" w:rsidR="00456542" w:rsidRDefault="00456542" w:rsidP="00723699">
      <w:pPr>
        <w:pStyle w:val="BodyTextIndent2"/>
      </w:pPr>
    </w:p>
    <w:p w14:paraId="43EEEF1E" w14:textId="39C9A627" w:rsidR="00456542" w:rsidRDefault="00456542" w:rsidP="00723699">
      <w:pPr>
        <w:pStyle w:val="BodyTextIndent2"/>
      </w:pPr>
    </w:p>
    <w:p w14:paraId="07F801A9" w14:textId="3A7787E1" w:rsidR="00456542" w:rsidRDefault="00456542" w:rsidP="00723699">
      <w:pPr>
        <w:pStyle w:val="BodyTextIndent2"/>
      </w:pPr>
    </w:p>
    <w:p w14:paraId="16A4A0C7" w14:textId="77777777" w:rsidR="00456542" w:rsidRDefault="00456542" w:rsidP="00723699">
      <w:pPr>
        <w:pStyle w:val="BodyTextIndent2"/>
      </w:pPr>
    </w:p>
    <w:p w14:paraId="24F2EBDE" w14:textId="77777777" w:rsidR="00723699" w:rsidRPr="00723699" w:rsidRDefault="00723699" w:rsidP="00723699">
      <w:pPr>
        <w:pStyle w:val="BodyTextIndent2"/>
      </w:pPr>
    </w:p>
    <w:p w14:paraId="02EA4541" w14:textId="77777777" w:rsidR="00723699" w:rsidRPr="00723699" w:rsidRDefault="00723699" w:rsidP="00723699">
      <w:pPr>
        <w:pStyle w:val="BodyTextIndent"/>
      </w:pPr>
    </w:p>
    <w:p w14:paraId="4EB8E478" w14:textId="77777777" w:rsidR="00910707" w:rsidRDefault="00910707" w:rsidP="00910707">
      <w:pPr>
        <w:pStyle w:val="BodyTextIndent"/>
      </w:pPr>
    </w:p>
    <w:p w14:paraId="24D6D2AA" w14:textId="77777777" w:rsidR="00910707" w:rsidRPr="00910707" w:rsidRDefault="00910707" w:rsidP="00910707">
      <w:pPr>
        <w:pStyle w:val="BodyTextIndent"/>
      </w:pPr>
    </w:p>
    <w:p w14:paraId="6A84CEED" w14:textId="1E5AF984" w:rsidR="00786BC6" w:rsidRDefault="00786BC6" w:rsidP="00786BC6">
      <w:pPr>
        <w:pStyle w:val="Heading2Numbered"/>
      </w:pPr>
      <w:bookmarkStart w:id="115" w:name="_Toc97215553"/>
      <w:r w:rsidRPr="004276BE">
        <w:t>General Office Users</w:t>
      </w:r>
      <w:bookmarkEnd w:id="115"/>
    </w:p>
    <w:p w14:paraId="49805E71" w14:textId="5510A666" w:rsidR="00E61E12" w:rsidRDefault="00E61E12" w:rsidP="00E61E12">
      <w:pPr>
        <w:pStyle w:val="BodyTextIndent"/>
      </w:pPr>
    </w:p>
    <w:p w14:paraId="04034EEA" w14:textId="77777777" w:rsidR="00786BC6" w:rsidRPr="00DB11CD" w:rsidRDefault="00786BC6" w:rsidP="004E1242">
      <w:pPr>
        <w:pStyle w:val="BodyText"/>
        <w:numPr>
          <w:ilvl w:val="0"/>
          <w:numId w:val="46"/>
        </w:numPr>
        <w:spacing w:after="120"/>
        <w:ind w:left="714" w:hanging="357"/>
      </w:pPr>
      <w:r w:rsidRPr="00DB11CD">
        <w:t xml:space="preserve">Service types – applications: Cloud and on-premise. O365. </w:t>
      </w:r>
    </w:p>
    <w:p w14:paraId="0DF7214E" w14:textId="22BD562F" w:rsidR="00786BC6" w:rsidRPr="00DB11CD" w:rsidRDefault="00786BC6" w:rsidP="004E1242">
      <w:pPr>
        <w:pStyle w:val="BodyText"/>
        <w:numPr>
          <w:ilvl w:val="0"/>
          <w:numId w:val="46"/>
        </w:numPr>
        <w:spacing w:after="120"/>
        <w:ind w:left="714" w:hanging="357"/>
      </w:pPr>
      <w:r w:rsidRPr="00DB11CD">
        <w:t>User type – Employee</w:t>
      </w:r>
      <w:r w:rsidR="00E62B19">
        <w:t>.</w:t>
      </w:r>
    </w:p>
    <w:p w14:paraId="5CC56CF3" w14:textId="3D817447" w:rsidR="00786BC6" w:rsidRPr="00DB11CD" w:rsidRDefault="00786BC6" w:rsidP="004E1242">
      <w:pPr>
        <w:pStyle w:val="BodyText"/>
        <w:numPr>
          <w:ilvl w:val="0"/>
          <w:numId w:val="46"/>
        </w:numPr>
        <w:spacing w:after="120"/>
        <w:ind w:left="714" w:hanging="357"/>
      </w:pPr>
      <w:r w:rsidRPr="00DB11CD">
        <w:t>Device types – Corporate (Desktop/Laptop), Mobiles - Intune (Corporate – JAMF, BYOD)</w:t>
      </w:r>
      <w:r w:rsidR="00E62B19">
        <w:t>.</w:t>
      </w:r>
    </w:p>
    <w:p w14:paraId="1CF18849" w14:textId="162E65F3" w:rsidR="00786BC6" w:rsidRPr="00DB11CD" w:rsidRDefault="00786BC6" w:rsidP="004E1242">
      <w:pPr>
        <w:pStyle w:val="BodyText"/>
        <w:numPr>
          <w:ilvl w:val="0"/>
          <w:numId w:val="46"/>
        </w:numPr>
        <w:spacing w:after="120"/>
        <w:ind w:left="714" w:hanging="357"/>
      </w:pPr>
      <w:r w:rsidRPr="00DB11CD">
        <w:t>Connectivity – LAN, VPN, No VPN, Mobile (Public 4G). No back Haul, Wifi</w:t>
      </w:r>
      <w:r w:rsidR="00E62B19">
        <w:t>.</w:t>
      </w:r>
    </w:p>
    <w:p w14:paraId="79062278" w14:textId="77777777" w:rsidR="00786BC6" w:rsidRPr="00DB11CD" w:rsidRDefault="00786BC6" w:rsidP="004E1242">
      <w:pPr>
        <w:pStyle w:val="BodyText"/>
        <w:numPr>
          <w:ilvl w:val="0"/>
          <w:numId w:val="46"/>
        </w:numPr>
        <w:spacing w:after="120"/>
        <w:ind w:left="714" w:hanging="357"/>
      </w:pPr>
      <w:r w:rsidRPr="00DB11CD">
        <w:t>Cloud/On premise – Both</w:t>
      </w:r>
    </w:p>
    <w:p w14:paraId="7B656082" w14:textId="18503A78" w:rsidR="00786BC6" w:rsidRDefault="00786BC6" w:rsidP="004E1242">
      <w:pPr>
        <w:pStyle w:val="BodyText"/>
        <w:numPr>
          <w:ilvl w:val="0"/>
          <w:numId w:val="46"/>
        </w:numPr>
        <w:spacing w:after="120"/>
        <w:ind w:left="714" w:hanging="357"/>
      </w:pPr>
      <w:r w:rsidRPr="00DB11CD">
        <w:t xml:space="preserve">Locations – Office, Home, </w:t>
      </w:r>
      <w:r w:rsidR="00DB11CD" w:rsidRPr="00DB11CD">
        <w:t>anywhere</w:t>
      </w:r>
      <w:r w:rsidRPr="00DB11CD">
        <w:t xml:space="preserve"> for laptops.</w:t>
      </w:r>
    </w:p>
    <w:p w14:paraId="6DFD2D2A" w14:textId="77777777" w:rsidR="00EC3CDC" w:rsidRDefault="00EC3CDC" w:rsidP="00DB11CD">
      <w:pPr>
        <w:pStyle w:val="BodyText"/>
        <w:spacing w:after="120"/>
      </w:pPr>
    </w:p>
    <w:p w14:paraId="2D0EECA8" w14:textId="25C7B330" w:rsidR="00EC3CDC" w:rsidRDefault="009A04A1" w:rsidP="009A04A1">
      <w:pPr>
        <w:pStyle w:val="Heading4Numbered"/>
      </w:pPr>
      <w:bookmarkStart w:id="116" w:name="_Toc97215554"/>
      <w:r>
        <w:t>Accessing S</w:t>
      </w:r>
      <w:r w:rsidR="0009375E">
        <w:t xml:space="preserve">oftware as a </w:t>
      </w:r>
      <w:r>
        <w:t>Service</w:t>
      </w:r>
      <w:r w:rsidR="00A42532">
        <w:t xml:space="preserve"> (SaaS)</w:t>
      </w:r>
      <w:bookmarkEnd w:id="116"/>
    </w:p>
    <w:p w14:paraId="3BF88FED" w14:textId="77777777" w:rsidR="00A63CEE" w:rsidRDefault="00A63CEE" w:rsidP="00DB11CD">
      <w:pPr>
        <w:pStyle w:val="BodyText"/>
        <w:spacing w:after="120"/>
      </w:pPr>
    </w:p>
    <w:p w14:paraId="3267981A" w14:textId="22ECAF06" w:rsidR="00D87AA8" w:rsidRDefault="00D87AA8" w:rsidP="00DB11CD">
      <w:pPr>
        <w:pStyle w:val="BodyText"/>
        <w:spacing w:after="120"/>
      </w:pPr>
      <w:r>
        <w:t xml:space="preserve">The user can </w:t>
      </w:r>
      <w:r w:rsidR="00E75ED2">
        <w:t>be</w:t>
      </w:r>
      <w:r>
        <w:t xml:space="preserve"> </w:t>
      </w:r>
      <w:r w:rsidR="00EB3667">
        <w:t xml:space="preserve">located </w:t>
      </w:r>
      <w:r w:rsidR="00E21ABB">
        <w:t xml:space="preserve">anywhere </w:t>
      </w:r>
      <w:r w:rsidR="00E75ED2">
        <w:t>when leveraging</w:t>
      </w:r>
      <w:r w:rsidR="00523F90">
        <w:t xml:space="preserve"> a SASE solution</w:t>
      </w:r>
      <w:r w:rsidR="001A1C38">
        <w:t xml:space="preserve">, an agent is required </w:t>
      </w:r>
      <w:r w:rsidR="00986677">
        <w:t>to be installed on the corporate device</w:t>
      </w:r>
      <w:r w:rsidR="0009375E">
        <w:t xml:space="preserve">. The security architecture describes the components required to access Software as a Service </w:t>
      </w:r>
      <w:r w:rsidR="00A42532">
        <w:t>applications</w:t>
      </w:r>
      <w:r w:rsidR="006F654C">
        <w:t xml:space="preserve"> including Office 365</w:t>
      </w:r>
      <w:r w:rsidR="00A42532">
        <w:t>.</w:t>
      </w:r>
      <w:r w:rsidR="00C60498">
        <w:t xml:space="preserve"> </w:t>
      </w:r>
      <w:r w:rsidR="00782D29">
        <w:t xml:space="preserve">SaaS applications that are </w:t>
      </w:r>
      <w:r w:rsidR="006B794C">
        <w:t xml:space="preserve">hosted on-premise can be integrated into the </w:t>
      </w:r>
      <w:r w:rsidR="003F0D28">
        <w:t>Cloud Access Security Broker, Secure Web Gateway</w:t>
      </w:r>
      <w:r w:rsidR="00B94163">
        <w:t xml:space="preserve"> or</w:t>
      </w:r>
      <w:r w:rsidR="003F0D28">
        <w:t xml:space="preserve"> Single Sign-On </w:t>
      </w:r>
      <w:r w:rsidR="001623F4">
        <w:t xml:space="preserve">depending on the </w:t>
      </w:r>
      <w:r w:rsidR="00915587">
        <w:t>capabilities</w:t>
      </w:r>
      <w:r w:rsidR="00B94163">
        <w:t xml:space="preserve"> present within the</w:t>
      </w:r>
      <w:r w:rsidR="00AC1175">
        <w:t xml:space="preserve"> organisations</w:t>
      </w:r>
      <w:r w:rsidR="00B94163">
        <w:t xml:space="preserve"> chosen solution</w:t>
      </w:r>
      <w:r w:rsidR="00915587">
        <w:t xml:space="preserve">. </w:t>
      </w:r>
    </w:p>
    <w:p w14:paraId="0DBB8984" w14:textId="2AB790D8" w:rsidR="00606503" w:rsidRDefault="00606503" w:rsidP="00DB11CD">
      <w:pPr>
        <w:pStyle w:val="BodyText"/>
        <w:spacing w:after="120"/>
      </w:pPr>
      <w:r>
        <w:t>For BYOD devices the C</w:t>
      </w:r>
      <w:r w:rsidR="00C13465">
        <w:t>loud Access Security Broker</w:t>
      </w:r>
      <w:r w:rsidR="001D5A45">
        <w:t>,</w:t>
      </w:r>
      <w:r w:rsidR="00C13465">
        <w:t xml:space="preserve"> </w:t>
      </w:r>
      <w:r w:rsidR="001D5A45">
        <w:t>S</w:t>
      </w:r>
      <w:r w:rsidR="00C13465">
        <w:t xml:space="preserve">ingle </w:t>
      </w:r>
      <w:r w:rsidR="001D5A45">
        <w:t>S</w:t>
      </w:r>
      <w:r w:rsidR="00C13465">
        <w:t>ign-</w:t>
      </w:r>
      <w:r w:rsidR="001D5A45">
        <w:t>O</w:t>
      </w:r>
      <w:r w:rsidR="00C13465">
        <w:t>n</w:t>
      </w:r>
      <w:r w:rsidR="001D5A45">
        <w:t>,</w:t>
      </w:r>
      <w:r w:rsidR="006F45EA">
        <w:t xml:space="preserve"> </w:t>
      </w:r>
      <w:r w:rsidR="001D5A45">
        <w:t>M</w:t>
      </w:r>
      <w:r w:rsidR="006F45EA">
        <w:t>ulti-factor authentication</w:t>
      </w:r>
      <w:r w:rsidR="00F02094">
        <w:t>, and Key Vault</w:t>
      </w:r>
      <w:r>
        <w:t xml:space="preserve"> component</w:t>
      </w:r>
      <w:r w:rsidR="00F02094">
        <w:t>s</w:t>
      </w:r>
      <w:r>
        <w:t xml:space="preserve"> can be in place </w:t>
      </w:r>
      <w:r w:rsidR="001D5A45">
        <w:t>but not the Secure Web Gateway</w:t>
      </w:r>
      <w:r w:rsidR="00F02094">
        <w:t xml:space="preserve">. Some </w:t>
      </w:r>
      <w:r w:rsidR="003B04CF">
        <w:t>OOB</w:t>
      </w:r>
      <w:r w:rsidR="00F02094">
        <w:t xml:space="preserve"> </w:t>
      </w:r>
      <w:r w:rsidR="003B04CF">
        <w:t>(Out</w:t>
      </w:r>
      <w:r w:rsidR="00F02094">
        <w:t xml:space="preserve"> of band</w:t>
      </w:r>
      <w:r w:rsidR="003B04CF">
        <w:t>)</w:t>
      </w:r>
      <w:r w:rsidR="00F02094">
        <w:t xml:space="preserve"> D</w:t>
      </w:r>
      <w:r w:rsidR="00FE22AA">
        <w:t>ata Loss Prevention</w:t>
      </w:r>
      <w:r w:rsidR="00F02094">
        <w:t xml:space="preserve"> can be </w:t>
      </w:r>
      <w:r w:rsidR="003B04CF">
        <w:t xml:space="preserve">put </w:t>
      </w:r>
      <w:r w:rsidR="00F02094">
        <w:t>in place</w:t>
      </w:r>
      <w:r w:rsidR="003B04CF">
        <w:t>.</w:t>
      </w:r>
    </w:p>
    <w:p w14:paraId="58C28059" w14:textId="339AC078" w:rsidR="00A63CEE" w:rsidRDefault="007B2E6C" w:rsidP="00DB11CD">
      <w:pPr>
        <w:pStyle w:val="BodyText"/>
        <w:spacing w:after="120"/>
      </w:pPr>
      <w:r>
        <w:rPr>
          <w:noProof/>
        </w:rPr>
        <w:drawing>
          <wp:inline distT="0" distB="0" distL="0" distR="0" wp14:anchorId="4DE027EC" wp14:editId="52BB5673">
            <wp:extent cx="6479540" cy="3461385"/>
            <wp:effectExtent l="0" t="0" r="0" b="571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9540" cy="3461385"/>
                    </a:xfrm>
                    <a:prstGeom prst="rect">
                      <a:avLst/>
                    </a:prstGeom>
                    <a:noFill/>
                    <a:ln>
                      <a:noFill/>
                    </a:ln>
                  </pic:spPr>
                </pic:pic>
              </a:graphicData>
            </a:graphic>
          </wp:inline>
        </w:drawing>
      </w:r>
    </w:p>
    <w:p w14:paraId="15729159" w14:textId="4D9B609F" w:rsidR="005B3BD2" w:rsidRPr="00C86871" w:rsidRDefault="005B3BD2" w:rsidP="005B3BD2">
      <w:pPr>
        <w:pStyle w:val="Heading5"/>
        <w:rPr>
          <w:rFonts w:asciiTheme="majorHAnsi" w:hAnsiTheme="majorHAnsi"/>
        </w:rPr>
      </w:pPr>
      <w:r w:rsidRPr="00C86871">
        <w:rPr>
          <w:rFonts w:asciiTheme="majorHAnsi" w:hAnsiTheme="majorHAnsi"/>
        </w:rPr>
        <w:t>Components</w:t>
      </w:r>
    </w:p>
    <w:p w14:paraId="6EFE3A0E" w14:textId="0C131862" w:rsidR="005B3BD2" w:rsidRDefault="00AE20D3" w:rsidP="004E1242">
      <w:pPr>
        <w:pStyle w:val="BodyText"/>
        <w:numPr>
          <w:ilvl w:val="0"/>
          <w:numId w:val="47"/>
        </w:numPr>
        <w:spacing w:after="120"/>
        <w:ind w:left="714" w:hanging="357"/>
      </w:pPr>
      <w:r w:rsidRPr="00105933">
        <w:rPr>
          <w:b/>
          <w:bCs/>
        </w:rPr>
        <w:t>Endpoint Security:</w:t>
      </w:r>
      <w:r>
        <w:t xml:space="preserve"> The endpoint security </w:t>
      </w:r>
      <w:r w:rsidR="006F3E9B">
        <w:t xml:space="preserve">using EDR </w:t>
      </w:r>
      <w:r>
        <w:t xml:space="preserve">ensures </w:t>
      </w:r>
      <w:r w:rsidR="006F3E9B">
        <w:t xml:space="preserve">monitoring on the device that </w:t>
      </w:r>
      <w:r w:rsidR="003A2F9A">
        <w:t>could provide some DLP functions and additional security</w:t>
      </w:r>
      <w:r w:rsidR="000D701A">
        <w:t xml:space="preserve">, such as </w:t>
      </w:r>
      <w:r w:rsidR="00E17ED2">
        <w:t xml:space="preserve">application control, </w:t>
      </w:r>
      <w:r w:rsidR="00E24B7F">
        <w:t>anti-virus</w:t>
      </w:r>
      <w:r w:rsidR="00E17ED2">
        <w:t>/ma</w:t>
      </w:r>
      <w:r w:rsidR="00391A4C">
        <w:t>lware</w:t>
      </w:r>
      <w:r w:rsidR="003A2F9A">
        <w:t>.</w:t>
      </w:r>
      <w:r w:rsidR="00E91CF7">
        <w:t xml:space="preserve"> A local firewall should be in place and managed</w:t>
      </w:r>
      <w:r w:rsidR="00082D19">
        <w:t>, and control of browsers that can be used on the device.</w:t>
      </w:r>
      <w:r w:rsidR="00222BE7">
        <w:t xml:space="preserve"> </w:t>
      </w:r>
      <w:r w:rsidR="00222BE7" w:rsidRPr="009B79EB">
        <w:rPr>
          <w:b/>
          <w:bCs/>
          <w:i/>
          <w:iCs/>
          <w:color w:val="0070C0"/>
        </w:rPr>
        <w:t>Note: this is not available on BYOD devices.</w:t>
      </w:r>
    </w:p>
    <w:p w14:paraId="2622B9B3" w14:textId="77777777" w:rsidR="00F5597E" w:rsidRDefault="00AE20D3" w:rsidP="004E1242">
      <w:pPr>
        <w:pStyle w:val="BodyText"/>
        <w:numPr>
          <w:ilvl w:val="0"/>
          <w:numId w:val="47"/>
        </w:numPr>
        <w:spacing w:after="120"/>
        <w:ind w:left="714" w:hanging="357"/>
      </w:pPr>
      <w:r w:rsidRPr="00105933">
        <w:rPr>
          <w:b/>
          <w:bCs/>
        </w:rPr>
        <w:t>Web Security</w:t>
      </w:r>
      <w:r w:rsidR="00105933">
        <w:t xml:space="preserve">: </w:t>
      </w:r>
    </w:p>
    <w:p w14:paraId="692BF26E" w14:textId="6B2D8263" w:rsidR="00F5597E" w:rsidRDefault="00333737" w:rsidP="004E1242">
      <w:pPr>
        <w:pStyle w:val="BodyText"/>
        <w:numPr>
          <w:ilvl w:val="1"/>
          <w:numId w:val="47"/>
        </w:numPr>
        <w:spacing w:after="120"/>
      </w:pPr>
      <w:r>
        <w:t xml:space="preserve">A </w:t>
      </w:r>
      <w:r w:rsidR="00105933">
        <w:t>Secure Web Gateway</w:t>
      </w:r>
      <w:r w:rsidR="00FB5FE3">
        <w:t xml:space="preserve"> (SWG)</w:t>
      </w:r>
      <w:r>
        <w:t xml:space="preserve"> will provide high level control </w:t>
      </w:r>
      <w:r w:rsidR="003B04CF">
        <w:t>of</w:t>
      </w:r>
      <w:r>
        <w:t xml:space="preserve"> URL’s</w:t>
      </w:r>
      <w:r w:rsidR="00C87B88">
        <w:t xml:space="preserve">, </w:t>
      </w:r>
      <w:r w:rsidR="00386D99">
        <w:t xml:space="preserve">anti-malware, threat intelligence, and </w:t>
      </w:r>
      <w:r w:rsidR="00264DE8">
        <w:t xml:space="preserve">sandboxing. Remote Browser Isolation (RBI) can be used for </w:t>
      </w:r>
      <w:r w:rsidR="003953E7">
        <w:t>high-risk</w:t>
      </w:r>
      <w:r w:rsidR="00264DE8">
        <w:t xml:space="preserve"> websites.</w:t>
      </w:r>
      <w:r w:rsidR="00222BE7">
        <w:t xml:space="preserve"> </w:t>
      </w:r>
      <w:r w:rsidR="00623EBC">
        <w:t xml:space="preserve">Policies can also be built using the identity provider integration for either user level or </w:t>
      </w:r>
      <w:r w:rsidR="00F93F1D">
        <w:t>role-based</w:t>
      </w:r>
      <w:r w:rsidR="00623EBC">
        <w:t xml:space="preserve"> access.</w:t>
      </w:r>
      <w:r w:rsidR="0060789C">
        <w:t xml:space="preserve"> </w:t>
      </w:r>
      <w:r w:rsidR="00222BE7" w:rsidRPr="009B79EB">
        <w:rPr>
          <w:b/>
          <w:bCs/>
          <w:i/>
          <w:iCs/>
          <w:color w:val="0070C0"/>
        </w:rPr>
        <w:t>Note: this is not available on BYOD devices.</w:t>
      </w:r>
    </w:p>
    <w:p w14:paraId="55AC4D76" w14:textId="3A271F33" w:rsidR="00AE20D3" w:rsidRDefault="00F5597E" w:rsidP="004E1242">
      <w:pPr>
        <w:pStyle w:val="BodyText"/>
        <w:numPr>
          <w:ilvl w:val="1"/>
          <w:numId w:val="47"/>
        </w:numPr>
        <w:spacing w:after="120"/>
      </w:pPr>
      <w:r>
        <w:lastRenderedPageBreak/>
        <w:t>The</w:t>
      </w:r>
      <w:r w:rsidR="00105933">
        <w:t xml:space="preserve"> Cloud Access </w:t>
      </w:r>
      <w:r w:rsidR="00FB5FE3">
        <w:t xml:space="preserve">Security </w:t>
      </w:r>
      <w:r w:rsidR="00105933">
        <w:t>Broker</w:t>
      </w:r>
      <w:r w:rsidR="00FB5FE3">
        <w:t xml:space="preserve"> (CASB)</w:t>
      </w:r>
      <w:r w:rsidR="00C87B88">
        <w:t xml:space="preserve"> will control access to the applications based on user or </w:t>
      </w:r>
      <w:r w:rsidR="001337CA">
        <w:t>RBAC and</w:t>
      </w:r>
      <w:r w:rsidR="006B17BA">
        <w:t xml:space="preserve"> provide malware detection</w:t>
      </w:r>
      <w:r w:rsidR="001337CA">
        <w:t>/</w:t>
      </w:r>
      <w:r w:rsidR="006B17BA">
        <w:t>sandboxing.</w:t>
      </w:r>
      <w:r>
        <w:t xml:space="preserve"> </w:t>
      </w:r>
      <w:r w:rsidR="005B18ED">
        <w:t xml:space="preserve">Also, monitoring of sanctioned and unsanctioned applications and </w:t>
      </w:r>
      <w:r w:rsidR="004968A4">
        <w:t>risk-based</w:t>
      </w:r>
      <w:r w:rsidR="005B18ED">
        <w:t xml:space="preserve"> </w:t>
      </w:r>
      <w:r w:rsidR="001F102F">
        <w:t>application access.</w:t>
      </w:r>
      <w:r w:rsidR="00222BE7">
        <w:t xml:space="preserve"> </w:t>
      </w:r>
      <w:r w:rsidR="00222BE7" w:rsidRPr="009B79EB">
        <w:rPr>
          <w:b/>
          <w:bCs/>
          <w:i/>
          <w:iCs/>
          <w:color w:val="0070C0"/>
        </w:rPr>
        <w:t xml:space="preserve">Note: BYOD devices will only be able to use a reverse proxy </w:t>
      </w:r>
      <w:r w:rsidR="008C20FD" w:rsidRPr="009B79EB">
        <w:rPr>
          <w:b/>
          <w:bCs/>
          <w:i/>
          <w:iCs/>
          <w:color w:val="0070C0"/>
        </w:rPr>
        <w:t>with the CASB</w:t>
      </w:r>
    </w:p>
    <w:p w14:paraId="1478E969" w14:textId="32F6478B" w:rsidR="00AE20D3" w:rsidRDefault="00AE20D3" w:rsidP="004E1242">
      <w:pPr>
        <w:pStyle w:val="BodyText"/>
        <w:numPr>
          <w:ilvl w:val="0"/>
          <w:numId w:val="47"/>
        </w:numPr>
        <w:spacing w:after="120"/>
        <w:ind w:left="714" w:hanging="357"/>
      </w:pPr>
      <w:r w:rsidRPr="00FB5FE3">
        <w:rPr>
          <w:b/>
          <w:bCs/>
        </w:rPr>
        <w:t>Data Loss Prevention</w:t>
      </w:r>
      <w:r w:rsidR="00105933">
        <w:t>: DLP is integr</w:t>
      </w:r>
      <w:r w:rsidR="00FB5FE3">
        <w:t xml:space="preserve">ated into the CASB </w:t>
      </w:r>
      <w:r w:rsidR="001337CA">
        <w:t>both inline and out of band (API)</w:t>
      </w:r>
      <w:r w:rsidR="004968A4">
        <w:t>.</w:t>
      </w:r>
      <w:r w:rsidR="00222BE7">
        <w:t xml:space="preserve"> </w:t>
      </w:r>
      <w:r w:rsidR="00222BE7" w:rsidRPr="009B79EB">
        <w:rPr>
          <w:b/>
          <w:bCs/>
          <w:i/>
          <w:iCs/>
          <w:color w:val="0070C0"/>
        </w:rPr>
        <w:t>Note:</w:t>
      </w:r>
      <w:r w:rsidR="008C20FD" w:rsidRPr="009B79EB">
        <w:rPr>
          <w:b/>
          <w:bCs/>
          <w:i/>
          <w:iCs/>
          <w:color w:val="0070C0"/>
        </w:rPr>
        <w:t xml:space="preserve"> Only out of band DLP functions are available for BYOD devices.</w:t>
      </w:r>
    </w:p>
    <w:p w14:paraId="4342D9F3" w14:textId="1EF3059D" w:rsidR="00004AB1" w:rsidRDefault="00004AB1" w:rsidP="004E1242">
      <w:pPr>
        <w:pStyle w:val="BodyText"/>
        <w:numPr>
          <w:ilvl w:val="0"/>
          <w:numId w:val="47"/>
        </w:numPr>
        <w:spacing w:after="120"/>
        <w:ind w:left="714" w:hanging="357"/>
      </w:pPr>
      <w:r w:rsidRPr="008F112F">
        <w:rPr>
          <w:b/>
          <w:bCs/>
        </w:rPr>
        <w:t>Encrypted Data in Transit:</w:t>
      </w:r>
      <w:r>
        <w:t xml:space="preserve"> </w:t>
      </w:r>
      <w:r w:rsidR="0009148C">
        <w:t xml:space="preserve">The web security component will ensure </w:t>
      </w:r>
      <w:r w:rsidR="008F112F">
        <w:t>encryption in transit</w:t>
      </w:r>
      <w:r w:rsidR="004968A4">
        <w:t>.</w:t>
      </w:r>
      <w:r w:rsidR="009B79EB">
        <w:t xml:space="preserve"> </w:t>
      </w:r>
      <w:r w:rsidR="009B79EB" w:rsidRPr="00384AE1">
        <w:rPr>
          <w:b/>
          <w:bCs/>
          <w:i/>
          <w:iCs/>
          <w:color w:val="0070C0"/>
        </w:rPr>
        <w:t>Note: this is not available on BYOD devices.</w:t>
      </w:r>
    </w:p>
    <w:p w14:paraId="5A231889" w14:textId="5B83856F" w:rsidR="00004AB1" w:rsidRDefault="00004AB1" w:rsidP="004E1242">
      <w:pPr>
        <w:pStyle w:val="BodyText"/>
        <w:numPr>
          <w:ilvl w:val="0"/>
          <w:numId w:val="47"/>
        </w:numPr>
        <w:spacing w:after="120"/>
        <w:ind w:left="714" w:hanging="357"/>
      </w:pPr>
      <w:r w:rsidRPr="00993E10">
        <w:rPr>
          <w:b/>
          <w:bCs/>
        </w:rPr>
        <w:t>Identity Provider</w:t>
      </w:r>
      <w:r w:rsidR="008F112F" w:rsidRPr="00993E10">
        <w:rPr>
          <w:b/>
          <w:bCs/>
        </w:rPr>
        <w:t xml:space="preserve"> (IdP)</w:t>
      </w:r>
      <w:r w:rsidR="00543E29" w:rsidRPr="00993E10">
        <w:rPr>
          <w:b/>
          <w:bCs/>
        </w:rPr>
        <w:t>:</w:t>
      </w:r>
      <w:r w:rsidR="00543E29">
        <w:t xml:space="preserve"> </w:t>
      </w:r>
      <w:r w:rsidR="008F112F">
        <w:t xml:space="preserve">The IdP (AAD) will </w:t>
      </w:r>
      <w:r w:rsidR="00993E10">
        <w:t>integrate into the web security and authentication layer: Key Vault, SSO, and MFA</w:t>
      </w:r>
    </w:p>
    <w:p w14:paraId="66963EA7" w14:textId="5B3A05B0" w:rsidR="00004AB1" w:rsidRDefault="00004AB1" w:rsidP="004E1242">
      <w:pPr>
        <w:pStyle w:val="BodyText"/>
        <w:numPr>
          <w:ilvl w:val="0"/>
          <w:numId w:val="47"/>
        </w:numPr>
        <w:spacing w:after="120"/>
        <w:ind w:left="714" w:hanging="357"/>
      </w:pPr>
      <w:r w:rsidRPr="0095309C">
        <w:rPr>
          <w:b/>
          <w:bCs/>
        </w:rPr>
        <w:t>Key Vault</w:t>
      </w:r>
      <w:r w:rsidR="00A449DB" w:rsidRPr="0095309C">
        <w:rPr>
          <w:b/>
          <w:bCs/>
        </w:rPr>
        <w:t xml:space="preserve"> (optional)</w:t>
      </w:r>
      <w:r w:rsidR="00543E29" w:rsidRPr="0095309C">
        <w:rPr>
          <w:b/>
          <w:bCs/>
        </w:rPr>
        <w:t>:</w:t>
      </w:r>
      <w:r w:rsidR="00543E29">
        <w:t xml:space="preserve"> </w:t>
      </w:r>
      <w:r w:rsidR="00A449DB">
        <w:t xml:space="preserve">A key vault </w:t>
      </w:r>
      <w:r w:rsidR="008F3E1E">
        <w:t>can be in place with MFA. Note: This may not be needed if SSO is on place.</w:t>
      </w:r>
    </w:p>
    <w:p w14:paraId="3B865214" w14:textId="324087C3" w:rsidR="00004AB1" w:rsidRDefault="00004AB1" w:rsidP="004E1242">
      <w:pPr>
        <w:pStyle w:val="BodyText"/>
        <w:numPr>
          <w:ilvl w:val="0"/>
          <w:numId w:val="47"/>
        </w:numPr>
        <w:spacing w:after="120"/>
        <w:ind w:left="714" w:hanging="357"/>
      </w:pPr>
      <w:r w:rsidRPr="0095309C">
        <w:rPr>
          <w:b/>
          <w:bCs/>
        </w:rPr>
        <w:t>Single Sign-On</w:t>
      </w:r>
      <w:r w:rsidR="008F3E1E" w:rsidRPr="0095309C">
        <w:rPr>
          <w:b/>
          <w:bCs/>
        </w:rPr>
        <w:t xml:space="preserve"> (SSO)</w:t>
      </w:r>
      <w:r w:rsidR="00543E29" w:rsidRPr="0095309C">
        <w:rPr>
          <w:b/>
          <w:bCs/>
        </w:rPr>
        <w:t>:</w:t>
      </w:r>
      <w:r w:rsidR="00543E29">
        <w:t xml:space="preserve"> </w:t>
      </w:r>
      <w:r w:rsidR="00A753C7">
        <w:t xml:space="preserve">SSO can be used to allow or deny access to application by integrating </w:t>
      </w:r>
      <w:r w:rsidR="004D2609">
        <w:t>into the IdP and using RABC to create group access to applications. Only applications that are assigned to a group can be accessed.</w:t>
      </w:r>
    </w:p>
    <w:p w14:paraId="36901A23" w14:textId="7B1E9E2C" w:rsidR="00004AB1" w:rsidRDefault="00004AB1" w:rsidP="004E1242">
      <w:pPr>
        <w:pStyle w:val="BodyText"/>
        <w:numPr>
          <w:ilvl w:val="0"/>
          <w:numId w:val="47"/>
        </w:numPr>
        <w:spacing w:after="120"/>
        <w:ind w:left="714" w:hanging="357"/>
      </w:pPr>
      <w:r w:rsidRPr="006C768C">
        <w:rPr>
          <w:b/>
          <w:bCs/>
        </w:rPr>
        <w:t>Multi-factor</w:t>
      </w:r>
      <w:r w:rsidR="009644B6" w:rsidRPr="006C768C">
        <w:rPr>
          <w:b/>
          <w:bCs/>
        </w:rPr>
        <w:t xml:space="preserve">, Risk, Conditional </w:t>
      </w:r>
      <w:r w:rsidRPr="006C768C">
        <w:rPr>
          <w:b/>
          <w:bCs/>
        </w:rPr>
        <w:t>Authentication</w:t>
      </w:r>
      <w:r w:rsidR="00543E29" w:rsidRPr="006C768C">
        <w:rPr>
          <w:b/>
          <w:bCs/>
        </w:rPr>
        <w:t>:</w:t>
      </w:r>
      <w:r w:rsidR="00543E29">
        <w:t xml:space="preserve"> </w:t>
      </w:r>
      <w:r w:rsidR="00C95C52">
        <w:t>Some form of mu</w:t>
      </w:r>
      <w:r w:rsidR="009644B6">
        <w:t>lti-factor authentication should be in place either through SSO or directly with the application</w:t>
      </w:r>
      <w:r w:rsidR="004E1242">
        <w:t>.</w:t>
      </w:r>
      <w:r w:rsidR="0032686F">
        <w:t xml:space="preserve"> For risk based and conditional access an SSO solution will be needed</w:t>
      </w:r>
      <w:r w:rsidR="00E40C41">
        <w:t xml:space="preserve">, in some instances </w:t>
      </w:r>
    </w:p>
    <w:p w14:paraId="79C621A0" w14:textId="15B0F872" w:rsidR="005B3BD2" w:rsidRDefault="0085599A" w:rsidP="00DB11CD">
      <w:pPr>
        <w:pStyle w:val="BodyText"/>
        <w:numPr>
          <w:ilvl w:val="0"/>
          <w:numId w:val="47"/>
        </w:numPr>
        <w:spacing w:after="120"/>
        <w:ind w:left="714" w:hanging="357"/>
      </w:pPr>
      <w:r w:rsidRPr="006C768C">
        <w:rPr>
          <w:b/>
          <w:bCs/>
        </w:rPr>
        <w:t>Asset and Device Management</w:t>
      </w:r>
      <w:r w:rsidR="00543E29" w:rsidRPr="006C768C">
        <w:rPr>
          <w:b/>
          <w:bCs/>
        </w:rPr>
        <w:t>:</w:t>
      </w:r>
      <w:r w:rsidR="00543E29">
        <w:t xml:space="preserve"> </w:t>
      </w:r>
      <w:r w:rsidR="00F5597E">
        <w:t>The CASB can inform the software asset inventory</w:t>
      </w:r>
      <w:r w:rsidR="00384AE1">
        <w:t xml:space="preserve">. </w:t>
      </w:r>
      <w:r w:rsidR="00384AE1" w:rsidRPr="009B79EB">
        <w:rPr>
          <w:b/>
          <w:bCs/>
          <w:i/>
          <w:iCs/>
          <w:color w:val="0070C0"/>
        </w:rPr>
        <w:t>Note: this is not available on BYOD devices.</w:t>
      </w:r>
    </w:p>
    <w:p w14:paraId="4B52D2DE" w14:textId="77777777" w:rsidR="005B3BD2" w:rsidRDefault="005B3BD2" w:rsidP="00DB11CD">
      <w:pPr>
        <w:pStyle w:val="BodyText"/>
        <w:spacing w:after="120"/>
      </w:pPr>
    </w:p>
    <w:p w14:paraId="1F082B2C" w14:textId="77777777" w:rsidR="00642849" w:rsidRPr="00DB11CD" w:rsidRDefault="00642849" w:rsidP="00DB11CD">
      <w:pPr>
        <w:pStyle w:val="BodyText"/>
        <w:spacing w:after="120"/>
      </w:pPr>
    </w:p>
    <w:p w14:paraId="37B045E9" w14:textId="52D47068" w:rsidR="00D14CE7" w:rsidRDefault="00900260" w:rsidP="00900260">
      <w:pPr>
        <w:pStyle w:val="Heading4Numbered"/>
      </w:pPr>
      <w:bookmarkStart w:id="117" w:name="_Toc97215555"/>
      <w:r>
        <w:t xml:space="preserve">Accessing </w:t>
      </w:r>
      <w:r w:rsidR="00A42532">
        <w:t xml:space="preserve">General </w:t>
      </w:r>
      <w:r>
        <w:t>Internet Services</w:t>
      </w:r>
      <w:bookmarkEnd w:id="117"/>
    </w:p>
    <w:p w14:paraId="13A906BE" w14:textId="193C0564" w:rsidR="00997925" w:rsidRDefault="00997925" w:rsidP="00D14CE7">
      <w:pPr>
        <w:spacing w:after="160" w:line="259" w:lineRule="auto"/>
      </w:pPr>
    </w:p>
    <w:p w14:paraId="4C844FD5" w14:textId="28163277" w:rsidR="00B27868" w:rsidRDefault="002A7798" w:rsidP="00B27868">
      <w:pPr>
        <w:pStyle w:val="BodyText"/>
      </w:pPr>
      <w:r>
        <w:t xml:space="preserve">The security components required for secure Internet </w:t>
      </w:r>
      <w:r w:rsidR="005225AD">
        <w:t>access;</w:t>
      </w:r>
      <w:r w:rsidR="00F93F1D">
        <w:t xml:space="preserve"> the </w:t>
      </w:r>
      <w:r w:rsidR="00752A81">
        <w:t xml:space="preserve">design assumes a SASE model approach </w:t>
      </w:r>
      <w:r w:rsidR="005225AD">
        <w:t>where</w:t>
      </w:r>
      <w:r w:rsidR="006608E1">
        <w:t>by</w:t>
      </w:r>
      <w:r w:rsidR="00E40C41">
        <w:t xml:space="preserve"> an agent is installed </w:t>
      </w:r>
      <w:r w:rsidR="00C11451">
        <w:t xml:space="preserve">on the end user corporate device. For BYOD devices, these can </w:t>
      </w:r>
      <w:r w:rsidR="005225AD">
        <w:t xml:space="preserve">use the Secure Web Gateway </w:t>
      </w:r>
      <w:r w:rsidR="000C45AB">
        <w:t xml:space="preserve">and DNS Security </w:t>
      </w:r>
      <w:r w:rsidR="00BB6975">
        <w:t>if they are using a network that is under corporate control</w:t>
      </w:r>
      <w:r w:rsidR="000C45AB">
        <w:t xml:space="preserve">. The caveat is that any egress traffic will have the same </w:t>
      </w:r>
      <w:r w:rsidR="00A1789F">
        <w:t xml:space="preserve">SWG policies as there is no way to base the policies </w:t>
      </w:r>
      <w:r w:rsidR="006608E1">
        <w:t>on</w:t>
      </w:r>
      <w:r w:rsidR="00A1789F">
        <w:t xml:space="preserve"> identity. Also, DNS security can be </w:t>
      </w:r>
      <w:r w:rsidR="00263542">
        <w:t>implemented issuing a forwarding DNS server by DH</w:t>
      </w:r>
      <w:r w:rsidR="008D5FE5">
        <w:t>CP.</w:t>
      </w:r>
      <w:r w:rsidR="00B2602E">
        <w:t xml:space="preserve"> For BYOD devices outside of the corporate network there is no way to monitor or control web traffic.</w:t>
      </w:r>
    </w:p>
    <w:p w14:paraId="314F570F" w14:textId="77777777" w:rsidR="00900260" w:rsidRDefault="00900260" w:rsidP="00D14CE7">
      <w:pPr>
        <w:spacing w:after="160" w:line="259" w:lineRule="auto"/>
      </w:pPr>
    </w:p>
    <w:p w14:paraId="35BAA84F" w14:textId="57BF9CF0" w:rsidR="00653364" w:rsidRDefault="000E3C39" w:rsidP="00347E73">
      <w:pPr>
        <w:spacing w:after="160" w:line="259" w:lineRule="auto"/>
      </w:pPr>
      <w:r>
        <w:rPr>
          <w:noProof/>
        </w:rPr>
        <w:drawing>
          <wp:inline distT="0" distB="0" distL="0" distR="0" wp14:anchorId="4DB6F040" wp14:editId="15C1C7A1">
            <wp:extent cx="6479540" cy="3042920"/>
            <wp:effectExtent l="0" t="0" r="0" b="508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042920"/>
                    </a:xfrm>
                    <a:prstGeom prst="rect">
                      <a:avLst/>
                    </a:prstGeom>
                    <a:noFill/>
                    <a:ln>
                      <a:noFill/>
                    </a:ln>
                  </pic:spPr>
                </pic:pic>
              </a:graphicData>
            </a:graphic>
          </wp:inline>
        </w:drawing>
      </w:r>
    </w:p>
    <w:p w14:paraId="41F98854" w14:textId="77777777" w:rsidR="002201F7" w:rsidRPr="00C86871" w:rsidRDefault="002201F7" w:rsidP="002201F7">
      <w:pPr>
        <w:pStyle w:val="Heading5"/>
        <w:rPr>
          <w:rFonts w:asciiTheme="majorHAnsi" w:hAnsiTheme="majorHAnsi"/>
        </w:rPr>
      </w:pPr>
      <w:r w:rsidRPr="00C86871">
        <w:rPr>
          <w:rFonts w:asciiTheme="majorHAnsi" w:hAnsiTheme="majorHAnsi"/>
        </w:rPr>
        <w:t>Components</w:t>
      </w:r>
    </w:p>
    <w:p w14:paraId="1CEFC327" w14:textId="34DA0E7A" w:rsidR="002201F7" w:rsidRDefault="002201F7" w:rsidP="002201F7">
      <w:pPr>
        <w:pStyle w:val="BodyText"/>
        <w:numPr>
          <w:ilvl w:val="0"/>
          <w:numId w:val="47"/>
        </w:numPr>
        <w:spacing w:after="120"/>
        <w:ind w:left="714" w:hanging="357"/>
      </w:pPr>
      <w:r w:rsidRPr="00105933">
        <w:rPr>
          <w:b/>
          <w:bCs/>
        </w:rPr>
        <w:t>Endpoint Security:</w:t>
      </w:r>
      <w:r>
        <w:t xml:space="preserve"> The endpoint security using EDR ensures monitoring on the device that could provide some DLP functions and additional security, such as application control, anti-virus/malware. A local firewall should be in place and managed, and control of browsers that can be used on the device.</w:t>
      </w:r>
      <w:r w:rsidR="004973A8">
        <w:t xml:space="preserve"> </w:t>
      </w:r>
      <w:r w:rsidR="004973A8" w:rsidRPr="009B79EB">
        <w:rPr>
          <w:b/>
          <w:bCs/>
          <w:i/>
          <w:iCs/>
          <w:color w:val="0070C0"/>
        </w:rPr>
        <w:t>Note: this is not available on BYOD devices.</w:t>
      </w:r>
    </w:p>
    <w:p w14:paraId="351E7155" w14:textId="77777777" w:rsidR="002201F7" w:rsidRDefault="002201F7" w:rsidP="002201F7">
      <w:pPr>
        <w:pStyle w:val="BodyText"/>
        <w:numPr>
          <w:ilvl w:val="0"/>
          <w:numId w:val="47"/>
        </w:numPr>
        <w:spacing w:after="120"/>
        <w:ind w:left="714" w:hanging="357"/>
      </w:pPr>
      <w:r w:rsidRPr="00105933">
        <w:rPr>
          <w:b/>
          <w:bCs/>
        </w:rPr>
        <w:lastRenderedPageBreak/>
        <w:t>Web Security</w:t>
      </w:r>
      <w:r>
        <w:t xml:space="preserve">: </w:t>
      </w:r>
    </w:p>
    <w:p w14:paraId="6BEE8C43" w14:textId="1BB45583" w:rsidR="002201F7" w:rsidRDefault="002201F7" w:rsidP="002201F7">
      <w:pPr>
        <w:pStyle w:val="BodyText"/>
        <w:numPr>
          <w:ilvl w:val="1"/>
          <w:numId w:val="47"/>
        </w:numPr>
        <w:spacing w:after="120"/>
      </w:pPr>
      <w:r>
        <w:t xml:space="preserve">A Secure Web Gateway (SWG) will provide high level control to URL’s, anti-malware, threat intelligence, and sandboxing. Remote Browser Isolation (RBI) can be used for </w:t>
      </w:r>
      <w:r w:rsidR="00BF27F7">
        <w:t>high-risk</w:t>
      </w:r>
      <w:r>
        <w:t xml:space="preserve"> websites.</w:t>
      </w:r>
      <w:r w:rsidR="002A7798">
        <w:t xml:space="preserve"> Policies can also be built </w:t>
      </w:r>
      <w:r w:rsidR="00014AB8">
        <w:t xml:space="preserve">using the identity provider </w:t>
      </w:r>
      <w:r w:rsidR="00623EBC">
        <w:t xml:space="preserve">integration for either user level or </w:t>
      </w:r>
      <w:r w:rsidR="00F93F1D">
        <w:t>role-based</w:t>
      </w:r>
      <w:r w:rsidR="00623EBC">
        <w:t xml:space="preserve"> access.</w:t>
      </w:r>
      <w:r w:rsidR="004973A8">
        <w:t xml:space="preserve"> </w:t>
      </w:r>
      <w:r w:rsidR="004973A8" w:rsidRPr="009B79EB">
        <w:rPr>
          <w:b/>
          <w:bCs/>
          <w:i/>
          <w:iCs/>
          <w:color w:val="0070C0"/>
        </w:rPr>
        <w:t>Note: this is not available on BYOD devices.</w:t>
      </w:r>
    </w:p>
    <w:p w14:paraId="29C0EA90" w14:textId="75F80E5E" w:rsidR="00495F71" w:rsidRDefault="00495F71" w:rsidP="002201F7">
      <w:pPr>
        <w:pStyle w:val="BodyText"/>
        <w:numPr>
          <w:ilvl w:val="1"/>
          <w:numId w:val="47"/>
        </w:numPr>
        <w:spacing w:after="120"/>
      </w:pPr>
      <w:r>
        <w:t xml:space="preserve">As with the SaaS application control, CASB is available </w:t>
      </w:r>
      <w:r w:rsidR="00C86871">
        <w:t>for</w:t>
      </w:r>
      <w:r>
        <w:t xml:space="preserve"> corporate devices.</w:t>
      </w:r>
    </w:p>
    <w:p w14:paraId="5A3F3391" w14:textId="2014297C" w:rsidR="00D7154E" w:rsidRDefault="00D7154E" w:rsidP="002201F7">
      <w:pPr>
        <w:pStyle w:val="BodyText"/>
        <w:numPr>
          <w:ilvl w:val="1"/>
          <w:numId w:val="47"/>
        </w:numPr>
        <w:spacing w:after="120"/>
      </w:pPr>
      <w:r>
        <w:t xml:space="preserve">Remote Browser Isolation (RBI) can be used for more </w:t>
      </w:r>
      <w:r w:rsidR="00EF1BA0">
        <w:t>risk adverse browsing</w:t>
      </w:r>
      <w:r w:rsidR="00FC19F2">
        <w:t xml:space="preserve"> and higher end user protection.</w:t>
      </w:r>
    </w:p>
    <w:p w14:paraId="2D4278A4" w14:textId="35CB5C1F" w:rsidR="002201F7" w:rsidRDefault="002201F7" w:rsidP="002201F7">
      <w:pPr>
        <w:pStyle w:val="BodyText"/>
        <w:numPr>
          <w:ilvl w:val="0"/>
          <w:numId w:val="47"/>
        </w:numPr>
        <w:spacing w:after="120"/>
        <w:ind w:left="714" w:hanging="357"/>
      </w:pPr>
      <w:r w:rsidRPr="00FB5FE3">
        <w:rPr>
          <w:b/>
          <w:bCs/>
        </w:rPr>
        <w:t>Data Loss Prevention</w:t>
      </w:r>
      <w:r>
        <w:t xml:space="preserve">: DLP </w:t>
      </w:r>
      <w:r w:rsidR="00CC4F8C">
        <w:t>can be achieved to certain level with the Secure Web Gateway, this is done by restricting access to specific sites</w:t>
      </w:r>
      <w:r w:rsidR="004D084C">
        <w:t xml:space="preserve">, such as </w:t>
      </w:r>
      <w:r w:rsidR="00AC3635">
        <w:t>drop box</w:t>
      </w:r>
      <w:r w:rsidR="004D084C">
        <w:t>, box ,etc.</w:t>
      </w:r>
      <w:r w:rsidR="004973A8">
        <w:t xml:space="preserve"> </w:t>
      </w:r>
      <w:r w:rsidR="004973A8" w:rsidRPr="009B79EB">
        <w:rPr>
          <w:b/>
          <w:bCs/>
          <w:i/>
          <w:iCs/>
          <w:color w:val="0070C0"/>
        </w:rPr>
        <w:t>Note: this is not available on BYOD devices.</w:t>
      </w:r>
    </w:p>
    <w:p w14:paraId="46EF09D2" w14:textId="171448E2" w:rsidR="00DC3D52" w:rsidRPr="000E3C39" w:rsidRDefault="00DC3D52" w:rsidP="002201F7">
      <w:pPr>
        <w:pStyle w:val="BodyText"/>
        <w:numPr>
          <w:ilvl w:val="0"/>
          <w:numId w:val="47"/>
        </w:numPr>
        <w:spacing w:after="120"/>
        <w:ind w:left="714" w:hanging="357"/>
        <w:rPr>
          <w:b/>
          <w:bCs/>
        </w:rPr>
      </w:pPr>
      <w:r w:rsidRPr="000E3C39">
        <w:rPr>
          <w:b/>
          <w:bCs/>
        </w:rPr>
        <w:t xml:space="preserve">DNS Security (optional): </w:t>
      </w:r>
      <w:r w:rsidR="00386F10">
        <w:t xml:space="preserve">DNS Security </w:t>
      </w:r>
      <w:r w:rsidR="00796793">
        <w:t>can be used as an agentless</w:t>
      </w:r>
      <w:r w:rsidR="003553B1">
        <w:t xml:space="preserve"> solution for OT and IoT devices as well as an additional security layer for other </w:t>
      </w:r>
      <w:r w:rsidR="00D157E6">
        <w:t>assets.</w:t>
      </w:r>
    </w:p>
    <w:p w14:paraId="6A1AFE99" w14:textId="6CB06A68" w:rsidR="002201F7" w:rsidRDefault="002201F7" w:rsidP="002201F7">
      <w:pPr>
        <w:pStyle w:val="BodyText"/>
        <w:numPr>
          <w:ilvl w:val="0"/>
          <w:numId w:val="47"/>
        </w:numPr>
        <w:spacing w:after="120"/>
        <w:ind w:left="714" w:hanging="357"/>
      </w:pPr>
      <w:r w:rsidRPr="008F112F">
        <w:rPr>
          <w:b/>
          <w:bCs/>
        </w:rPr>
        <w:t>Encrypted Data in Transit:</w:t>
      </w:r>
      <w:r>
        <w:t xml:space="preserve"> The web security component will ensure encryption in transit.</w:t>
      </w:r>
    </w:p>
    <w:p w14:paraId="28A61750" w14:textId="014BD85A" w:rsidR="002201F7" w:rsidRDefault="002201F7" w:rsidP="002201F7">
      <w:pPr>
        <w:pStyle w:val="BodyText"/>
        <w:numPr>
          <w:ilvl w:val="0"/>
          <w:numId w:val="47"/>
        </w:numPr>
        <w:spacing w:after="120"/>
        <w:ind w:left="714" w:hanging="357"/>
      </w:pPr>
      <w:r w:rsidRPr="00993E10">
        <w:rPr>
          <w:b/>
          <w:bCs/>
        </w:rPr>
        <w:t>Identity Provider (IdP):</w:t>
      </w:r>
      <w:r>
        <w:t xml:space="preserve"> The IdP (AAD) will integrate into the</w:t>
      </w:r>
      <w:r w:rsidR="004D084C">
        <w:t xml:space="preserve"> secure web gateway and DNS security </w:t>
      </w:r>
      <w:r w:rsidR="00276B22">
        <w:t xml:space="preserve">to provide </w:t>
      </w:r>
      <w:r w:rsidR="00AC3635">
        <w:t>identity-based</w:t>
      </w:r>
      <w:r w:rsidR="00276B22">
        <w:t xml:space="preserve"> policies.</w:t>
      </w:r>
      <w:r w:rsidR="004973A8">
        <w:t xml:space="preserve"> </w:t>
      </w:r>
      <w:r w:rsidR="004973A8" w:rsidRPr="009B79EB">
        <w:rPr>
          <w:b/>
          <w:bCs/>
          <w:i/>
          <w:iCs/>
          <w:color w:val="0070C0"/>
        </w:rPr>
        <w:t>Note: this is not available on BYOD devices.</w:t>
      </w:r>
    </w:p>
    <w:p w14:paraId="675ACF1F" w14:textId="4BA75E27" w:rsidR="00653364" w:rsidRPr="00653364" w:rsidRDefault="002201F7" w:rsidP="00EB563B">
      <w:pPr>
        <w:pStyle w:val="BodyText"/>
        <w:numPr>
          <w:ilvl w:val="0"/>
          <w:numId w:val="47"/>
        </w:numPr>
        <w:spacing w:after="120"/>
        <w:ind w:left="714" w:hanging="357"/>
      </w:pPr>
      <w:r w:rsidRPr="0095309C">
        <w:rPr>
          <w:b/>
          <w:bCs/>
        </w:rPr>
        <w:t>Key Vault (optional):</w:t>
      </w:r>
      <w:r>
        <w:t xml:space="preserve"> A key vault can be in place with MFA. Note: This may not be needed if SSO is </w:t>
      </w:r>
      <w:r w:rsidR="00C86871">
        <w:t>present</w:t>
      </w:r>
      <w:r w:rsidR="00EB563B">
        <w:t>.</w:t>
      </w:r>
    </w:p>
    <w:p w14:paraId="75320BC3" w14:textId="77777777" w:rsidR="00900260" w:rsidRDefault="00900260" w:rsidP="00D14CE7">
      <w:pPr>
        <w:spacing w:after="160" w:line="259" w:lineRule="auto"/>
      </w:pPr>
    </w:p>
    <w:p w14:paraId="12D2CD25" w14:textId="49A673AE" w:rsidR="00C57BDE" w:rsidRDefault="00C57BDE" w:rsidP="00C57BDE">
      <w:pPr>
        <w:pStyle w:val="Heading4Numbered"/>
      </w:pPr>
      <w:bookmarkStart w:id="118" w:name="_Toc97215556"/>
      <w:r>
        <w:t xml:space="preserve">Accessing </w:t>
      </w:r>
      <w:r w:rsidR="00BF27F7">
        <w:t>On-premise</w:t>
      </w:r>
      <w:r w:rsidR="00DC0E2E">
        <w:t>, Data Centre or Cloud</w:t>
      </w:r>
      <w:r w:rsidR="00BF27F7">
        <w:t xml:space="preserve"> </w:t>
      </w:r>
      <w:r w:rsidR="00EC77F9">
        <w:t>Services</w:t>
      </w:r>
      <w:bookmarkEnd w:id="118"/>
    </w:p>
    <w:p w14:paraId="3670F436" w14:textId="77777777" w:rsidR="00EC77F9" w:rsidRDefault="00EC77F9" w:rsidP="00EC77F9">
      <w:pPr>
        <w:pStyle w:val="BodyTextIndent3"/>
      </w:pPr>
    </w:p>
    <w:p w14:paraId="542FB5A7" w14:textId="0EF6D91A" w:rsidR="00052422" w:rsidRDefault="00913F9B" w:rsidP="00913F9B">
      <w:pPr>
        <w:pStyle w:val="BodyText"/>
      </w:pPr>
      <w:r>
        <w:t xml:space="preserve">The security components </w:t>
      </w:r>
      <w:r w:rsidR="000557CC">
        <w:t xml:space="preserve">required to secure access on-premise, data centre, and </w:t>
      </w:r>
      <w:r w:rsidR="00670E4A">
        <w:t xml:space="preserve">or a </w:t>
      </w:r>
      <w:r w:rsidR="000557CC">
        <w:t xml:space="preserve">Cloud </w:t>
      </w:r>
      <w:r w:rsidR="00C86871">
        <w:t>platform (IaaS</w:t>
      </w:r>
      <w:r w:rsidR="000557CC">
        <w:t xml:space="preserve">, PaaS) </w:t>
      </w:r>
      <w:r w:rsidR="00C86871">
        <w:t>service</w:t>
      </w:r>
      <w:r w:rsidR="000557CC">
        <w:t xml:space="preserve">. </w:t>
      </w:r>
      <w:r w:rsidR="00052D0B">
        <w:t>The Virtual Private Network</w:t>
      </w:r>
      <w:r w:rsidR="00C9360A">
        <w:t xml:space="preserve">, Wireless Security, </w:t>
      </w:r>
      <w:r w:rsidR="00052D0B">
        <w:t xml:space="preserve"> and Network </w:t>
      </w:r>
      <w:r w:rsidR="00C9360A">
        <w:t xml:space="preserve">Access Control are optional depending on the </w:t>
      </w:r>
      <w:r w:rsidR="00BA2CB0">
        <w:t>way the user is accessing the infrastructure.</w:t>
      </w:r>
      <w:r w:rsidR="00C643D4" w:rsidRPr="00C643D4">
        <w:rPr>
          <w:noProof/>
        </w:rPr>
        <w:t xml:space="preserve"> </w:t>
      </w:r>
      <w:r w:rsidR="00C643D4">
        <w:rPr>
          <w:noProof/>
        </w:rPr>
        <w:drawing>
          <wp:inline distT="0" distB="0" distL="0" distR="0" wp14:anchorId="4D524D2F" wp14:editId="3E777F14">
            <wp:extent cx="5819335" cy="5005519"/>
            <wp:effectExtent l="0" t="0" r="0" b="508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5012" cy="5010402"/>
                    </a:xfrm>
                    <a:prstGeom prst="rect">
                      <a:avLst/>
                    </a:prstGeom>
                    <a:noFill/>
                    <a:ln>
                      <a:noFill/>
                    </a:ln>
                  </pic:spPr>
                </pic:pic>
              </a:graphicData>
            </a:graphic>
          </wp:inline>
        </w:drawing>
      </w:r>
    </w:p>
    <w:p w14:paraId="0708F1A1" w14:textId="004A1C7D" w:rsidR="00EC77F9" w:rsidRPr="00EC77F9" w:rsidRDefault="00EC77F9" w:rsidP="00EC77F9">
      <w:pPr>
        <w:pStyle w:val="BodyText"/>
      </w:pPr>
    </w:p>
    <w:p w14:paraId="18C2479E" w14:textId="77777777" w:rsidR="00052422" w:rsidRPr="00C86871" w:rsidRDefault="00052422" w:rsidP="00052422">
      <w:pPr>
        <w:pStyle w:val="Heading5"/>
        <w:rPr>
          <w:rFonts w:asciiTheme="majorHAnsi" w:hAnsiTheme="majorHAnsi"/>
        </w:rPr>
      </w:pPr>
      <w:r w:rsidRPr="00C86871">
        <w:rPr>
          <w:rFonts w:asciiTheme="majorHAnsi" w:hAnsiTheme="majorHAnsi"/>
        </w:rPr>
        <w:t>Components</w:t>
      </w:r>
    </w:p>
    <w:p w14:paraId="70424679" w14:textId="15C45179" w:rsidR="00052422" w:rsidRDefault="00052422" w:rsidP="00052422">
      <w:pPr>
        <w:pStyle w:val="BodyText"/>
        <w:numPr>
          <w:ilvl w:val="0"/>
          <w:numId w:val="47"/>
        </w:numPr>
        <w:spacing w:after="120"/>
        <w:ind w:left="714" w:hanging="357"/>
      </w:pPr>
      <w:r w:rsidRPr="00105933">
        <w:rPr>
          <w:b/>
          <w:bCs/>
        </w:rPr>
        <w:t>Endpoint Security:</w:t>
      </w:r>
      <w:r>
        <w:t xml:space="preserve"> The endpoint security using EDR ensures monitoring on the device that could provide some DLP functions and additional security, such as application control, anti-virus/malware. A local firewall should be in place and managed, and control of browsers that can be used on the device.</w:t>
      </w:r>
      <w:r w:rsidR="00A444EE">
        <w:t xml:space="preserve"> </w:t>
      </w:r>
      <w:r w:rsidR="00A444EE" w:rsidRPr="009B79EB">
        <w:rPr>
          <w:b/>
          <w:bCs/>
          <w:i/>
          <w:iCs/>
          <w:color w:val="0070C0"/>
        </w:rPr>
        <w:t>Note: this is not available on BYOD devices.</w:t>
      </w:r>
    </w:p>
    <w:p w14:paraId="78317767" w14:textId="6817F7EE" w:rsidR="00052422" w:rsidRDefault="00052422" w:rsidP="00052422">
      <w:pPr>
        <w:pStyle w:val="BodyText"/>
        <w:numPr>
          <w:ilvl w:val="0"/>
          <w:numId w:val="47"/>
        </w:numPr>
        <w:spacing w:after="120"/>
        <w:ind w:left="714" w:hanging="357"/>
      </w:pPr>
      <w:r>
        <w:rPr>
          <w:b/>
          <w:bCs/>
        </w:rPr>
        <w:t>Virtual Private Network</w:t>
      </w:r>
      <w:r w:rsidR="004C40A3">
        <w:rPr>
          <w:b/>
          <w:bCs/>
        </w:rPr>
        <w:t xml:space="preserve"> (optional):</w:t>
      </w:r>
      <w:r w:rsidR="004C40A3">
        <w:t xml:space="preserve"> </w:t>
      </w:r>
      <w:r w:rsidR="007647CA">
        <w:t>For remote users accessing services on-premise</w:t>
      </w:r>
      <w:r w:rsidR="00441D12">
        <w:t>, data centre</w:t>
      </w:r>
      <w:r w:rsidR="007647CA">
        <w:t xml:space="preserve"> or IaaS </w:t>
      </w:r>
      <w:r w:rsidR="00441D12">
        <w:t>networks either a traditional VPN or Zer</w:t>
      </w:r>
      <w:r w:rsidR="00937FD5">
        <w:t>o-Trust Network Access (ZTNA) can be used</w:t>
      </w:r>
      <w:r w:rsidR="00511AA8">
        <w:t>. The authentication should be provided by a central identity provider and multi-factor authentication.</w:t>
      </w:r>
      <w:r w:rsidR="004B07A5">
        <w:t xml:space="preserve"> For BYOD devices, clientless VPN can be considered</w:t>
      </w:r>
      <w:r w:rsidR="00DC1ACF">
        <w:t>. The caveat is that only certain services such as RDP, SSH and Web applications can be presented.</w:t>
      </w:r>
    </w:p>
    <w:p w14:paraId="49DFB690" w14:textId="3808CD1A" w:rsidR="00107FF8" w:rsidRPr="00107FF8" w:rsidRDefault="004B690C" w:rsidP="005B504D">
      <w:pPr>
        <w:pStyle w:val="BodyText"/>
        <w:numPr>
          <w:ilvl w:val="0"/>
          <w:numId w:val="47"/>
        </w:numPr>
        <w:spacing w:after="120"/>
        <w:ind w:left="714" w:hanging="357"/>
      </w:pPr>
      <w:r>
        <w:rPr>
          <w:b/>
          <w:bCs/>
        </w:rPr>
        <w:t>Network Access Control</w:t>
      </w:r>
      <w:r w:rsidR="004E7DD5">
        <w:rPr>
          <w:b/>
          <w:bCs/>
        </w:rPr>
        <w:t xml:space="preserve"> (optional)</w:t>
      </w:r>
      <w:r w:rsidR="00B465AF">
        <w:rPr>
          <w:b/>
          <w:bCs/>
        </w:rPr>
        <w:t>:</w:t>
      </w:r>
      <w:r w:rsidR="004E7DD5">
        <w:rPr>
          <w:b/>
          <w:bCs/>
        </w:rPr>
        <w:t xml:space="preserve"> </w:t>
      </w:r>
      <w:r w:rsidR="004E7DD5">
        <w:t xml:space="preserve">For users that are connected to </w:t>
      </w:r>
      <w:r w:rsidR="00BB0204">
        <w:t>a</w:t>
      </w:r>
      <w:r w:rsidR="004E7DD5">
        <w:t xml:space="preserve"> local corporate LAN, Network Access Control ensures that only </w:t>
      </w:r>
      <w:r w:rsidR="00937790">
        <w:t xml:space="preserve">authorised </w:t>
      </w:r>
      <w:r w:rsidR="004E7DD5">
        <w:t xml:space="preserve">devices and staff can </w:t>
      </w:r>
      <w:r w:rsidR="00BB0204">
        <w:t>gain access to the network.</w:t>
      </w:r>
    </w:p>
    <w:p w14:paraId="4BD9F1DA" w14:textId="033112B9" w:rsidR="00107FF8" w:rsidRPr="00107FF8" w:rsidRDefault="00107FF8" w:rsidP="005B504D">
      <w:pPr>
        <w:pStyle w:val="BodyText"/>
        <w:numPr>
          <w:ilvl w:val="0"/>
          <w:numId w:val="47"/>
        </w:numPr>
        <w:spacing w:after="120"/>
        <w:ind w:left="714" w:hanging="357"/>
      </w:pPr>
      <w:r>
        <w:rPr>
          <w:b/>
          <w:bCs/>
        </w:rPr>
        <w:t>Wireless Security</w:t>
      </w:r>
      <w:r w:rsidR="00024E1D">
        <w:rPr>
          <w:b/>
          <w:bCs/>
        </w:rPr>
        <w:t xml:space="preserve"> (optional)</w:t>
      </w:r>
      <w:r>
        <w:rPr>
          <w:b/>
          <w:bCs/>
        </w:rPr>
        <w:t>:</w:t>
      </w:r>
      <w:r w:rsidR="00EF171D">
        <w:rPr>
          <w:b/>
          <w:bCs/>
        </w:rPr>
        <w:t xml:space="preserve"> </w:t>
      </w:r>
      <w:r w:rsidR="00EF171D">
        <w:t>The corporate SSID should be</w:t>
      </w:r>
      <w:r w:rsidR="00083FE2">
        <w:t xml:space="preserve"> logically of physically separated to the LAN and have enterprise 802.1x authen</w:t>
      </w:r>
      <w:r w:rsidR="00313E2E">
        <w:t>tication. For more SSID’s that require a highly level of security, MFA should be implemented</w:t>
      </w:r>
      <w:r w:rsidR="00F646D7">
        <w:t>.</w:t>
      </w:r>
    </w:p>
    <w:p w14:paraId="7D332A94" w14:textId="35B8B5D1" w:rsidR="00D14CE7" w:rsidRDefault="00107FF8" w:rsidP="005B504D">
      <w:pPr>
        <w:pStyle w:val="BodyText"/>
        <w:numPr>
          <w:ilvl w:val="0"/>
          <w:numId w:val="47"/>
        </w:numPr>
        <w:spacing w:after="120"/>
        <w:ind w:left="714" w:hanging="357"/>
      </w:pPr>
      <w:r>
        <w:rPr>
          <w:b/>
          <w:bCs/>
        </w:rPr>
        <w:t>Identity Provider and Multi-factor Authentication</w:t>
      </w:r>
      <w:r>
        <w:t>:</w:t>
      </w:r>
      <w:r w:rsidR="001427E7">
        <w:t xml:space="preserve"> Active Directory or Azure Active Directory should be used to provide </w:t>
      </w:r>
      <w:r w:rsidR="00205E0B">
        <w:t xml:space="preserve">authentication to the various network elements. </w:t>
      </w:r>
      <w:r w:rsidR="00DD2DE5">
        <w:t xml:space="preserve">Role based access control can be implemented to allow access for certain user groups. For example, </w:t>
      </w:r>
    </w:p>
    <w:p w14:paraId="6EDB3EE5" w14:textId="3B5604F2" w:rsidR="00107FF8" w:rsidRPr="00327D10" w:rsidRDefault="00107FF8" w:rsidP="005B504D">
      <w:pPr>
        <w:pStyle w:val="BodyText"/>
        <w:numPr>
          <w:ilvl w:val="0"/>
          <w:numId w:val="47"/>
        </w:numPr>
        <w:spacing w:after="120"/>
        <w:ind w:left="714" w:hanging="357"/>
        <w:rPr>
          <w:b/>
          <w:bCs/>
        </w:rPr>
      </w:pPr>
      <w:r w:rsidRPr="00107FF8">
        <w:rPr>
          <w:b/>
          <w:bCs/>
        </w:rPr>
        <w:t>Firewalls</w:t>
      </w:r>
      <w:r w:rsidR="00C77CFC">
        <w:rPr>
          <w:b/>
          <w:bCs/>
        </w:rPr>
        <w:t xml:space="preserve"> and Network Segmentation</w:t>
      </w:r>
      <w:r>
        <w:rPr>
          <w:b/>
          <w:bCs/>
        </w:rPr>
        <w:t>:</w:t>
      </w:r>
      <w:r w:rsidR="00327D10">
        <w:rPr>
          <w:b/>
          <w:bCs/>
        </w:rPr>
        <w:t xml:space="preserve"> </w:t>
      </w:r>
      <w:r w:rsidR="00327D10">
        <w:t>Network segmentation should be implemented for all zones with the infrastructure:</w:t>
      </w:r>
    </w:p>
    <w:p w14:paraId="35E6F8B9" w14:textId="63E0985C" w:rsidR="00327D10" w:rsidRPr="00AD5756" w:rsidRDefault="00C77CFC" w:rsidP="00327D10">
      <w:pPr>
        <w:pStyle w:val="BodyText"/>
        <w:numPr>
          <w:ilvl w:val="1"/>
          <w:numId w:val="47"/>
        </w:numPr>
        <w:spacing w:after="120"/>
        <w:rPr>
          <w:b/>
          <w:bCs/>
        </w:rPr>
      </w:pPr>
      <w:r>
        <w:t>Wireless SSID to VLAN or physical network separation (Layer 1 and 2). Firewall separation at IP and TCP/UDP (OSI Layer 3 and 4).</w:t>
      </w:r>
    </w:p>
    <w:p w14:paraId="379A8F60" w14:textId="653745B2" w:rsidR="00AD5756" w:rsidRPr="00AD5756" w:rsidRDefault="00AD5756" w:rsidP="00327D10">
      <w:pPr>
        <w:pStyle w:val="BodyText"/>
        <w:numPr>
          <w:ilvl w:val="1"/>
          <w:numId w:val="47"/>
        </w:numPr>
        <w:spacing w:after="120"/>
        <w:rPr>
          <w:b/>
          <w:bCs/>
        </w:rPr>
      </w:pPr>
      <w:r>
        <w:t>The firewall should use identity-based rules that can be integrated with the identity provider.</w:t>
      </w:r>
    </w:p>
    <w:p w14:paraId="61CFA828" w14:textId="08CC7609" w:rsidR="00AD5756" w:rsidRPr="0044779F" w:rsidRDefault="0044779F" w:rsidP="00327D10">
      <w:pPr>
        <w:pStyle w:val="BodyText"/>
        <w:numPr>
          <w:ilvl w:val="1"/>
          <w:numId w:val="47"/>
        </w:numPr>
        <w:spacing w:after="120"/>
        <w:rPr>
          <w:b/>
          <w:bCs/>
        </w:rPr>
      </w:pPr>
      <w:r>
        <w:t>Intrusion prevention should be in place for mor</w:t>
      </w:r>
      <w:r w:rsidR="004134F9">
        <w:t>e</w:t>
      </w:r>
      <w:r>
        <w:t xml:space="preserve"> secure areas of the network.</w:t>
      </w:r>
    </w:p>
    <w:p w14:paraId="64387660" w14:textId="56E1780D" w:rsidR="0044779F" w:rsidRPr="00A07B6B" w:rsidRDefault="0044779F" w:rsidP="00327D10">
      <w:pPr>
        <w:pStyle w:val="BodyText"/>
        <w:numPr>
          <w:ilvl w:val="1"/>
          <w:numId w:val="47"/>
        </w:numPr>
        <w:spacing w:after="120"/>
        <w:rPr>
          <w:b/>
          <w:bCs/>
        </w:rPr>
      </w:pPr>
      <w:r>
        <w:t xml:space="preserve">Segmentation of the </w:t>
      </w:r>
      <w:r w:rsidR="00A07B6B">
        <w:t xml:space="preserve">servers, </w:t>
      </w:r>
      <w:r w:rsidR="009D7FC2">
        <w:t>services,</w:t>
      </w:r>
      <w:r w:rsidR="00A07B6B">
        <w:t xml:space="preserve"> and differing service infrastructure.</w:t>
      </w:r>
    </w:p>
    <w:p w14:paraId="7FEC9CF1" w14:textId="27407E4B" w:rsidR="00A07B6B" w:rsidRPr="00180745" w:rsidRDefault="009D7FC2" w:rsidP="00327D10">
      <w:pPr>
        <w:pStyle w:val="BodyText"/>
        <w:numPr>
          <w:ilvl w:val="1"/>
          <w:numId w:val="47"/>
        </w:numPr>
        <w:spacing w:after="120"/>
        <w:rPr>
          <w:b/>
          <w:bCs/>
        </w:rPr>
      </w:pPr>
      <w:r>
        <w:t xml:space="preserve">Dynamic access control could be implemented </w:t>
      </w:r>
      <w:r w:rsidR="003A646B">
        <w:t>from network access control through to the firewall.</w:t>
      </w:r>
    </w:p>
    <w:p w14:paraId="28BBC314" w14:textId="581E22B2" w:rsidR="00180745" w:rsidRPr="00107FF8" w:rsidRDefault="00180745" w:rsidP="00327D10">
      <w:pPr>
        <w:pStyle w:val="BodyText"/>
        <w:numPr>
          <w:ilvl w:val="1"/>
          <w:numId w:val="47"/>
        </w:numPr>
        <w:spacing w:after="120"/>
        <w:rPr>
          <w:b/>
          <w:bCs/>
        </w:rPr>
      </w:pPr>
      <w:r>
        <w:t xml:space="preserve">Perimeter firewalls should in place for remote users and create network access policies </w:t>
      </w:r>
      <w:r w:rsidR="00C65E1E">
        <w:t>to services.</w:t>
      </w:r>
    </w:p>
    <w:p w14:paraId="53FE224B" w14:textId="339DCF2F" w:rsidR="00107FF8" w:rsidRDefault="00107FF8" w:rsidP="005B504D">
      <w:pPr>
        <w:pStyle w:val="BodyText"/>
        <w:numPr>
          <w:ilvl w:val="0"/>
          <w:numId w:val="47"/>
        </w:numPr>
        <w:spacing w:after="120"/>
        <w:ind w:left="714" w:hanging="357"/>
        <w:rPr>
          <w:b/>
          <w:bCs/>
        </w:rPr>
      </w:pPr>
      <w:r w:rsidRPr="00107FF8">
        <w:rPr>
          <w:b/>
          <w:bCs/>
        </w:rPr>
        <w:t>Asset and Device Management</w:t>
      </w:r>
      <w:r>
        <w:rPr>
          <w:b/>
          <w:bCs/>
        </w:rPr>
        <w:t>:</w:t>
      </w:r>
    </w:p>
    <w:p w14:paraId="0F738BDC" w14:textId="137A78FA" w:rsidR="002842E5" w:rsidRDefault="005C5EC6" w:rsidP="002842E5">
      <w:pPr>
        <w:pStyle w:val="BodyText"/>
        <w:numPr>
          <w:ilvl w:val="1"/>
          <w:numId w:val="47"/>
        </w:numPr>
        <w:spacing w:after="120"/>
        <w:rPr>
          <w:b/>
          <w:bCs/>
        </w:rPr>
      </w:pPr>
      <w:r>
        <w:t xml:space="preserve">Software and hardware assets should be known and what </w:t>
      </w:r>
      <w:r w:rsidR="00D81625">
        <w:t>users need to access</w:t>
      </w:r>
      <w:r w:rsidR="006F4B9E">
        <w:t>.</w:t>
      </w:r>
    </w:p>
    <w:p w14:paraId="5DA52497" w14:textId="22D05B98" w:rsidR="002842E5" w:rsidRDefault="002842E5" w:rsidP="002842E5">
      <w:pPr>
        <w:pStyle w:val="BodyText"/>
        <w:numPr>
          <w:ilvl w:val="1"/>
          <w:numId w:val="47"/>
        </w:numPr>
        <w:spacing w:after="120"/>
        <w:rPr>
          <w:b/>
          <w:bCs/>
        </w:rPr>
      </w:pPr>
      <w:r>
        <w:t xml:space="preserve">Device management can deploy certificates to devices that can be used creating policies for all types of network access. </w:t>
      </w:r>
      <w:r w:rsidR="00BE5388">
        <w:t>Local firewall rules can be deployed for end user devices and servers.</w:t>
      </w:r>
    </w:p>
    <w:p w14:paraId="7E88DDCD" w14:textId="1C604438" w:rsidR="00D81625" w:rsidRPr="00E55921" w:rsidRDefault="002842E5" w:rsidP="002842E5">
      <w:pPr>
        <w:pStyle w:val="BodyText"/>
        <w:numPr>
          <w:ilvl w:val="0"/>
          <w:numId w:val="47"/>
        </w:numPr>
        <w:spacing w:after="120"/>
        <w:ind w:left="714" w:hanging="357"/>
        <w:rPr>
          <w:b/>
          <w:bCs/>
        </w:rPr>
      </w:pPr>
      <w:r>
        <w:rPr>
          <w:b/>
          <w:bCs/>
        </w:rPr>
        <w:t>On-premise</w:t>
      </w:r>
      <w:r w:rsidR="00703DD3">
        <w:rPr>
          <w:b/>
          <w:bCs/>
        </w:rPr>
        <w:t xml:space="preserve">, data centre, and </w:t>
      </w:r>
      <w:r w:rsidR="002A35BA">
        <w:rPr>
          <w:b/>
          <w:bCs/>
        </w:rPr>
        <w:t xml:space="preserve">Cloud (IaaS, SaaS) Services: </w:t>
      </w:r>
      <w:r w:rsidR="008D4639">
        <w:t xml:space="preserve">Identity based access from a </w:t>
      </w:r>
      <w:r w:rsidR="000E1A39">
        <w:t>central identity</w:t>
      </w:r>
      <w:r w:rsidR="008D4639">
        <w:t xml:space="preserve"> provider should be in place</w:t>
      </w:r>
      <w:r w:rsidR="000E1A39">
        <w:t xml:space="preserve"> to all applications, systems, etc.</w:t>
      </w:r>
      <w:r w:rsidR="00E55921">
        <w:rPr>
          <w:b/>
          <w:bCs/>
        </w:rPr>
        <w:t xml:space="preserve"> </w:t>
      </w:r>
      <w:r w:rsidR="00756100">
        <w:t>R</w:t>
      </w:r>
      <w:r w:rsidR="00E55921">
        <w:t>obust IAM polic</w:t>
      </w:r>
      <w:r w:rsidR="00756100">
        <w:t>ies and procedures</w:t>
      </w:r>
      <w:r w:rsidR="00E55921">
        <w:t xml:space="preserve"> will be required for applications and systems that do not have </w:t>
      </w:r>
      <w:r w:rsidR="00F60B90">
        <w:t>the capability to integrate with a directory.</w:t>
      </w:r>
    </w:p>
    <w:p w14:paraId="737AA284" w14:textId="77777777" w:rsidR="00107FF8" w:rsidRPr="004276BE" w:rsidRDefault="00107FF8" w:rsidP="00107FF8">
      <w:pPr>
        <w:pStyle w:val="BodyText"/>
        <w:spacing w:after="120"/>
        <w:ind w:left="714"/>
      </w:pPr>
    </w:p>
    <w:p w14:paraId="7B34526F" w14:textId="77777777" w:rsidR="00786BC6" w:rsidRDefault="00786BC6" w:rsidP="004968A4">
      <w:pPr>
        <w:pStyle w:val="Heading2Numbered"/>
      </w:pPr>
      <w:bookmarkStart w:id="119" w:name="_Toc97215557"/>
      <w:r w:rsidRPr="004276BE">
        <w:t>Distribution Centre Staff</w:t>
      </w:r>
      <w:bookmarkEnd w:id="119"/>
    </w:p>
    <w:p w14:paraId="21D4D597" w14:textId="77777777" w:rsidR="004968A4" w:rsidRPr="004968A4" w:rsidRDefault="004968A4" w:rsidP="004968A4">
      <w:pPr>
        <w:pStyle w:val="BodyTextIndent"/>
      </w:pPr>
    </w:p>
    <w:p w14:paraId="214B6C3B" w14:textId="3596F0FB" w:rsidR="00786BC6" w:rsidRPr="004968A4" w:rsidRDefault="00786BC6" w:rsidP="004E1242">
      <w:pPr>
        <w:pStyle w:val="BodyText"/>
        <w:numPr>
          <w:ilvl w:val="0"/>
          <w:numId w:val="48"/>
        </w:numPr>
        <w:spacing w:after="120"/>
        <w:ind w:left="714" w:hanging="357"/>
      </w:pPr>
      <w:r w:rsidRPr="004968A4">
        <w:t>Service types</w:t>
      </w:r>
      <w:r w:rsidR="00C86871">
        <w:t>: A</w:t>
      </w:r>
      <w:r w:rsidRPr="004968A4">
        <w:t>pplications: on-premise. O365. No public services, private access to apps (GCP) via VPN. Restrict general internet access – Proxy auth required (shared)</w:t>
      </w:r>
      <w:r w:rsidR="00C86871">
        <w:t>.</w:t>
      </w:r>
    </w:p>
    <w:p w14:paraId="6583C94E" w14:textId="2E1B0A15" w:rsidR="00786BC6" w:rsidRPr="004968A4" w:rsidRDefault="00786BC6" w:rsidP="004E1242">
      <w:pPr>
        <w:pStyle w:val="BodyText"/>
        <w:numPr>
          <w:ilvl w:val="0"/>
          <w:numId w:val="48"/>
        </w:numPr>
        <w:spacing w:after="120"/>
        <w:ind w:left="714" w:hanging="357"/>
      </w:pPr>
      <w:r w:rsidRPr="004968A4">
        <w:t>User type</w:t>
      </w:r>
      <w:r w:rsidR="00C86871">
        <w:t>:</w:t>
      </w:r>
      <w:r w:rsidRPr="004968A4">
        <w:t xml:space="preserve"> Employee</w:t>
      </w:r>
      <w:r w:rsidR="00C86871">
        <w:t>.</w:t>
      </w:r>
    </w:p>
    <w:p w14:paraId="0BCEA62E" w14:textId="249798E1" w:rsidR="00786BC6" w:rsidRPr="004968A4" w:rsidRDefault="00786BC6" w:rsidP="004E1242">
      <w:pPr>
        <w:pStyle w:val="BodyText"/>
        <w:numPr>
          <w:ilvl w:val="0"/>
          <w:numId w:val="48"/>
        </w:numPr>
        <w:spacing w:after="120"/>
        <w:ind w:left="714" w:hanging="357"/>
      </w:pPr>
      <w:r w:rsidRPr="004968A4">
        <w:t>Device types</w:t>
      </w:r>
      <w:r w:rsidR="00C86871">
        <w:t>:</w:t>
      </w:r>
      <w:r w:rsidRPr="004968A4">
        <w:t xml:space="preserve"> Shared terminals, mobile devices.</w:t>
      </w:r>
    </w:p>
    <w:p w14:paraId="11C9FB52" w14:textId="28BC80CF" w:rsidR="00786BC6" w:rsidRPr="004968A4" w:rsidRDefault="00786BC6" w:rsidP="004E1242">
      <w:pPr>
        <w:pStyle w:val="BodyText"/>
        <w:numPr>
          <w:ilvl w:val="0"/>
          <w:numId w:val="48"/>
        </w:numPr>
        <w:spacing w:after="120"/>
        <w:ind w:left="714" w:hanging="357"/>
      </w:pPr>
      <w:r w:rsidRPr="004968A4">
        <w:t>Connectivity</w:t>
      </w:r>
      <w:r w:rsidR="00C86871">
        <w:t>:</w:t>
      </w:r>
      <w:r w:rsidRPr="004968A4">
        <w:t xml:space="preserve"> LAN Only, Corporate Wifi</w:t>
      </w:r>
      <w:r w:rsidR="00C86871">
        <w:t>.</w:t>
      </w:r>
    </w:p>
    <w:p w14:paraId="0CBB2CA5" w14:textId="63A1B8C8" w:rsidR="00786BC6" w:rsidRPr="004968A4" w:rsidRDefault="00786BC6" w:rsidP="004E1242">
      <w:pPr>
        <w:pStyle w:val="BodyText"/>
        <w:numPr>
          <w:ilvl w:val="0"/>
          <w:numId w:val="48"/>
        </w:numPr>
        <w:spacing w:after="120"/>
        <w:ind w:left="714" w:hanging="357"/>
      </w:pPr>
      <w:r w:rsidRPr="004968A4">
        <w:t>Cloud/On premise</w:t>
      </w:r>
      <w:r w:rsidR="00C86871">
        <w:t>:</w:t>
      </w:r>
      <w:r w:rsidRPr="004968A4">
        <w:t xml:space="preserve"> Both</w:t>
      </w:r>
      <w:r w:rsidR="00C86871">
        <w:t>.</w:t>
      </w:r>
    </w:p>
    <w:p w14:paraId="03AC5DBB" w14:textId="328C12A4" w:rsidR="00786BC6" w:rsidRDefault="00786BC6" w:rsidP="004E1242">
      <w:pPr>
        <w:pStyle w:val="BodyText"/>
        <w:numPr>
          <w:ilvl w:val="0"/>
          <w:numId w:val="48"/>
        </w:numPr>
        <w:spacing w:after="120"/>
        <w:ind w:left="714" w:hanging="357"/>
      </w:pPr>
      <w:r w:rsidRPr="004968A4">
        <w:t>Locations</w:t>
      </w:r>
      <w:r w:rsidR="00C86871">
        <w:t>:</w:t>
      </w:r>
      <w:r w:rsidRPr="004968A4">
        <w:t xml:space="preserve"> Office/Warehouse</w:t>
      </w:r>
      <w:r w:rsidR="00C86871">
        <w:t>.</w:t>
      </w:r>
    </w:p>
    <w:p w14:paraId="7437C48A" w14:textId="77777777" w:rsidR="0086082B" w:rsidRDefault="0086082B" w:rsidP="0086082B">
      <w:pPr>
        <w:pStyle w:val="BodyText"/>
        <w:spacing w:after="120"/>
      </w:pPr>
    </w:p>
    <w:p w14:paraId="46B3FAEB" w14:textId="229F6A87" w:rsidR="0086082B" w:rsidRDefault="00A57691" w:rsidP="0086082B">
      <w:pPr>
        <w:pStyle w:val="BodyText"/>
        <w:spacing w:after="120"/>
      </w:pPr>
      <w:r>
        <w:lastRenderedPageBreak/>
        <w:t xml:space="preserve">The distribution </w:t>
      </w:r>
      <w:r w:rsidR="00284518">
        <w:t>centre staff have similar controls to the general head office users</w:t>
      </w:r>
      <w:r w:rsidR="00F50696">
        <w:t xml:space="preserve">, although </w:t>
      </w:r>
      <w:r w:rsidR="005B504D">
        <w:t>identity-based</w:t>
      </w:r>
      <w:r w:rsidR="00F50696">
        <w:t xml:space="preserve"> access control is not possible</w:t>
      </w:r>
      <w:r w:rsidR="00BD5FBF">
        <w:t>. Generic security policies should be implemented for all components.</w:t>
      </w:r>
    </w:p>
    <w:p w14:paraId="1B824B03" w14:textId="77777777" w:rsidR="00BD5FBF" w:rsidRDefault="00BD5FBF" w:rsidP="0086082B">
      <w:pPr>
        <w:pStyle w:val="BodyText"/>
        <w:spacing w:after="120"/>
      </w:pPr>
    </w:p>
    <w:p w14:paraId="442CAEBF" w14:textId="36A3EAFF" w:rsidR="005B504D" w:rsidRDefault="00307AEF" w:rsidP="0086082B">
      <w:pPr>
        <w:pStyle w:val="BodyText"/>
        <w:spacing w:after="120"/>
      </w:pPr>
      <w:r>
        <w:rPr>
          <w:noProof/>
        </w:rPr>
        <w:drawing>
          <wp:inline distT="0" distB="0" distL="0" distR="0" wp14:anchorId="7A39D1EF" wp14:editId="15130712">
            <wp:extent cx="6479540" cy="3331845"/>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9540" cy="3331845"/>
                    </a:xfrm>
                    <a:prstGeom prst="rect">
                      <a:avLst/>
                    </a:prstGeom>
                    <a:noFill/>
                    <a:ln>
                      <a:noFill/>
                    </a:ln>
                  </pic:spPr>
                </pic:pic>
              </a:graphicData>
            </a:graphic>
          </wp:inline>
        </w:drawing>
      </w:r>
    </w:p>
    <w:p w14:paraId="07E30971" w14:textId="77777777" w:rsidR="00285827" w:rsidRPr="00C86871" w:rsidRDefault="00285827" w:rsidP="00285827">
      <w:pPr>
        <w:pStyle w:val="Heading5"/>
        <w:rPr>
          <w:rFonts w:asciiTheme="majorHAnsi" w:hAnsiTheme="majorHAnsi"/>
        </w:rPr>
      </w:pPr>
      <w:r w:rsidRPr="00C86871">
        <w:rPr>
          <w:rFonts w:asciiTheme="majorHAnsi" w:hAnsiTheme="majorHAnsi"/>
        </w:rPr>
        <w:t>Components</w:t>
      </w:r>
    </w:p>
    <w:p w14:paraId="2BEDED26" w14:textId="68E9B5C9" w:rsidR="00285827" w:rsidRDefault="00285827" w:rsidP="00285827">
      <w:pPr>
        <w:pStyle w:val="BodyText"/>
        <w:numPr>
          <w:ilvl w:val="0"/>
          <w:numId w:val="47"/>
        </w:numPr>
        <w:spacing w:after="120"/>
        <w:ind w:left="714" w:hanging="357"/>
      </w:pPr>
      <w:r w:rsidRPr="00105933">
        <w:rPr>
          <w:b/>
          <w:bCs/>
        </w:rPr>
        <w:t>Endpoint Security</w:t>
      </w:r>
      <w:r w:rsidR="0004622E">
        <w:rPr>
          <w:b/>
          <w:bCs/>
        </w:rPr>
        <w:t xml:space="preserve"> (if possible)</w:t>
      </w:r>
      <w:r w:rsidRPr="00105933">
        <w:rPr>
          <w:b/>
          <w:bCs/>
        </w:rPr>
        <w:t>:</w:t>
      </w:r>
      <w:r>
        <w:t xml:space="preserve"> The endpoint security using EDR ensures monitoring on the device that could provide some DLP functions and additional security, such as application control, anti-virus/malware. A local firewall should be in place and managed, and control of browsers that can be used on the device. </w:t>
      </w:r>
    </w:p>
    <w:p w14:paraId="794E3499" w14:textId="77777777" w:rsidR="00CA3606" w:rsidRDefault="00CA3606" w:rsidP="00CA3606">
      <w:pPr>
        <w:pStyle w:val="BodyText"/>
        <w:numPr>
          <w:ilvl w:val="0"/>
          <w:numId w:val="47"/>
        </w:numPr>
        <w:spacing w:after="120"/>
        <w:ind w:left="714" w:hanging="357"/>
      </w:pPr>
      <w:r w:rsidRPr="00105933">
        <w:rPr>
          <w:b/>
          <w:bCs/>
        </w:rPr>
        <w:t>Web Security</w:t>
      </w:r>
      <w:r>
        <w:t xml:space="preserve">: </w:t>
      </w:r>
    </w:p>
    <w:p w14:paraId="4844CAAA" w14:textId="458D69D3" w:rsidR="00CA3606" w:rsidRDefault="00CA3606" w:rsidP="00CA3606">
      <w:pPr>
        <w:pStyle w:val="BodyText"/>
        <w:numPr>
          <w:ilvl w:val="1"/>
          <w:numId w:val="47"/>
        </w:numPr>
        <w:spacing w:after="120"/>
      </w:pPr>
      <w:r>
        <w:t xml:space="preserve">A Secure Web Gateway (SWG) will provide high level control to URL’s, anti-malware, threat intelligence, and sandboxing. Remote Browser Isolation (RBI) can be used for high-risk websites. Policies can also be built using the identity provider integration for either user level or role-based access. </w:t>
      </w:r>
    </w:p>
    <w:p w14:paraId="121FC9FB" w14:textId="77777777" w:rsidR="00CA3606" w:rsidRDefault="00CA3606" w:rsidP="00CA3606">
      <w:pPr>
        <w:pStyle w:val="BodyText"/>
        <w:numPr>
          <w:ilvl w:val="1"/>
          <w:numId w:val="47"/>
        </w:numPr>
        <w:spacing w:after="120"/>
      </w:pPr>
      <w:r>
        <w:t>As with the SaaS application control, the CASB is available to corporate devices.</w:t>
      </w:r>
    </w:p>
    <w:p w14:paraId="69120583" w14:textId="2C3B6360" w:rsidR="00CA3606" w:rsidRDefault="00CA3606" w:rsidP="00CA3606">
      <w:pPr>
        <w:pStyle w:val="BodyText"/>
        <w:numPr>
          <w:ilvl w:val="0"/>
          <w:numId w:val="47"/>
        </w:numPr>
        <w:spacing w:after="120"/>
        <w:ind w:left="714" w:hanging="357"/>
      </w:pPr>
      <w:r w:rsidRPr="00FB5FE3">
        <w:rPr>
          <w:b/>
          <w:bCs/>
        </w:rPr>
        <w:t>Data Loss Prevention</w:t>
      </w:r>
      <w:r>
        <w:t xml:space="preserve">: DLP is integrated into the CASB both inline and out of band (API). </w:t>
      </w:r>
      <w:r w:rsidR="000C50E3">
        <w:t>Must be agent based.</w:t>
      </w:r>
    </w:p>
    <w:p w14:paraId="19235D20" w14:textId="77777777" w:rsidR="00F646D7" w:rsidRPr="000E3C39" w:rsidRDefault="00F646D7" w:rsidP="00F646D7">
      <w:pPr>
        <w:pStyle w:val="BodyText"/>
        <w:numPr>
          <w:ilvl w:val="0"/>
          <w:numId w:val="47"/>
        </w:numPr>
        <w:spacing w:after="120"/>
        <w:ind w:left="714" w:hanging="357"/>
        <w:rPr>
          <w:b/>
          <w:bCs/>
        </w:rPr>
      </w:pPr>
      <w:r w:rsidRPr="000E3C39">
        <w:rPr>
          <w:b/>
          <w:bCs/>
        </w:rPr>
        <w:t xml:space="preserve">DNS Security (optional): </w:t>
      </w:r>
      <w:r>
        <w:t>DNS Security can be used as an agentless solution for OT and IoT devices as well as an additional security layer for other assets.</w:t>
      </w:r>
    </w:p>
    <w:p w14:paraId="5EF07414" w14:textId="77777777" w:rsidR="00F646D7" w:rsidRPr="00107FF8" w:rsidRDefault="00F646D7" w:rsidP="00F646D7">
      <w:pPr>
        <w:pStyle w:val="BodyText"/>
        <w:numPr>
          <w:ilvl w:val="0"/>
          <w:numId w:val="47"/>
        </w:numPr>
        <w:spacing w:after="120"/>
        <w:ind w:left="714" w:hanging="357"/>
      </w:pPr>
      <w:r>
        <w:rPr>
          <w:b/>
          <w:bCs/>
        </w:rPr>
        <w:t xml:space="preserve">Network Access Control (optional): </w:t>
      </w:r>
      <w:r>
        <w:t>For users that are connected to a local corporate LAN, Network Access Control ensures that only authorised devices and staff can gain access to the network.</w:t>
      </w:r>
    </w:p>
    <w:p w14:paraId="49A209D8" w14:textId="77777777" w:rsidR="00F646D7" w:rsidRPr="00107FF8" w:rsidRDefault="00F646D7" w:rsidP="00F646D7">
      <w:pPr>
        <w:pStyle w:val="BodyText"/>
        <w:numPr>
          <w:ilvl w:val="0"/>
          <w:numId w:val="47"/>
        </w:numPr>
        <w:spacing w:after="120"/>
        <w:ind w:left="714" w:hanging="357"/>
      </w:pPr>
      <w:r>
        <w:rPr>
          <w:b/>
          <w:bCs/>
        </w:rPr>
        <w:t xml:space="preserve">Wireless Security: </w:t>
      </w:r>
      <w:r>
        <w:t>The corporate SSID should be logically of physically separated to the LAN and have enterprise 802.1x authentication. For more SSID’s that require a highly level of security, MFA should be implemented.</w:t>
      </w:r>
    </w:p>
    <w:p w14:paraId="73D7E620" w14:textId="1F1495E5" w:rsidR="007B71DD" w:rsidRDefault="007B71DD" w:rsidP="007B71DD">
      <w:pPr>
        <w:pStyle w:val="BodyText"/>
        <w:numPr>
          <w:ilvl w:val="0"/>
          <w:numId w:val="47"/>
        </w:numPr>
        <w:spacing w:after="120"/>
        <w:ind w:left="714" w:hanging="357"/>
      </w:pPr>
      <w:r>
        <w:rPr>
          <w:b/>
          <w:bCs/>
        </w:rPr>
        <w:t>Identity Provider and Multi-factor Authentication</w:t>
      </w:r>
      <w:r>
        <w:t xml:space="preserve">: Active Directory or Azure Active Directory should be used to provide authentication to the various network elements. Role based access control can be implemented to allow access for certain user groups. </w:t>
      </w:r>
    </w:p>
    <w:p w14:paraId="3CA43EDB" w14:textId="77777777" w:rsidR="007B71DD" w:rsidRPr="00327D10" w:rsidRDefault="007B71DD" w:rsidP="007B71DD">
      <w:pPr>
        <w:pStyle w:val="BodyText"/>
        <w:numPr>
          <w:ilvl w:val="0"/>
          <w:numId w:val="47"/>
        </w:numPr>
        <w:spacing w:after="120"/>
        <w:ind w:left="714" w:hanging="357"/>
        <w:rPr>
          <w:b/>
          <w:bCs/>
        </w:rPr>
      </w:pPr>
      <w:r w:rsidRPr="00107FF8">
        <w:rPr>
          <w:b/>
          <w:bCs/>
        </w:rPr>
        <w:t>Firewalls</w:t>
      </w:r>
      <w:r>
        <w:rPr>
          <w:b/>
          <w:bCs/>
        </w:rPr>
        <w:t xml:space="preserve"> and Network Segmentation: </w:t>
      </w:r>
      <w:r>
        <w:t>Network segmentation should be implemented for all zones with the infrastructure:</w:t>
      </w:r>
    </w:p>
    <w:p w14:paraId="040C1A53" w14:textId="77777777" w:rsidR="007B71DD" w:rsidRPr="00AD5756" w:rsidRDefault="007B71DD" w:rsidP="007B71DD">
      <w:pPr>
        <w:pStyle w:val="BodyText"/>
        <w:numPr>
          <w:ilvl w:val="1"/>
          <w:numId w:val="47"/>
        </w:numPr>
        <w:spacing w:after="120"/>
        <w:rPr>
          <w:b/>
          <w:bCs/>
        </w:rPr>
      </w:pPr>
      <w:r>
        <w:t>Wireless SSID to VLAN or physical network separation (Layer 1 and 2). Firewall separation at IP and TCP/UDP (OSI Layer 3 and 4).</w:t>
      </w:r>
    </w:p>
    <w:p w14:paraId="5F5A8F8F" w14:textId="77777777" w:rsidR="007B71DD" w:rsidRPr="00AD5756" w:rsidRDefault="007B71DD" w:rsidP="007B71DD">
      <w:pPr>
        <w:pStyle w:val="BodyText"/>
        <w:numPr>
          <w:ilvl w:val="1"/>
          <w:numId w:val="47"/>
        </w:numPr>
        <w:spacing w:after="120"/>
        <w:rPr>
          <w:b/>
          <w:bCs/>
        </w:rPr>
      </w:pPr>
      <w:r>
        <w:t>The firewall should use identity-based rules that can be integrated with the identity provider.</w:t>
      </w:r>
    </w:p>
    <w:p w14:paraId="30423DA3" w14:textId="77777777" w:rsidR="007B71DD" w:rsidRPr="0044779F" w:rsidRDefault="007B71DD" w:rsidP="007B71DD">
      <w:pPr>
        <w:pStyle w:val="BodyText"/>
        <w:numPr>
          <w:ilvl w:val="1"/>
          <w:numId w:val="47"/>
        </w:numPr>
        <w:spacing w:after="120"/>
        <w:rPr>
          <w:b/>
          <w:bCs/>
        </w:rPr>
      </w:pPr>
      <w:r>
        <w:t>Intrusion prevention should be in place for more secure areas of the network.</w:t>
      </w:r>
    </w:p>
    <w:p w14:paraId="78436423" w14:textId="77777777" w:rsidR="007B71DD" w:rsidRPr="00A07B6B" w:rsidRDefault="007B71DD" w:rsidP="007B71DD">
      <w:pPr>
        <w:pStyle w:val="BodyText"/>
        <w:numPr>
          <w:ilvl w:val="1"/>
          <w:numId w:val="47"/>
        </w:numPr>
        <w:spacing w:after="120"/>
        <w:rPr>
          <w:b/>
          <w:bCs/>
        </w:rPr>
      </w:pPr>
      <w:r>
        <w:t>Segmentation of the servers, services, and differing service infrastructure.</w:t>
      </w:r>
    </w:p>
    <w:p w14:paraId="4C658F52" w14:textId="77777777" w:rsidR="007B71DD" w:rsidRPr="00180745" w:rsidRDefault="007B71DD" w:rsidP="007B71DD">
      <w:pPr>
        <w:pStyle w:val="BodyText"/>
        <w:numPr>
          <w:ilvl w:val="1"/>
          <w:numId w:val="47"/>
        </w:numPr>
        <w:spacing w:after="120"/>
        <w:rPr>
          <w:b/>
          <w:bCs/>
        </w:rPr>
      </w:pPr>
      <w:r>
        <w:lastRenderedPageBreak/>
        <w:t>Dynamic access control could be implemented from network access control through to the firewall.</w:t>
      </w:r>
    </w:p>
    <w:p w14:paraId="6F381953" w14:textId="77777777" w:rsidR="007B71DD" w:rsidRPr="00107FF8" w:rsidRDefault="007B71DD" w:rsidP="007B71DD">
      <w:pPr>
        <w:pStyle w:val="BodyText"/>
        <w:numPr>
          <w:ilvl w:val="1"/>
          <w:numId w:val="47"/>
        </w:numPr>
        <w:spacing w:after="120"/>
        <w:rPr>
          <w:b/>
          <w:bCs/>
        </w:rPr>
      </w:pPr>
      <w:r>
        <w:t>Perimeter firewalls should in place for remote users and create network access policies to services.</w:t>
      </w:r>
    </w:p>
    <w:p w14:paraId="6F81F53B" w14:textId="77777777" w:rsidR="00F93F89" w:rsidRDefault="00F93F89" w:rsidP="00F93F89">
      <w:pPr>
        <w:pStyle w:val="BodyText"/>
        <w:numPr>
          <w:ilvl w:val="0"/>
          <w:numId w:val="47"/>
        </w:numPr>
        <w:spacing w:after="120"/>
        <w:ind w:left="714" w:hanging="357"/>
        <w:rPr>
          <w:b/>
          <w:bCs/>
        </w:rPr>
      </w:pPr>
      <w:r w:rsidRPr="00107FF8">
        <w:rPr>
          <w:b/>
          <w:bCs/>
        </w:rPr>
        <w:t>Asset and Device Management</w:t>
      </w:r>
      <w:r>
        <w:rPr>
          <w:b/>
          <w:bCs/>
        </w:rPr>
        <w:t>:</w:t>
      </w:r>
    </w:p>
    <w:p w14:paraId="67A9CB99" w14:textId="79D6D64D" w:rsidR="00F93F89" w:rsidRDefault="00F93F89" w:rsidP="00F93F89">
      <w:pPr>
        <w:pStyle w:val="BodyText"/>
        <w:numPr>
          <w:ilvl w:val="1"/>
          <w:numId w:val="47"/>
        </w:numPr>
        <w:spacing w:after="120"/>
        <w:rPr>
          <w:b/>
          <w:bCs/>
        </w:rPr>
      </w:pPr>
      <w:r>
        <w:t>Software and hardware assets should be known and what users need to access</w:t>
      </w:r>
      <w:r w:rsidR="00C86871">
        <w:t>.</w:t>
      </w:r>
      <w:r>
        <w:t xml:space="preserve"> </w:t>
      </w:r>
    </w:p>
    <w:p w14:paraId="77F48D76" w14:textId="77777777" w:rsidR="00F93F89" w:rsidRDefault="00F93F89" w:rsidP="00F93F89">
      <w:pPr>
        <w:pStyle w:val="BodyText"/>
        <w:numPr>
          <w:ilvl w:val="1"/>
          <w:numId w:val="47"/>
        </w:numPr>
        <w:spacing w:after="120"/>
        <w:rPr>
          <w:b/>
          <w:bCs/>
        </w:rPr>
      </w:pPr>
      <w:r>
        <w:t>Device management can deploy certificates to devices that can be used creating policies for all types of network access. Local firewall rules can be deployed for end user devices and servers.</w:t>
      </w:r>
    </w:p>
    <w:p w14:paraId="526D6144" w14:textId="134FE9B0" w:rsidR="00F50696" w:rsidRPr="00F93F89" w:rsidRDefault="00F93F89" w:rsidP="0086082B">
      <w:pPr>
        <w:pStyle w:val="BodyText"/>
        <w:numPr>
          <w:ilvl w:val="0"/>
          <w:numId w:val="47"/>
        </w:numPr>
        <w:spacing w:after="120"/>
        <w:ind w:left="714" w:hanging="357"/>
        <w:rPr>
          <w:b/>
          <w:bCs/>
        </w:rPr>
      </w:pPr>
      <w:r>
        <w:rPr>
          <w:b/>
          <w:bCs/>
        </w:rPr>
        <w:t xml:space="preserve">On-premise, data centre, and Cloud (IaaS, SaaS) Services: </w:t>
      </w:r>
      <w:r>
        <w:t>Identity based access from a central identity provider should be in place to all applications, systems, etc.</w:t>
      </w:r>
      <w:r>
        <w:rPr>
          <w:b/>
          <w:bCs/>
        </w:rPr>
        <w:t xml:space="preserve"> </w:t>
      </w:r>
      <w:r>
        <w:t>Robust IAM policies and procedures will be required for applications and systems that do not have the capability to integrate with a directory.</w:t>
      </w:r>
    </w:p>
    <w:p w14:paraId="0D63380C" w14:textId="77777777" w:rsidR="004968A4" w:rsidRPr="004276BE" w:rsidRDefault="004968A4" w:rsidP="004968A4">
      <w:pPr>
        <w:pStyle w:val="ListParagraph"/>
        <w:spacing w:after="160" w:line="259" w:lineRule="auto"/>
      </w:pPr>
    </w:p>
    <w:p w14:paraId="069493B9" w14:textId="77777777" w:rsidR="00786BC6" w:rsidRDefault="00786BC6" w:rsidP="004968A4">
      <w:pPr>
        <w:pStyle w:val="Heading2Numbered"/>
      </w:pPr>
      <w:bookmarkStart w:id="120" w:name="_Toc97215558"/>
      <w:r w:rsidRPr="004276BE">
        <w:t>Retail Store Colleagues</w:t>
      </w:r>
      <w:bookmarkEnd w:id="120"/>
    </w:p>
    <w:p w14:paraId="58817850" w14:textId="77777777" w:rsidR="004968A4" w:rsidRPr="004276BE" w:rsidRDefault="004968A4" w:rsidP="00786BC6">
      <w:pPr>
        <w:rPr>
          <w:b/>
          <w:bCs/>
        </w:rPr>
      </w:pPr>
    </w:p>
    <w:p w14:paraId="0CF3C9F2" w14:textId="7E7791AA" w:rsidR="00786BC6" w:rsidRDefault="00786BC6" w:rsidP="007C3296">
      <w:pPr>
        <w:pStyle w:val="BodyText"/>
        <w:numPr>
          <w:ilvl w:val="0"/>
          <w:numId w:val="51"/>
        </w:numPr>
        <w:spacing w:after="120"/>
        <w:ind w:left="714" w:hanging="357"/>
      </w:pPr>
      <w:r>
        <w:t>Service types</w:t>
      </w:r>
      <w:r w:rsidR="00DE68BA">
        <w:t>: A</w:t>
      </w:r>
      <w:r>
        <w:t>pplications: Majority on-premise, some cloud</w:t>
      </w:r>
      <w:r w:rsidR="00695E63">
        <w:t>.</w:t>
      </w:r>
    </w:p>
    <w:p w14:paraId="7F97030E" w14:textId="023447B2" w:rsidR="00786BC6" w:rsidRDefault="00786BC6" w:rsidP="007C3296">
      <w:pPr>
        <w:pStyle w:val="BodyText"/>
        <w:numPr>
          <w:ilvl w:val="0"/>
          <w:numId w:val="51"/>
        </w:numPr>
        <w:spacing w:after="120"/>
        <w:ind w:left="714" w:hanging="357"/>
      </w:pPr>
      <w:r>
        <w:t>User type</w:t>
      </w:r>
      <w:r w:rsidR="00DE68BA">
        <w:t>:</w:t>
      </w:r>
      <w:r>
        <w:t xml:space="preserve"> Employee</w:t>
      </w:r>
      <w:r w:rsidR="00695E63">
        <w:t>.</w:t>
      </w:r>
    </w:p>
    <w:p w14:paraId="5F5D2E7D" w14:textId="4FA35993" w:rsidR="00786BC6" w:rsidRDefault="00786BC6" w:rsidP="007C3296">
      <w:pPr>
        <w:pStyle w:val="BodyText"/>
        <w:numPr>
          <w:ilvl w:val="0"/>
          <w:numId w:val="51"/>
        </w:numPr>
        <w:spacing w:after="120"/>
        <w:ind w:left="714" w:hanging="357"/>
      </w:pPr>
      <w:r>
        <w:t>Device types</w:t>
      </w:r>
      <w:r w:rsidR="00DE68BA">
        <w:t>:</w:t>
      </w:r>
      <w:r>
        <w:t xml:space="preserve"> Mobile devices (Bar code scanners, etc), Desktops (back office), Physical tills</w:t>
      </w:r>
      <w:r w:rsidR="00695E63">
        <w:t>.</w:t>
      </w:r>
    </w:p>
    <w:p w14:paraId="14CD5BBD" w14:textId="646F6DED" w:rsidR="00786BC6" w:rsidRDefault="00786BC6" w:rsidP="007C3296">
      <w:pPr>
        <w:pStyle w:val="BodyText"/>
        <w:numPr>
          <w:ilvl w:val="0"/>
          <w:numId w:val="51"/>
        </w:numPr>
        <w:spacing w:after="120"/>
        <w:ind w:left="714" w:hanging="357"/>
      </w:pPr>
      <w:r>
        <w:t>Connectivity</w:t>
      </w:r>
      <w:r w:rsidR="00DE68BA">
        <w:t>:</w:t>
      </w:r>
      <w:r>
        <w:t xml:space="preserve"> Private MPLS.</w:t>
      </w:r>
    </w:p>
    <w:p w14:paraId="25450B79" w14:textId="091B82A0" w:rsidR="00786BC6" w:rsidRDefault="00786BC6" w:rsidP="007C3296">
      <w:pPr>
        <w:pStyle w:val="BodyText"/>
        <w:numPr>
          <w:ilvl w:val="0"/>
          <w:numId w:val="51"/>
        </w:numPr>
        <w:spacing w:after="120"/>
        <w:ind w:left="714" w:hanging="357"/>
      </w:pPr>
      <w:r>
        <w:t>Cloud/On premise</w:t>
      </w:r>
      <w:r w:rsidR="00DE68BA">
        <w:t>:</w:t>
      </w:r>
      <w:r>
        <w:t xml:space="preserve"> </w:t>
      </w:r>
      <w:r w:rsidR="00DE68BA">
        <w:t>B</w:t>
      </w:r>
      <w:r>
        <w:t>oth</w:t>
      </w:r>
      <w:r w:rsidR="00695E63">
        <w:t>.</w:t>
      </w:r>
    </w:p>
    <w:p w14:paraId="64D5E211" w14:textId="5F202662" w:rsidR="00786BC6" w:rsidRDefault="00786BC6" w:rsidP="007C3296">
      <w:pPr>
        <w:pStyle w:val="BodyText"/>
        <w:numPr>
          <w:ilvl w:val="0"/>
          <w:numId w:val="51"/>
        </w:numPr>
        <w:spacing w:after="120"/>
        <w:ind w:left="714" w:hanging="357"/>
      </w:pPr>
      <w:r>
        <w:t>Locations</w:t>
      </w:r>
      <w:r w:rsidR="00DE68BA">
        <w:t>:</w:t>
      </w:r>
      <w:r>
        <w:t xml:space="preserve"> Store supervisors have access to O365.</w:t>
      </w:r>
    </w:p>
    <w:p w14:paraId="4249666A" w14:textId="77777777" w:rsidR="001C4435" w:rsidRDefault="001C4435" w:rsidP="001C4435">
      <w:pPr>
        <w:pStyle w:val="BodyText"/>
        <w:spacing w:after="120"/>
      </w:pPr>
    </w:p>
    <w:p w14:paraId="6F129972" w14:textId="222679DD" w:rsidR="001C4435" w:rsidRPr="00023C68" w:rsidRDefault="006960D3" w:rsidP="006960D3">
      <w:pPr>
        <w:pStyle w:val="Heading5"/>
        <w:rPr>
          <w:rFonts w:asciiTheme="majorHAnsi" w:hAnsiTheme="majorHAnsi"/>
        </w:rPr>
      </w:pPr>
      <w:r w:rsidRPr="00023C68">
        <w:rPr>
          <w:rFonts w:asciiTheme="majorHAnsi" w:hAnsiTheme="majorHAnsi"/>
        </w:rPr>
        <w:t xml:space="preserve">Desktops </w:t>
      </w:r>
      <w:r w:rsidR="005A2CAF" w:rsidRPr="00023C68">
        <w:rPr>
          <w:rFonts w:asciiTheme="majorHAnsi" w:hAnsiTheme="majorHAnsi"/>
        </w:rPr>
        <w:t>in the back office</w:t>
      </w:r>
    </w:p>
    <w:p w14:paraId="22135D3F" w14:textId="2C974641" w:rsidR="005A2CAF" w:rsidRDefault="005A2CAF" w:rsidP="005A2CAF">
      <w:pPr>
        <w:pStyle w:val="BodyText"/>
      </w:pPr>
      <w:r>
        <w:t xml:space="preserve">The desktops </w:t>
      </w:r>
      <w:r w:rsidR="00C86871">
        <w:t>located within</w:t>
      </w:r>
      <w:r>
        <w:t xml:space="preserve"> store back office</w:t>
      </w:r>
      <w:r w:rsidR="00C86871">
        <w:t>s</w:t>
      </w:r>
      <w:r>
        <w:t xml:space="preserve"> should be treated the same from a security point of view </w:t>
      </w:r>
      <w:r w:rsidR="00045936">
        <w:t xml:space="preserve">as the </w:t>
      </w:r>
      <w:r w:rsidR="002315C2">
        <w:t xml:space="preserve">General Head Office User </w:t>
      </w:r>
      <w:r w:rsidR="00C86871">
        <w:t>detailed within</w:t>
      </w:r>
      <w:r w:rsidR="002315C2">
        <w:t xml:space="preserve"> section 3.3</w:t>
      </w:r>
      <w:r w:rsidR="00C86871">
        <w:t>.</w:t>
      </w:r>
      <w:ins w:id="121" w:author="David Prentice">
        <w:r w:rsidR="007E05E7">
          <w:t xml:space="preserve">. it assumed that </w:t>
        </w:r>
      </w:ins>
      <w:r w:rsidR="0020350B">
        <w:t xml:space="preserve">O365 access is performed from the </w:t>
      </w:r>
      <w:r w:rsidR="00062085">
        <w:t>back-office</w:t>
      </w:r>
      <w:r w:rsidR="0020350B">
        <w:t xml:space="preserve"> desktops.</w:t>
      </w:r>
    </w:p>
    <w:p w14:paraId="42EDFC84" w14:textId="4296F446" w:rsidR="002315C2" w:rsidRPr="00023C68" w:rsidRDefault="002315C2" w:rsidP="00EF2E0D">
      <w:pPr>
        <w:pStyle w:val="Heading5"/>
        <w:rPr>
          <w:rFonts w:asciiTheme="majorHAnsi" w:hAnsiTheme="majorHAnsi"/>
        </w:rPr>
      </w:pPr>
      <w:r w:rsidRPr="00023C68">
        <w:rPr>
          <w:rFonts w:asciiTheme="majorHAnsi" w:hAnsiTheme="majorHAnsi"/>
        </w:rPr>
        <w:t xml:space="preserve">Mobile Devices and </w:t>
      </w:r>
      <w:r w:rsidR="00EF2E0D" w:rsidRPr="00023C68">
        <w:rPr>
          <w:rFonts w:asciiTheme="majorHAnsi" w:hAnsiTheme="majorHAnsi"/>
        </w:rPr>
        <w:t>Physical Tills</w:t>
      </w:r>
    </w:p>
    <w:p w14:paraId="2B5743EA" w14:textId="0BCD9DAC" w:rsidR="00536DB6" w:rsidRPr="00536DB6" w:rsidRDefault="00536DB6" w:rsidP="00536DB6">
      <w:pPr>
        <w:pStyle w:val="BodyText"/>
      </w:pPr>
      <w:r>
        <w:t>The assum</w:t>
      </w:r>
      <w:r w:rsidR="003B0026">
        <w:t xml:space="preserve">ption </w:t>
      </w:r>
      <w:r w:rsidR="00E44276">
        <w:t xml:space="preserve">is that the mobile devices </w:t>
      </w:r>
      <w:r w:rsidR="00EA1302">
        <w:t xml:space="preserve">and physical tills do not have the ability to install </w:t>
      </w:r>
      <w:r w:rsidR="004C2D82">
        <w:t>an agent.</w:t>
      </w:r>
    </w:p>
    <w:p w14:paraId="501B6D38" w14:textId="77777777" w:rsidR="00EF2E0D" w:rsidRDefault="00EF2E0D" w:rsidP="005A2CAF">
      <w:pPr>
        <w:pStyle w:val="BodyText"/>
      </w:pPr>
    </w:p>
    <w:p w14:paraId="7B731D6D" w14:textId="114AEE8B" w:rsidR="00014BAC" w:rsidRPr="005A2CAF" w:rsidRDefault="00014BAC" w:rsidP="005A2CAF">
      <w:pPr>
        <w:pStyle w:val="BodyText"/>
      </w:pPr>
      <w:r>
        <w:rPr>
          <w:noProof/>
        </w:rPr>
        <w:drawing>
          <wp:inline distT="0" distB="0" distL="0" distR="0" wp14:anchorId="16EDDEA2" wp14:editId="595B4AC3">
            <wp:extent cx="6479540" cy="29813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9540" cy="2981325"/>
                    </a:xfrm>
                    <a:prstGeom prst="rect">
                      <a:avLst/>
                    </a:prstGeom>
                    <a:noFill/>
                    <a:ln>
                      <a:noFill/>
                    </a:ln>
                  </pic:spPr>
                </pic:pic>
              </a:graphicData>
            </a:graphic>
          </wp:inline>
        </w:drawing>
      </w:r>
    </w:p>
    <w:p w14:paraId="05B6E78E" w14:textId="77777777" w:rsidR="00E31D6B" w:rsidRDefault="00E31D6B" w:rsidP="00062085">
      <w:pPr>
        <w:pStyle w:val="BodyText"/>
        <w:spacing w:after="120"/>
        <w:ind w:left="714"/>
        <w:rPr>
          <w:b/>
          <w:bCs/>
        </w:rPr>
      </w:pPr>
    </w:p>
    <w:p w14:paraId="3A790F70" w14:textId="77777777" w:rsidR="00E31D6B" w:rsidRPr="00C86871" w:rsidRDefault="00E31D6B" w:rsidP="00E31D6B">
      <w:pPr>
        <w:pStyle w:val="Heading5"/>
        <w:rPr>
          <w:rFonts w:asciiTheme="majorHAnsi" w:hAnsiTheme="majorHAnsi"/>
        </w:rPr>
      </w:pPr>
      <w:r w:rsidRPr="00C86871">
        <w:rPr>
          <w:rFonts w:asciiTheme="majorHAnsi" w:hAnsiTheme="majorHAnsi"/>
        </w:rPr>
        <w:lastRenderedPageBreak/>
        <w:t>Components</w:t>
      </w:r>
    </w:p>
    <w:p w14:paraId="73E5C1E0" w14:textId="77777777" w:rsidR="00E31D6B" w:rsidRDefault="00E31D6B" w:rsidP="00D5036C">
      <w:pPr>
        <w:pStyle w:val="BodyText"/>
        <w:spacing w:after="120"/>
        <w:rPr>
          <w:b/>
          <w:bCs/>
        </w:rPr>
      </w:pPr>
    </w:p>
    <w:p w14:paraId="01982756" w14:textId="3FE94AC2" w:rsidR="00712E63" w:rsidRPr="004A48EE" w:rsidRDefault="00712E63" w:rsidP="00712E63">
      <w:pPr>
        <w:pStyle w:val="BodyText"/>
        <w:numPr>
          <w:ilvl w:val="0"/>
          <w:numId w:val="47"/>
        </w:numPr>
        <w:spacing w:after="120"/>
        <w:ind w:left="714" w:hanging="357"/>
        <w:rPr>
          <w:b/>
          <w:bCs/>
        </w:rPr>
      </w:pPr>
      <w:r w:rsidRPr="000E3C39">
        <w:rPr>
          <w:b/>
          <w:bCs/>
        </w:rPr>
        <w:t xml:space="preserve">DNS Security: </w:t>
      </w:r>
      <w:r>
        <w:t>DNS Security can be used as an agentless solution for OT and IoT devices as well as an additional security layer for other assets.</w:t>
      </w:r>
    </w:p>
    <w:p w14:paraId="60F5FA55" w14:textId="5D3E8502" w:rsidR="004A48EE" w:rsidRPr="00107FF8" w:rsidRDefault="004A48EE" w:rsidP="004A48EE">
      <w:pPr>
        <w:pStyle w:val="BodyText"/>
        <w:numPr>
          <w:ilvl w:val="0"/>
          <w:numId w:val="47"/>
        </w:numPr>
        <w:spacing w:after="120"/>
        <w:ind w:left="714" w:hanging="357"/>
      </w:pPr>
      <w:r>
        <w:rPr>
          <w:b/>
          <w:bCs/>
        </w:rPr>
        <w:t xml:space="preserve">Network Access Control (optional): </w:t>
      </w:r>
      <w:r>
        <w:t xml:space="preserve">For users that are connected to a local corporate LAN, Network Access Control ensures that only authorised devices and staff can gain access to the network. MAC addresses can be used for devices that are allowed on the network but do not have the </w:t>
      </w:r>
      <w:r w:rsidR="00332049">
        <w:t>capability to authenticate</w:t>
      </w:r>
      <w:r w:rsidR="0055569E">
        <w:t>.</w:t>
      </w:r>
    </w:p>
    <w:p w14:paraId="6D03CC4C" w14:textId="31DEF851" w:rsidR="00332049" w:rsidRPr="00107FF8" w:rsidRDefault="00332049" w:rsidP="00332049">
      <w:pPr>
        <w:pStyle w:val="BodyText"/>
        <w:numPr>
          <w:ilvl w:val="0"/>
          <w:numId w:val="47"/>
        </w:numPr>
        <w:spacing w:after="120"/>
        <w:ind w:left="714" w:hanging="357"/>
      </w:pPr>
      <w:r>
        <w:rPr>
          <w:b/>
          <w:bCs/>
        </w:rPr>
        <w:t xml:space="preserve">Wireless Security: </w:t>
      </w:r>
      <w:r>
        <w:t>The corporate SSID should be logically of physically separated to the LAN and have enterprise 802.1x authentication where possible. If the device wireless network is using password authentication, ideally this should be changed on a semi regular basis (every few months) if operations permit.</w:t>
      </w:r>
    </w:p>
    <w:p w14:paraId="3F158180" w14:textId="77777777" w:rsidR="00164DD0" w:rsidRPr="00327D10" w:rsidRDefault="00164DD0" w:rsidP="00164DD0">
      <w:pPr>
        <w:pStyle w:val="BodyText"/>
        <w:numPr>
          <w:ilvl w:val="0"/>
          <w:numId w:val="47"/>
        </w:numPr>
        <w:spacing w:after="120"/>
        <w:ind w:left="714" w:hanging="357"/>
        <w:rPr>
          <w:b/>
          <w:bCs/>
        </w:rPr>
      </w:pPr>
      <w:r w:rsidRPr="00107FF8">
        <w:rPr>
          <w:b/>
          <w:bCs/>
        </w:rPr>
        <w:t>Firewalls</w:t>
      </w:r>
      <w:r>
        <w:rPr>
          <w:b/>
          <w:bCs/>
        </w:rPr>
        <w:t xml:space="preserve"> and Network Segmentation: </w:t>
      </w:r>
      <w:r>
        <w:t>Network segmentation should be implemented for all zones with the infrastructure:</w:t>
      </w:r>
    </w:p>
    <w:p w14:paraId="3715F407" w14:textId="77777777" w:rsidR="00164DD0" w:rsidRPr="00AD5756" w:rsidRDefault="00164DD0" w:rsidP="00164DD0">
      <w:pPr>
        <w:pStyle w:val="BodyText"/>
        <w:numPr>
          <w:ilvl w:val="1"/>
          <w:numId w:val="47"/>
        </w:numPr>
        <w:spacing w:after="120"/>
        <w:rPr>
          <w:b/>
          <w:bCs/>
        </w:rPr>
      </w:pPr>
      <w:r>
        <w:t>Wireless SSID to VLAN or physical network separation (Layer 1 and 2). Firewall separation at IP and TCP/UDP (OSI Layer 3 and 4).</w:t>
      </w:r>
    </w:p>
    <w:p w14:paraId="603F7E64" w14:textId="444A0401" w:rsidR="00164DD0" w:rsidRPr="00AD5756" w:rsidRDefault="00164DD0" w:rsidP="00164DD0">
      <w:pPr>
        <w:pStyle w:val="BodyText"/>
        <w:numPr>
          <w:ilvl w:val="1"/>
          <w:numId w:val="47"/>
        </w:numPr>
        <w:spacing w:after="120"/>
        <w:rPr>
          <w:b/>
          <w:bCs/>
        </w:rPr>
      </w:pPr>
      <w:r>
        <w:t>The firewall should use identity-based rules that can be integrated with the identity provider</w:t>
      </w:r>
      <w:r w:rsidR="0055569E">
        <w:t>, if possible.</w:t>
      </w:r>
    </w:p>
    <w:p w14:paraId="7EE0B7F6" w14:textId="77777777" w:rsidR="00164DD0" w:rsidRPr="0044779F" w:rsidRDefault="00164DD0" w:rsidP="00164DD0">
      <w:pPr>
        <w:pStyle w:val="BodyText"/>
        <w:numPr>
          <w:ilvl w:val="1"/>
          <w:numId w:val="47"/>
        </w:numPr>
        <w:spacing w:after="120"/>
        <w:rPr>
          <w:b/>
          <w:bCs/>
        </w:rPr>
      </w:pPr>
      <w:r>
        <w:t>Intrusion prevention should be in place for more secure areas of the network.</w:t>
      </w:r>
    </w:p>
    <w:p w14:paraId="0DFE5F51" w14:textId="77777777" w:rsidR="00164DD0" w:rsidRPr="00A07B6B" w:rsidRDefault="00164DD0" w:rsidP="00164DD0">
      <w:pPr>
        <w:pStyle w:val="BodyText"/>
        <w:numPr>
          <w:ilvl w:val="1"/>
          <w:numId w:val="47"/>
        </w:numPr>
        <w:spacing w:after="120"/>
        <w:rPr>
          <w:b/>
          <w:bCs/>
        </w:rPr>
      </w:pPr>
      <w:r>
        <w:t>Segmentation of the servers, services, and differing service infrastructure.</w:t>
      </w:r>
    </w:p>
    <w:p w14:paraId="4D9DFB89" w14:textId="0EE4C7FC" w:rsidR="00164DD0" w:rsidRPr="00107FF8" w:rsidRDefault="00414EA5" w:rsidP="00164DD0">
      <w:pPr>
        <w:pStyle w:val="BodyText"/>
        <w:numPr>
          <w:ilvl w:val="1"/>
          <w:numId w:val="47"/>
        </w:numPr>
        <w:spacing w:after="120"/>
        <w:rPr>
          <w:b/>
          <w:bCs/>
        </w:rPr>
      </w:pPr>
      <w:r>
        <w:t xml:space="preserve">A firewall should be in place </w:t>
      </w:r>
      <w:r w:rsidR="00E70BDC">
        <w:t>for store connections back to any centralised office, data centre, or cloud environment.</w:t>
      </w:r>
      <w:r w:rsidR="00CC7DC7">
        <w:t xml:space="preserve"> Only networks or services that are needed should be allowed </w:t>
      </w:r>
      <w:r w:rsidR="00DE6609">
        <w:t>through the firewall.</w:t>
      </w:r>
    </w:p>
    <w:p w14:paraId="64A49F36" w14:textId="77777777" w:rsidR="00693973" w:rsidRDefault="00693973" w:rsidP="00693973">
      <w:pPr>
        <w:pStyle w:val="BodyText"/>
        <w:numPr>
          <w:ilvl w:val="0"/>
          <w:numId w:val="47"/>
        </w:numPr>
        <w:spacing w:after="120"/>
        <w:ind w:left="714" w:hanging="357"/>
        <w:rPr>
          <w:b/>
          <w:bCs/>
        </w:rPr>
      </w:pPr>
      <w:r w:rsidRPr="00107FF8">
        <w:rPr>
          <w:b/>
          <w:bCs/>
        </w:rPr>
        <w:t>Asset and Device Management</w:t>
      </w:r>
      <w:r>
        <w:rPr>
          <w:b/>
          <w:bCs/>
        </w:rPr>
        <w:t>:</w:t>
      </w:r>
    </w:p>
    <w:p w14:paraId="1A7CC5D8" w14:textId="25F918CB" w:rsidR="00693973" w:rsidRDefault="00693973" w:rsidP="00693973">
      <w:pPr>
        <w:pStyle w:val="BodyText"/>
        <w:numPr>
          <w:ilvl w:val="1"/>
          <w:numId w:val="47"/>
        </w:numPr>
        <w:spacing w:after="120"/>
        <w:rPr>
          <w:b/>
          <w:bCs/>
        </w:rPr>
      </w:pPr>
      <w:r>
        <w:t xml:space="preserve">Device management Mobile </w:t>
      </w:r>
      <w:r w:rsidR="001F38E4">
        <w:t xml:space="preserve">Application Management MAM should be in </w:t>
      </w:r>
      <w:r w:rsidR="0055569E">
        <w:t>place for</w:t>
      </w:r>
      <w:r w:rsidR="001F38E4">
        <w:t xml:space="preserve"> BYOD devices and </w:t>
      </w:r>
      <w:r w:rsidR="00C16184">
        <w:t>Mobile Device Management (MDM) for corporate owned devices.</w:t>
      </w:r>
    </w:p>
    <w:p w14:paraId="5279CB31" w14:textId="0F9E63C8" w:rsidR="00255FF8" w:rsidRPr="0002457F" w:rsidRDefault="00C43A29" w:rsidP="00255FF8">
      <w:pPr>
        <w:pStyle w:val="BodyText"/>
        <w:numPr>
          <w:ilvl w:val="0"/>
          <w:numId w:val="47"/>
        </w:numPr>
        <w:spacing w:after="120"/>
        <w:ind w:left="714" w:hanging="357"/>
        <w:rPr>
          <w:b/>
          <w:bCs/>
        </w:rPr>
      </w:pPr>
      <w:r>
        <w:rPr>
          <w:b/>
          <w:bCs/>
        </w:rPr>
        <w:t xml:space="preserve">On-premise, data centre, and Cloud (IaaS, SaaS) Services: </w:t>
      </w:r>
      <w:r>
        <w:t>Identity based access from a central identity provider should be in place to all applications, systems, etc.</w:t>
      </w:r>
      <w:r>
        <w:rPr>
          <w:b/>
          <w:bCs/>
        </w:rPr>
        <w:t xml:space="preserve"> </w:t>
      </w:r>
      <w:r>
        <w:t>Robust IAM policies and procedures will be required for applications and systems that do not have the capability to integrate with a directory.</w:t>
      </w:r>
    </w:p>
    <w:p w14:paraId="404BA76E" w14:textId="77777777" w:rsidR="00255FF8" w:rsidRPr="004609FA" w:rsidRDefault="00255FF8" w:rsidP="00255FF8">
      <w:pPr>
        <w:pStyle w:val="BodyText"/>
        <w:spacing w:after="120"/>
        <w:rPr>
          <w:b/>
          <w:bCs/>
        </w:rPr>
      </w:pPr>
    </w:p>
    <w:p w14:paraId="4CB66973" w14:textId="77777777" w:rsidR="007C3296" w:rsidRPr="004276BE" w:rsidRDefault="007C3296" w:rsidP="007C3296">
      <w:pPr>
        <w:pStyle w:val="BodyText"/>
        <w:spacing w:after="120"/>
        <w:ind w:left="714"/>
      </w:pPr>
    </w:p>
    <w:p w14:paraId="7C4EA075" w14:textId="77777777" w:rsidR="00786BC6" w:rsidRDefault="00786BC6" w:rsidP="004968A4">
      <w:pPr>
        <w:pStyle w:val="Heading2Numbered"/>
      </w:pPr>
      <w:bookmarkStart w:id="122" w:name="_Toc97215559"/>
      <w:r w:rsidRPr="004276BE">
        <w:t>Customer Care Staff (PCI)</w:t>
      </w:r>
      <w:bookmarkEnd w:id="122"/>
    </w:p>
    <w:p w14:paraId="4C3F2E16" w14:textId="77777777" w:rsidR="004968A4" w:rsidRPr="004968A4" w:rsidRDefault="004968A4" w:rsidP="004968A4">
      <w:pPr>
        <w:pStyle w:val="BodyTextIndent"/>
      </w:pPr>
    </w:p>
    <w:p w14:paraId="6F6E9320" w14:textId="6D765A30" w:rsidR="00786BC6" w:rsidRDefault="00786BC6" w:rsidP="007C3296">
      <w:pPr>
        <w:pStyle w:val="BodyText"/>
        <w:numPr>
          <w:ilvl w:val="0"/>
          <w:numId w:val="52"/>
        </w:numPr>
        <w:spacing w:after="120"/>
        <w:ind w:left="714" w:hanging="357"/>
      </w:pPr>
      <w:r>
        <w:t>Service types</w:t>
      </w:r>
      <w:r w:rsidR="00DE68BA">
        <w:t>: A</w:t>
      </w:r>
      <w:r>
        <w:t xml:space="preserve">pplications: PCI, Cloud and on-premise. </w:t>
      </w:r>
    </w:p>
    <w:p w14:paraId="000F1EC0" w14:textId="1FDD2353" w:rsidR="00786BC6" w:rsidRDefault="00786BC6" w:rsidP="007C3296">
      <w:pPr>
        <w:pStyle w:val="BodyText"/>
        <w:numPr>
          <w:ilvl w:val="0"/>
          <w:numId w:val="52"/>
        </w:numPr>
        <w:spacing w:after="120"/>
        <w:ind w:left="714" w:hanging="357"/>
      </w:pPr>
      <w:r>
        <w:t>User type</w:t>
      </w:r>
      <w:r w:rsidR="00DE68BA">
        <w:t>:</w:t>
      </w:r>
      <w:r>
        <w:t xml:space="preserve"> Employee, Card Translations</w:t>
      </w:r>
      <w:r w:rsidR="00DE68BA">
        <w:t>.</w:t>
      </w:r>
    </w:p>
    <w:p w14:paraId="5F1B636C" w14:textId="00D93937" w:rsidR="00786BC6" w:rsidRDefault="00786BC6" w:rsidP="007C3296">
      <w:pPr>
        <w:pStyle w:val="BodyText"/>
        <w:numPr>
          <w:ilvl w:val="0"/>
          <w:numId w:val="52"/>
        </w:numPr>
        <w:spacing w:after="120"/>
        <w:ind w:left="714" w:hanging="357"/>
      </w:pPr>
      <w:r>
        <w:t>Device types</w:t>
      </w:r>
      <w:r w:rsidR="00DE68BA">
        <w:t>:</w:t>
      </w:r>
      <w:r>
        <w:t xml:space="preserve"> Corporate devices only</w:t>
      </w:r>
      <w:r w:rsidR="00DE68BA">
        <w:t>.</w:t>
      </w:r>
    </w:p>
    <w:p w14:paraId="38C1FE81" w14:textId="0C028759" w:rsidR="00786BC6" w:rsidRDefault="00786BC6" w:rsidP="007C3296">
      <w:pPr>
        <w:pStyle w:val="BodyText"/>
        <w:numPr>
          <w:ilvl w:val="0"/>
          <w:numId w:val="52"/>
        </w:numPr>
        <w:spacing w:after="120"/>
        <w:ind w:left="714" w:hanging="357"/>
      </w:pPr>
      <w:r>
        <w:t>Connectivity</w:t>
      </w:r>
      <w:r w:rsidR="00DE68BA">
        <w:t>:</w:t>
      </w:r>
      <w:r>
        <w:t xml:space="preserve"> Secure LAN (VLAN)</w:t>
      </w:r>
      <w:r w:rsidR="00AE37AA">
        <w:t>,</w:t>
      </w:r>
      <w:r>
        <w:t xml:space="preserve"> SaaS services, payment gateways, need VPN.</w:t>
      </w:r>
    </w:p>
    <w:p w14:paraId="054D5AEE" w14:textId="068AEF37" w:rsidR="00786BC6" w:rsidRDefault="00786BC6" w:rsidP="007C3296">
      <w:pPr>
        <w:pStyle w:val="BodyText"/>
        <w:numPr>
          <w:ilvl w:val="0"/>
          <w:numId w:val="52"/>
        </w:numPr>
        <w:spacing w:after="120"/>
        <w:ind w:left="714" w:hanging="357"/>
      </w:pPr>
      <w:r>
        <w:t>On premise only</w:t>
      </w:r>
      <w:r w:rsidR="00DE68BA">
        <w:t>.</w:t>
      </w:r>
    </w:p>
    <w:p w14:paraId="03A61B8E" w14:textId="3402800A" w:rsidR="00786BC6" w:rsidRDefault="00786BC6" w:rsidP="007C3296">
      <w:pPr>
        <w:pStyle w:val="BodyText"/>
        <w:numPr>
          <w:ilvl w:val="0"/>
          <w:numId w:val="52"/>
        </w:numPr>
        <w:spacing w:after="120"/>
        <w:ind w:left="714" w:hanging="357"/>
      </w:pPr>
      <w:r>
        <w:t>Locations</w:t>
      </w:r>
      <w:r w:rsidR="00DE68BA">
        <w:t>:</w:t>
      </w:r>
      <w:r>
        <w:t xml:space="preserve"> Office</w:t>
      </w:r>
      <w:r w:rsidR="00DE68BA">
        <w:t>.</w:t>
      </w:r>
    </w:p>
    <w:p w14:paraId="35B6AB27" w14:textId="335BC4C9" w:rsidR="008828FD" w:rsidRDefault="008828FD" w:rsidP="008828FD">
      <w:pPr>
        <w:pStyle w:val="BodyText"/>
        <w:spacing w:after="120"/>
      </w:pPr>
    </w:p>
    <w:p w14:paraId="629934E0" w14:textId="12831F85" w:rsidR="00255FF8" w:rsidRDefault="00255FF8" w:rsidP="008828FD">
      <w:pPr>
        <w:pStyle w:val="BodyText"/>
        <w:spacing w:after="120"/>
      </w:pPr>
    </w:p>
    <w:p w14:paraId="4B5CFB0C" w14:textId="32162D20" w:rsidR="00255FF8" w:rsidRDefault="00255FF8" w:rsidP="008828FD">
      <w:pPr>
        <w:pStyle w:val="BodyText"/>
        <w:spacing w:after="120"/>
      </w:pPr>
    </w:p>
    <w:p w14:paraId="17CDE0F2" w14:textId="1360832F" w:rsidR="00255FF8" w:rsidRDefault="00255FF8" w:rsidP="008828FD">
      <w:pPr>
        <w:pStyle w:val="BodyText"/>
        <w:spacing w:after="120"/>
      </w:pPr>
    </w:p>
    <w:p w14:paraId="78954D01" w14:textId="4F153DC9" w:rsidR="00255FF8" w:rsidRDefault="00255FF8" w:rsidP="008828FD">
      <w:pPr>
        <w:pStyle w:val="BodyText"/>
        <w:spacing w:after="120"/>
      </w:pPr>
    </w:p>
    <w:p w14:paraId="7CF0157E" w14:textId="55AF2F6D" w:rsidR="00255FF8" w:rsidRDefault="00255FF8" w:rsidP="008828FD">
      <w:pPr>
        <w:pStyle w:val="BodyText"/>
        <w:spacing w:after="120"/>
      </w:pPr>
    </w:p>
    <w:p w14:paraId="6BF5926B" w14:textId="643C1143" w:rsidR="00255FF8" w:rsidRDefault="00255FF8" w:rsidP="008828FD">
      <w:pPr>
        <w:pStyle w:val="BodyText"/>
        <w:spacing w:after="120"/>
      </w:pPr>
    </w:p>
    <w:p w14:paraId="140AEA7C" w14:textId="77777777" w:rsidR="00255FF8" w:rsidRDefault="00255FF8" w:rsidP="00255FF8">
      <w:pPr>
        <w:pStyle w:val="Heading4Numbered"/>
      </w:pPr>
      <w:bookmarkStart w:id="123" w:name="_Toc97215560"/>
      <w:r>
        <w:lastRenderedPageBreak/>
        <w:t>Accessing Software as a Service (SaaS)</w:t>
      </w:r>
      <w:bookmarkEnd w:id="123"/>
    </w:p>
    <w:p w14:paraId="1BC22300" w14:textId="193855F3" w:rsidR="007C3296" w:rsidRDefault="005B2F00" w:rsidP="007C3296">
      <w:pPr>
        <w:pStyle w:val="BodyText"/>
        <w:spacing w:after="120"/>
      </w:pPr>
      <w:r>
        <w:rPr>
          <w:noProof/>
        </w:rPr>
        <w:drawing>
          <wp:inline distT="0" distB="0" distL="0" distR="0" wp14:anchorId="24A48B24" wp14:editId="70970B22">
            <wp:extent cx="6479540" cy="410083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4100830"/>
                    </a:xfrm>
                    <a:prstGeom prst="rect">
                      <a:avLst/>
                    </a:prstGeom>
                    <a:noFill/>
                    <a:ln>
                      <a:noFill/>
                    </a:ln>
                  </pic:spPr>
                </pic:pic>
              </a:graphicData>
            </a:graphic>
          </wp:inline>
        </w:drawing>
      </w:r>
    </w:p>
    <w:p w14:paraId="1C481CA5" w14:textId="77777777" w:rsidR="0015651A" w:rsidRDefault="00EC7389" w:rsidP="00EC7389">
      <w:pPr>
        <w:pStyle w:val="BodyText"/>
        <w:numPr>
          <w:ilvl w:val="0"/>
          <w:numId w:val="47"/>
        </w:numPr>
        <w:spacing w:after="120"/>
        <w:ind w:left="714" w:hanging="357"/>
      </w:pPr>
      <w:r w:rsidRPr="00105933">
        <w:rPr>
          <w:b/>
          <w:bCs/>
        </w:rPr>
        <w:t>Endpoint Security:</w:t>
      </w:r>
      <w:r>
        <w:t xml:space="preserve"> The endpoint security using EDR ensures monitoring on the device that could provide some DLP functions and additional security, such as application control, anti-virus/malware. </w:t>
      </w:r>
    </w:p>
    <w:p w14:paraId="1E75B19B" w14:textId="77777777" w:rsidR="0015651A" w:rsidRDefault="00EC7389" w:rsidP="0015651A">
      <w:pPr>
        <w:pStyle w:val="BodyText"/>
        <w:numPr>
          <w:ilvl w:val="1"/>
          <w:numId w:val="47"/>
        </w:numPr>
        <w:spacing w:after="120"/>
      </w:pPr>
      <w:r>
        <w:t>A local firewall should be in place and managed, and control of browsers that can be used on the device.</w:t>
      </w:r>
    </w:p>
    <w:p w14:paraId="7D8F0790" w14:textId="7BEBC1C6" w:rsidR="00EC7389" w:rsidRDefault="00EC7389" w:rsidP="0015651A">
      <w:pPr>
        <w:pStyle w:val="BodyText"/>
        <w:numPr>
          <w:ilvl w:val="1"/>
          <w:numId w:val="47"/>
        </w:numPr>
        <w:spacing w:after="120"/>
      </w:pPr>
      <w:r>
        <w:t xml:space="preserve">Endpoint telemetry should be logged to </w:t>
      </w:r>
      <w:r w:rsidR="00B70FF7">
        <w:t xml:space="preserve">a SIEM or XDR solution along with </w:t>
      </w:r>
      <w:r w:rsidR="00312181">
        <w:t xml:space="preserve">security analysts </w:t>
      </w:r>
      <w:r w:rsidR="00604C30">
        <w:t xml:space="preserve">in a Security Operations Centre (SOC) </w:t>
      </w:r>
      <w:r w:rsidR="000D2A6D">
        <w:t xml:space="preserve">to </w:t>
      </w:r>
      <w:r w:rsidR="00164072">
        <w:t xml:space="preserve">identify any breaches or </w:t>
      </w:r>
      <w:r w:rsidR="00645CFB">
        <w:t>anomalies as so</w:t>
      </w:r>
      <w:r w:rsidR="0015651A">
        <w:t>on as possible.</w:t>
      </w:r>
    </w:p>
    <w:p w14:paraId="5D57701E" w14:textId="7058CB02" w:rsidR="0015651A" w:rsidRDefault="00A32A48" w:rsidP="0015651A">
      <w:pPr>
        <w:pStyle w:val="BodyText"/>
        <w:numPr>
          <w:ilvl w:val="1"/>
          <w:numId w:val="47"/>
        </w:numPr>
        <w:spacing w:after="120"/>
      </w:pPr>
      <w:r>
        <w:t xml:space="preserve">A separate physical machine </w:t>
      </w:r>
      <w:r w:rsidR="00470DF5">
        <w:t xml:space="preserve">from normal corporate use </w:t>
      </w:r>
      <w:r>
        <w:t xml:space="preserve">should be in place </w:t>
      </w:r>
      <w:r w:rsidR="00470DF5">
        <w:t>for the end user</w:t>
      </w:r>
      <w:r w:rsidR="00815A32">
        <w:t>.</w:t>
      </w:r>
    </w:p>
    <w:p w14:paraId="6C4D1658" w14:textId="28655B96" w:rsidR="00815A32" w:rsidRDefault="00815A32" w:rsidP="0015651A">
      <w:pPr>
        <w:pStyle w:val="BodyText"/>
        <w:numPr>
          <w:ilvl w:val="1"/>
          <w:numId w:val="47"/>
        </w:numPr>
        <w:spacing w:after="120"/>
      </w:pPr>
      <w:r>
        <w:t xml:space="preserve">Strict application, script, and library </w:t>
      </w:r>
      <w:r w:rsidR="00390ADB">
        <w:t>whitelisting should be implemented.</w:t>
      </w:r>
    </w:p>
    <w:p w14:paraId="4EAB24FC" w14:textId="104271C5" w:rsidR="0015651A" w:rsidRDefault="00081314" w:rsidP="00EC7389">
      <w:pPr>
        <w:pStyle w:val="BodyText"/>
        <w:numPr>
          <w:ilvl w:val="0"/>
          <w:numId w:val="47"/>
        </w:numPr>
        <w:spacing w:after="120"/>
        <w:ind w:left="714" w:hanging="357"/>
      </w:pPr>
      <w:r w:rsidRPr="00882294">
        <w:rPr>
          <w:b/>
          <w:bCs/>
        </w:rPr>
        <w:t>Encryption at Rest:</w:t>
      </w:r>
      <w:r>
        <w:t xml:space="preserve"> </w:t>
      </w:r>
      <w:r w:rsidR="00EA7064">
        <w:t>A</w:t>
      </w:r>
      <w:r w:rsidR="00D33497">
        <w:t>ll data on the</w:t>
      </w:r>
      <w:r w:rsidR="00EA7064">
        <w:t xml:space="preserve"> end user</w:t>
      </w:r>
      <w:r w:rsidR="00D33497">
        <w:t xml:space="preserve"> device should </w:t>
      </w:r>
      <w:r w:rsidR="00EA7064">
        <w:t>enc</w:t>
      </w:r>
      <w:r w:rsidR="008D0D11">
        <w:t xml:space="preserve">rypted, as with data that the </w:t>
      </w:r>
      <w:r w:rsidR="00882294">
        <w:t>SaaS service is providing. In some cases, tokenisation may be required from some data types and use cases.</w:t>
      </w:r>
    </w:p>
    <w:p w14:paraId="0207E349" w14:textId="0795466C" w:rsidR="00882294" w:rsidRDefault="00D22166" w:rsidP="00EC7389">
      <w:pPr>
        <w:pStyle w:val="BodyText"/>
        <w:numPr>
          <w:ilvl w:val="0"/>
          <w:numId w:val="47"/>
        </w:numPr>
        <w:spacing w:after="120"/>
        <w:ind w:left="714" w:hanging="357"/>
      </w:pPr>
      <w:r w:rsidRPr="00C52950">
        <w:rPr>
          <w:b/>
          <w:bCs/>
        </w:rPr>
        <w:t>Firewalls</w:t>
      </w:r>
      <w:r w:rsidR="000B151E">
        <w:t>:</w:t>
      </w:r>
      <w:r w:rsidR="0067494B">
        <w:t xml:space="preserve"> Segmentation</w:t>
      </w:r>
      <w:r w:rsidR="00654914">
        <w:t xml:space="preserve"> of</w:t>
      </w:r>
      <w:r w:rsidR="0067494B">
        <w:t xml:space="preserve"> </w:t>
      </w:r>
      <w:r w:rsidR="00EC3DB3">
        <w:t xml:space="preserve">network traffic </w:t>
      </w:r>
      <w:r w:rsidR="00654914">
        <w:t>for</w:t>
      </w:r>
      <w:r w:rsidR="0067494B">
        <w:t xml:space="preserve"> </w:t>
      </w:r>
      <w:r w:rsidR="00DC34E6">
        <w:t xml:space="preserve">PCI data </w:t>
      </w:r>
      <w:r w:rsidR="00E34053">
        <w:t xml:space="preserve">from standard corporate data is essential. A least privilege principal </w:t>
      </w:r>
      <w:r w:rsidR="00654914">
        <w:t xml:space="preserve">for firewall rules should be </w:t>
      </w:r>
      <w:r w:rsidR="00FD79DB">
        <w:t>considered.</w:t>
      </w:r>
    </w:p>
    <w:p w14:paraId="59DFF6EC" w14:textId="0D144070" w:rsidR="00676077" w:rsidRDefault="00676077" w:rsidP="00EC7389">
      <w:pPr>
        <w:pStyle w:val="BodyText"/>
        <w:numPr>
          <w:ilvl w:val="0"/>
          <w:numId w:val="47"/>
        </w:numPr>
        <w:spacing w:after="120"/>
        <w:ind w:left="714" w:hanging="357"/>
      </w:pPr>
      <w:r w:rsidRPr="00C52950">
        <w:rPr>
          <w:b/>
          <w:bCs/>
        </w:rPr>
        <w:t>Network Access Control</w:t>
      </w:r>
      <w:r w:rsidR="000B151E" w:rsidRPr="00C52950">
        <w:rPr>
          <w:b/>
          <w:bCs/>
        </w:rPr>
        <w:t>:</w:t>
      </w:r>
      <w:r w:rsidR="00010B89">
        <w:t xml:space="preserve"> </w:t>
      </w:r>
      <w:r w:rsidR="00593A41">
        <w:t>For users that are connected to a local corporate LAN, Network Access Control ensures that only authorised devices and staff can gain access to the network.  Certificate based authentication for devices should be consid</w:t>
      </w:r>
      <w:r w:rsidR="009A40D1">
        <w:t xml:space="preserve">ered, and </w:t>
      </w:r>
      <w:r w:rsidR="00746689">
        <w:t>users should use the identity provider to authenticate.</w:t>
      </w:r>
    </w:p>
    <w:p w14:paraId="58065FC4" w14:textId="58E54485" w:rsidR="00676077" w:rsidRDefault="00676077" w:rsidP="00EC7389">
      <w:pPr>
        <w:pStyle w:val="BodyText"/>
        <w:numPr>
          <w:ilvl w:val="0"/>
          <w:numId w:val="47"/>
        </w:numPr>
        <w:spacing w:after="120"/>
        <w:ind w:left="714" w:hanging="357"/>
      </w:pPr>
      <w:r w:rsidRPr="00C52950">
        <w:rPr>
          <w:b/>
          <w:bCs/>
        </w:rPr>
        <w:t>Network Segementation:</w:t>
      </w:r>
      <w:r w:rsidR="00076130">
        <w:t xml:space="preserve"> Either logical (VLAN) or physical (Switching) </w:t>
      </w:r>
    </w:p>
    <w:p w14:paraId="478083D7" w14:textId="7BD83FC8" w:rsidR="000D578B" w:rsidRDefault="00F96C12" w:rsidP="00EC7389">
      <w:pPr>
        <w:pStyle w:val="BodyText"/>
        <w:numPr>
          <w:ilvl w:val="0"/>
          <w:numId w:val="47"/>
        </w:numPr>
        <w:spacing w:after="120"/>
        <w:ind w:left="714" w:hanging="357"/>
      </w:pPr>
      <w:r w:rsidRPr="00EA36E7">
        <w:rPr>
          <w:b/>
          <w:bCs/>
        </w:rPr>
        <w:t>Virtual Private Network:</w:t>
      </w:r>
      <w:r w:rsidR="00AD41E3">
        <w:t xml:space="preserve"> If a VPN is in use </w:t>
      </w:r>
      <w:r w:rsidR="00137D1C">
        <w:t>the terminating endpoint should be a secure remote desktop either virtualised or physical that has the same characteristics</w:t>
      </w:r>
      <w:r w:rsidR="00CB7AB3">
        <w:t xml:space="preserve">. A zero-trust network access (ZTNA) solution will provide both the VPN, authentication, and Firewalling features that </w:t>
      </w:r>
    </w:p>
    <w:p w14:paraId="29F93E27" w14:textId="6C1EFCF4" w:rsidR="00F96C12" w:rsidRPr="008D2EC8" w:rsidRDefault="00F96C12" w:rsidP="00EC7389">
      <w:pPr>
        <w:pStyle w:val="BodyText"/>
        <w:numPr>
          <w:ilvl w:val="0"/>
          <w:numId w:val="47"/>
        </w:numPr>
        <w:spacing w:after="120"/>
        <w:ind w:left="714" w:hanging="357"/>
        <w:rPr>
          <w:b/>
          <w:bCs/>
        </w:rPr>
      </w:pPr>
      <w:r w:rsidRPr="008D2EC8">
        <w:rPr>
          <w:b/>
          <w:bCs/>
        </w:rPr>
        <w:t>Web Security:</w:t>
      </w:r>
    </w:p>
    <w:p w14:paraId="3555477C" w14:textId="48B43E35" w:rsidR="007C5BB4" w:rsidRDefault="007C5BB4" w:rsidP="007C5BB4">
      <w:pPr>
        <w:pStyle w:val="BodyText"/>
        <w:numPr>
          <w:ilvl w:val="1"/>
          <w:numId w:val="47"/>
        </w:numPr>
        <w:spacing w:after="120"/>
      </w:pPr>
      <w:r>
        <w:t xml:space="preserve">A Secure Web Gateway (SWG) will provide high level control to URL’s, anti-malware, threat intelligence, and sandboxing. Remote Browser Isolation (RBI) can be used for high-risk websites. Policies can also be built using the identity provider integration for either user level or role-based access. </w:t>
      </w:r>
    </w:p>
    <w:p w14:paraId="23A4407B" w14:textId="270D20EC" w:rsidR="007C5BB4" w:rsidRDefault="007C5BB4" w:rsidP="007C5BB4">
      <w:pPr>
        <w:pStyle w:val="BodyText"/>
        <w:numPr>
          <w:ilvl w:val="1"/>
          <w:numId w:val="47"/>
        </w:numPr>
        <w:spacing w:after="120"/>
      </w:pPr>
      <w:r>
        <w:t xml:space="preserve">As with the SaaS application control, the CASB </w:t>
      </w:r>
      <w:r w:rsidR="00CB7AB3">
        <w:t>will provide additional security access controls.</w:t>
      </w:r>
    </w:p>
    <w:p w14:paraId="02438DA6" w14:textId="77777777" w:rsidR="007C5BB4" w:rsidRDefault="007C5BB4" w:rsidP="007C5BB4">
      <w:pPr>
        <w:pStyle w:val="BodyText"/>
        <w:spacing w:after="120"/>
        <w:ind w:left="1080"/>
      </w:pPr>
    </w:p>
    <w:p w14:paraId="188D7CAF" w14:textId="3108AB9E" w:rsidR="008D2EC8" w:rsidRDefault="008D2EC8" w:rsidP="008D2EC8">
      <w:pPr>
        <w:pStyle w:val="BodyText"/>
        <w:numPr>
          <w:ilvl w:val="0"/>
          <w:numId w:val="47"/>
        </w:numPr>
        <w:spacing w:after="120"/>
        <w:ind w:left="714" w:hanging="357"/>
      </w:pPr>
      <w:r w:rsidRPr="00FB5FE3">
        <w:rPr>
          <w:b/>
          <w:bCs/>
        </w:rPr>
        <w:t>Data Loss Prevention</w:t>
      </w:r>
      <w:r>
        <w:t>: DLP is integrated into the CASB both inline and out of band (API).</w:t>
      </w:r>
    </w:p>
    <w:p w14:paraId="4EDB81EE" w14:textId="7AAA6553" w:rsidR="005C238F" w:rsidRDefault="001F1BDF" w:rsidP="00EC7389">
      <w:pPr>
        <w:pStyle w:val="BodyText"/>
        <w:numPr>
          <w:ilvl w:val="0"/>
          <w:numId w:val="47"/>
        </w:numPr>
        <w:spacing w:after="120"/>
        <w:ind w:left="714" w:hanging="357"/>
      </w:pPr>
      <w:r w:rsidRPr="003000E1">
        <w:rPr>
          <w:b/>
          <w:bCs/>
        </w:rPr>
        <w:lastRenderedPageBreak/>
        <w:t>Encryption in Transit:</w:t>
      </w:r>
      <w:r w:rsidR="008D18FE">
        <w:t xml:space="preserve"> Encryption in transit is critical for any ingress (VPN) or egress (SaaS application). The SWG and CASB will ensure that all TLS connection encryption methods are of a good standard. </w:t>
      </w:r>
    </w:p>
    <w:p w14:paraId="1FF36634" w14:textId="77777777" w:rsidR="00DC3BA8" w:rsidRDefault="00DC3BA8" w:rsidP="00DC3BA8">
      <w:pPr>
        <w:pStyle w:val="BodyText"/>
        <w:numPr>
          <w:ilvl w:val="0"/>
          <w:numId w:val="47"/>
        </w:numPr>
        <w:spacing w:after="120"/>
        <w:ind w:left="714" w:hanging="357"/>
      </w:pPr>
      <w:r w:rsidRPr="0095309C">
        <w:rPr>
          <w:b/>
          <w:bCs/>
        </w:rPr>
        <w:t>Key Vault (optional):</w:t>
      </w:r>
      <w:r>
        <w:t xml:space="preserve"> A key vault can be in place with MFA. Note: This may not be needed if SSO is on place.</w:t>
      </w:r>
    </w:p>
    <w:p w14:paraId="57A493A2" w14:textId="77777777" w:rsidR="00DC3BA8" w:rsidRDefault="00DC3BA8" w:rsidP="00DC3BA8">
      <w:pPr>
        <w:pStyle w:val="BodyText"/>
        <w:numPr>
          <w:ilvl w:val="0"/>
          <w:numId w:val="47"/>
        </w:numPr>
        <w:spacing w:after="120"/>
        <w:ind w:left="714" w:hanging="357"/>
      </w:pPr>
      <w:r w:rsidRPr="0095309C">
        <w:rPr>
          <w:b/>
          <w:bCs/>
        </w:rPr>
        <w:t>Single Sign-On (SSO):</w:t>
      </w:r>
      <w:r>
        <w:t xml:space="preserve"> SSO can be used to allow or deny access to application by integrating into the IdP and using RABC to create group access to applications. Only applications that are assigned to a group can be accessed.</w:t>
      </w:r>
    </w:p>
    <w:p w14:paraId="5E1ED24C" w14:textId="1267132B" w:rsidR="000656B5" w:rsidRDefault="000656B5" w:rsidP="00EC7389">
      <w:pPr>
        <w:pStyle w:val="BodyText"/>
        <w:numPr>
          <w:ilvl w:val="0"/>
          <w:numId w:val="47"/>
        </w:numPr>
        <w:spacing w:after="120"/>
        <w:ind w:left="714" w:hanging="357"/>
      </w:pPr>
      <w:r w:rsidRPr="00DC3BA8">
        <w:rPr>
          <w:b/>
          <w:bCs/>
        </w:rPr>
        <w:t>Multi-factor Authentication:</w:t>
      </w:r>
      <w:r w:rsidR="00832E50">
        <w:t xml:space="preserve"> </w:t>
      </w:r>
      <w:r w:rsidR="00DC3BA8">
        <w:t xml:space="preserve">Any authentication access should have MFA enabled, this would include VPN/ZTNA, SSO, Key Vault, and SaaS applications. </w:t>
      </w:r>
    </w:p>
    <w:p w14:paraId="4CA6CBD2" w14:textId="3F0062EF" w:rsidR="000B151E" w:rsidRDefault="000B151E" w:rsidP="00EC7389">
      <w:pPr>
        <w:pStyle w:val="BodyText"/>
        <w:numPr>
          <w:ilvl w:val="0"/>
          <w:numId w:val="47"/>
        </w:numPr>
        <w:spacing w:after="120"/>
        <w:ind w:left="714" w:hanging="357"/>
      </w:pPr>
      <w:r w:rsidRPr="00DC3BA8">
        <w:rPr>
          <w:b/>
          <w:bCs/>
        </w:rPr>
        <w:t>Device Management:</w:t>
      </w:r>
      <w:r>
        <w:t xml:space="preserve"> </w:t>
      </w:r>
      <w:r w:rsidR="00A4017D">
        <w:t>Device management should be in place to control</w:t>
      </w:r>
      <w:r w:rsidR="005D60F0">
        <w:t>/patch</w:t>
      </w:r>
      <w:r w:rsidR="00A4017D">
        <w:t xml:space="preserve"> </w:t>
      </w:r>
      <w:r w:rsidR="00AD41E3">
        <w:t>system and applications</w:t>
      </w:r>
      <w:r w:rsidR="005D60F0">
        <w:t>.</w:t>
      </w:r>
    </w:p>
    <w:p w14:paraId="0CE02FC3" w14:textId="47F58227" w:rsidR="005D60F0" w:rsidRDefault="005D60F0" w:rsidP="00EC7389">
      <w:pPr>
        <w:pStyle w:val="BodyText"/>
        <w:numPr>
          <w:ilvl w:val="0"/>
          <w:numId w:val="47"/>
        </w:numPr>
        <w:spacing w:after="120"/>
        <w:ind w:left="714" w:hanging="357"/>
      </w:pPr>
      <w:r>
        <w:rPr>
          <w:b/>
          <w:bCs/>
        </w:rPr>
        <w:t xml:space="preserve">Identity Provider: </w:t>
      </w:r>
      <w:r>
        <w:t>Identity based access from a central identity provider should be in place to all applications, systems, etc.</w:t>
      </w:r>
      <w:r>
        <w:rPr>
          <w:b/>
          <w:bCs/>
        </w:rPr>
        <w:t xml:space="preserve"> </w:t>
      </w:r>
      <w:r>
        <w:t>Robust IAM policies and procedures will be required for applications and systems that do not have the capability to integrate with a directory.</w:t>
      </w:r>
    </w:p>
    <w:p w14:paraId="308EDA53" w14:textId="671E398D" w:rsidR="0002457F" w:rsidRDefault="0002457F" w:rsidP="0002457F">
      <w:pPr>
        <w:pStyle w:val="BodyText"/>
        <w:spacing w:after="120"/>
      </w:pPr>
    </w:p>
    <w:p w14:paraId="38E0D257" w14:textId="77777777" w:rsidR="0002457F" w:rsidRDefault="0002457F" w:rsidP="0002457F">
      <w:pPr>
        <w:pStyle w:val="Heading4Numbered"/>
      </w:pPr>
      <w:bookmarkStart w:id="124" w:name="_Toc97215561"/>
      <w:r>
        <w:t>Accessing On-premise, Data Centre or Cloud Services</w:t>
      </w:r>
      <w:bookmarkEnd w:id="124"/>
    </w:p>
    <w:p w14:paraId="4E8770D1" w14:textId="77126B90" w:rsidR="009A3A6B" w:rsidRDefault="009A3A6B" w:rsidP="0002457F">
      <w:pPr>
        <w:pStyle w:val="BodyText"/>
        <w:spacing w:after="120"/>
      </w:pPr>
    </w:p>
    <w:p w14:paraId="258EF576" w14:textId="16DC2219" w:rsidR="0002457F" w:rsidRDefault="0002457F" w:rsidP="0002457F">
      <w:pPr>
        <w:pStyle w:val="BodyText"/>
        <w:spacing w:after="120"/>
      </w:pPr>
    </w:p>
    <w:p w14:paraId="130FBEF0" w14:textId="29AA61A5" w:rsidR="000E286F" w:rsidRDefault="00EA36E7" w:rsidP="007C3296">
      <w:pPr>
        <w:pStyle w:val="BodyText"/>
        <w:spacing w:after="120"/>
      </w:pPr>
      <w:r>
        <w:rPr>
          <w:noProof/>
        </w:rPr>
        <w:drawing>
          <wp:inline distT="0" distB="0" distL="0" distR="0" wp14:anchorId="3CECF510" wp14:editId="04254BE5">
            <wp:extent cx="6479540" cy="4207510"/>
            <wp:effectExtent l="0" t="0" r="0" b="254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9540" cy="4207510"/>
                    </a:xfrm>
                    <a:prstGeom prst="rect">
                      <a:avLst/>
                    </a:prstGeom>
                    <a:noFill/>
                    <a:ln>
                      <a:noFill/>
                    </a:ln>
                  </pic:spPr>
                </pic:pic>
              </a:graphicData>
            </a:graphic>
          </wp:inline>
        </w:drawing>
      </w:r>
    </w:p>
    <w:p w14:paraId="2AC7463B" w14:textId="33A1251C" w:rsidR="0002457F" w:rsidRDefault="0002457F" w:rsidP="007C3296">
      <w:pPr>
        <w:pStyle w:val="BodyText"/>
        <w:spacing w:after="120"/>
      </w:pPr>
    </w:p>
    <w:p w14:paraId="20117F06" w14:textId="77777777" w:rsidR="00E31D6B" w:rsidRPr="00C86871" w:rsidRDefault="00E31D6B" w:rsidP="00E31D6B">
      <w:pPr>
        <w:pStyle w:val="Heading5"/>
        <w:rPr>
          <w:rFonts w:asciiTheme="majorHAnsi" w:hAnsiTheme="majorHAnsi"/>
        </w:rPr>
      </w:pPr>
      <w:r w:rsidRPr="00C86871">
        <w:rPr>
          <w:rFonts w:asciiTheme="majorHAnsi" w:hAnsiTheme="majorHAnsi"/>
        </w:rPr>
        <w:t>Components</w:t>
      </w:r>
    </w:p>
    <w:p w14:paraId="2DF8055F" w14:textId="77777777" w:rsidR="009A3A6B" w:rsidRDefault="009A3A6B" w:rsidP="009A3A6B">
      <w:pPr>
        <w:pStyle w:val="BodyText"/>
        <w:numPr>
          <w:ilvl w:val="0"/>
          <w:numId w:val="47"/>
        </w:numPr>
        <w:spacing w:after="120"/>
        <w:ind w:left="714" w:hanging="357"/>
      </w:pPr>
      <w:r w:rsidRPr="00105933">
        <w:rPr>
          <w:b/>
          <w:bCs/>
        </w:rPr>
        <w:t>Endpoint Security:</w:t>
      </w:r>
      <w:r>
        <w:t xml:space="preserve"> The endpoint security using EDR ensures monitoring on the device that could provide some DLP functions and additional security, such as application control, anti-virus/malware. </w:t>
      </w:r>
    </w:p>
    <w:p w14:paraId="1EF2C629" w14:textId="77777777" w:rsidR="009A3A6B" w:rsidRDefault="009A3A6B" w:rsidP="009A3A6B">
      <w:pPr>
        <w:pStyle w:val="BodyText"/>
        <w:numPr>
          <w:ilvl w:val="1"/>
          <w:numId w:val="47"/>
        </w:numPr>
        <w:spacing w:after="120"/>
      </w:pPr>
      <w:r>
        <w:t>A local firewall should be in place and managed, and control of browsers that can be used on the device.</w:t>
      </w:r>
    </w:p>
    <w:p w14:paraId="62A8D2A8" w14:textId="77777777" w:rsidR="009A3A6B" w:rsidRDefault="009A3A6B" w:rsidP="009A3A6B">
      <w:pPr>
        <w:pStyle w:val="BodyText"/>
        <w:numPr>
          <w:ilvl w:val="1"/>
          <w:numId w:val="47"/>
        </w:numPr>
        <w:spacing w:after="120"/>
      </w:pPr>
      <w:r>
        <w:t>Endpoint telemetry should be logged to a SIEM or XDR solution along with security analysts in a Security Operations Centre (SOC) to identify any breaches or anomalies as soon as possible.</w:t>
      </w:r>
    </w:p>
    <w:p w14:paraId="01A666FA" w14:textId="77777777" w:rsidR="009A3A6B" w:rsidRDefault="009A3A6B" w:rsidP="009A3A6B">
      <w:pPr>
        <w:pStyle w:val="BodyText"/>
        <w:numPr>
          <w:ilvl w:val="1"/>
          <w:numId w:val="47"/>
        </w:numPr>
        <w:spacing w:after="120"/>
      </w:pPr>
      <w:r>
        <w:t>A separate physical machine from normal corporate use should be in place for the end user.</w:t>
      </w:r>
    </w:p>
    <w:p w14:paraId="67C94688" w14:textId="77777777" w:rsidR="009A3A6B" w:rsidRDefault="009A3A6B" w:rsidP="009A3A6B">
      <w:pPr>
        <w:pStyle w:val="BodyText"/>
        <w:numPr>
          <w:ilvl w:val="1"/>
          <w:numId w:val="47"/>
        </w:numPr>
        <w:spacing w:after="120"/>
      </w:pPr>
      <w:r>
        <w:t>Strict application, script, and library whitelisting should be implemented.</w:t>
      </w:r>
    </w:p>
    <w:p w14:paraId="135FDF82" w14:textId="77777777" w:rsidR="00EA36E7" w:rsidRDefault="00EA36E7" w:rsidP="00EA36E7">
      <w:pPr>
        <w:pStyle w:val="BodyText"/>
        <w:numPr>
          <w:ilvl w:val="0"/>
          <w:numId w:val="47"/>
        </w:numPr>
        <w:spacing w:after="120"/>
        <w:ind w:left="714" w:hanging="357"/>
      </w:pPr>
      <w:r w:rsidRPr="00882294">
        <w:rPr>
          <w:b/>
          <w:bCs/>
        </w:rPr>
        <w:lastRenderedPageBreak/>
        <w:t>Encryption at Rest:</w:t>
      </w:r>
      <w:r>
        <w:t xml:space="preserve"> All data on the end user device should encrypted, as with data that the SaaS service is providing. In some cases, tokenisation may be required from some data types and use cases.</w:t>
      </w:r>
    </w:p>
    <w:p w14:paraId="600E28B6" w14:textId="77777777" w:rsidR="00EA36E7" w:rsidRDefault="00EA36E7" w:rsidP="00EA36E7">
      <w:pPr>
        <w:pStyle w:val="BodyText"/>
        <w:numPr>
          <w:ilvl w:val="0"/>
          <w:numId w:val="47"/>
        </w:numPr>
        <w:spacing w:after="120"/>
        <w:ind w:left="714" w:hanging="357"/>
      </w:pPr>
      <w:r w:rsidRPr="00C52950">
        <w:rPr>
          <w:b/>
          <w:bCs/>
        </w:rPr>
        <w:t>Firewalls</w:t>
      </w:r>
      <w:r>
        <w:t>: Segmentation of network traffic for PCI data from standard corporate data is essential. A least privilege principal for firewall rules should be considered.</w:t>
      </w:r>
    </w:p>
    <w:p w14:paraId="1A3CA796" w14:textId="77777777" w:rsidR="00EA36E7" w:rsidRDefault="00EA36E7" w:rsidP="00EA36E7">
      <w:pPr>
        <w:pStyle w:val="BodyText"/>
        <w:numPr>
          <w:ilvl w:val="0"/>
          <w:numId w:val="47"/>
        </w:numPr>
        <w:spacing w:after="120"/>
        <w:ind w:left="714" w:hanging="357"/>
      </w:pPr>
      <w:r w:rsidRPr="00C52950">
        <w:rPr>
          <w:b/>
          <w:bCs/>
        </w:rPr>
        <w:t>Network Access Control:</w:t>
      </w:r>
      <w:r>
        <w:t xml:space="preserve"> For users that are connected to a local corporate LAN, Network Access Control ensures that only authorised devices and staff can gain access to the network.  Certificate based authentication for devices should be considered, and users should use the identity provider to authenticate.</w:t>
      </w:r>
    </w:p>
    <w:p w14:paraId="7BEC7578" w14:textId="7CF05807" w:rsidR="00EA36E7" w:rsidRDefault="00EA36E7" w:rsidP="00EA36E7">
      <w:pPr>
        <w:pStyle w:val="BodyText"/>
        <w:numPr>
          <w:ilvl w:val="0"/>
          <w:numId w:val="47"/>
        </w:numPr>
        <w:spacing w:after="120"/>
        <w:ind w:left="714" w:hanging="357"/>
      </w:pPr>
      <w:r w:rsidRPr="00C52950">
        <w:rPr>
          <w:b/>
          <w:bCs/>
        </w:rPr>
        <w:t>Network Segementation:</w:t>
      </w:r>
      <w:r>
        <w:t xml:space="preserve"> Either logical (VLAN) or physical (Switching).</w:t>
      </w:r>
    </w:p>
    <w:p w14:paraId="7EB6B8CB" w14:textId="175355A2" w:rsidR="00EA36E7" w:rsidRDefault="00EA36E7" w:rsidP="00EA36E7">
      <w:pPr>
        <w:pStyle w:val="BodyText"/>
        <w:numPr>
          <w:ilvl w:val="0"/>
          <w:numId w:val="47"/>
        </w:numPr>
        <w:spacing w:after="120"/>
        <w:ind w:left="714" w:hanging="357"/>
      </w:pPr>
      <w:r w:rsidRPr="00EA36E7">
        <w:rPr>
          <w:b/>
          <w:bCs/>
        </w:rPr>
        <w:t>Virtual Private Network:</w:t>
      </w:r>
      <w:r>
        <w:t xml:space="preserve"> If a VPN is in use the terminating endpoint should be a secure remote desktop either virtualised or physical that has the same characteristics. A zero-trust network access (ZTNA) solution will provide both the VPN, authentication, and Firewalling features</w:t>
      </w:r>
      <w:r w:rsidR="005C113F">
        <w:t>.</w:t>
      </w:r>
    </w:p>
    <w:p w14:paraId="081FE789" w14:textId="2DFB3724" w:rsidR="00EA36E7" w:rsidRDefault="009933A1" w:rsidP="009933A1">
      <w:pPr>
        <w:pStyle w:val="BodyText"/>
        <w:numPr>
          <w:ilvl w:val="0"/>
          <w:numId w:val="47"/>
        </w:numPr>
        <w:spacing w:after="120"/>
        <w:ind w:left="714" w:hanging="357"/>
      </w:pPr>
      <w:r w:rsidRPr="0095309C">
        <w:rPr>
          <w:b/>
          <w:bCs/>
        </w:rPr>
        <w:t>Key Vault (optional):</w:t>
      </w:r>
      <w:r>
        <w:t xml:space="preserve"> A key vault can be in place with MFA.</w:t>
      </w:r>
    </w:p>
    <w:p w14:paraId="197F1A60" w14:textId="382CBAC4" w:rsidR="009933A1" w:rsidRDefault="009933A1" w:rsidP="009933A1">
      <w:pPr>
        <w:pStyle w:val="BodyText"/>
        <w:numPr>
          <w:ilvl w:val="0"/>
          <w:numId w:val="47"/>
        </w:numPr>
        <w:spacing w:after="120"/>
        <w:ind w:left="714" w:hanging="357"/>
      </w:pPr>
      <w:r w:rsidRPr="00DC3BA8">
        <w:rPr>
          <w:b/>
          <w:bCs/>
        </w:rPr>
        <w:t>Multi-factor Authentication:</w:t>
      </w:r>
      <w:r>
        <w:t xml:space="preserve"> Any authentication access should have MFA enabled, this would include VPN/ZTNA, SSO, Key Vault, and on-premise, systems and applications. </w:t>
      </w:r>
    </w:p>
    <w:p w14:paraId="6D3735B2" w14:textId="77777777" w:rsidR="00EA36E7" w:rsidRDefault="00EA36E7" w:rsidP="00EA36E7">
      <w:pPr>
        <w:pStyle w:val="BodyText"/>
        <w:numPr>
          <w:ilvl w:val="0"/>
          <w:numId w:val="47"/>
        </w:numPr>
        <w:spacing w:after="120"/>
        <w:ind w:left="714" w:hanging="357"/>
      </w:pPr>
      <w:r w:rsidRPr="00DC3BA8">
        <w:rPr>
          <w:b/>
          <w:bCs/>
        </w:rPr>
        <w:t>Device Management:</w:t>
      </w:r>
      <w:r>
        <w:t xml:space="preserve"> Device management should be in place to control/patch system and applications.</w:t>
      </w:r>
    </w:p>
    <w:p w14:paraId="792007CD" w14:textId="04A7AE20" w:rsidR="0002457F" w:rsidRPr="009933A1" w:rsidRDefault="009933A1" w:rsidP="007C3296">
      <w:pPr>
        <w:pStyle w:val="BodyText"/>
        <w:numPr>
          <w:ilvl w:val="0"/>
          <w:numId w:val="47"/>
        </w:numPr>
        <w:spacing w:after="120"/>
        <w:ind w:left="714" w:hanging="357"/>
        <w:rPr>
          <w:b/>
          <w:bCs/>
        </w:rPr>
      </w:pPr>
      <w:r>
        <w:rPr>
          <w:b/>
          <w:bCs/>
        </w:rPr>
        <w:t xml:space="preserve">On-premise, data centre, and Cloud (IaaS, SaaS) Services: </w:t>
      </w:r>
      <w:r>
        <w:t>Identity based access from a central identity provider should be in place to all applications, systems, etc.</w:t>
      </w:r>
      <w:r>
        <w:rPr>
          <w:b/>
          <w:bCs/>
        </w:rPr>
        <w:t xml:space="preserve"> </w:t>
      </w:r>
      <w:r>
        <w:t>Robust IAM policies and procedures will be required for applications and systems that do not have the capability to integrate with a directory.</w:t>
      </w:r>
    </w:p>
    <w:p w14:paraId="7943C372" w14:textId="77777777" w:rsidR="0002457F" w:rsidRDefault="0002457F" w:rsidP="007C3296">
      <w:pPr>
        <w:pStyle w:val="BodyText"/>
        <w:spacing w:after="120"/>
      </w:pPr>
    </w:p>
    <w:p w14:paraId="167BC7D1" w14:textId="118226AB" w:rsidR="00786BC6" w:rsidRDefault="00786BC6" w:rsidP="004968A4">
      <w:pPr>
        <w:pStyle w:val="Heading2Numbered"/>
      </w:pPr>
      <w:bookmarkStart w:id="125" w:name="_Toc97215562"/>
      <w:r w:rsidRPr="004276BE">
        <w:t>Third Parties (App Support, Payment, etc)</w:t>
      </w:r>
      <w:bookmarkEnd w:id="125"/>
    </w:p>
    <w:p w14:paraId="4CB7F672" w14:textId="77777777" w:rsidR="004968A4" w:rsidRPr="004968A4" w:rsidRDefault="004968A4" w:rsidP="00121A30">
      <w:pPr>
        <w:pStyle w:val="BodyTextIndent"/>
        <w:ind w:left="0"/>
      </w:pPr>
    </w:p>
    <w:p w14:paraId="25AD5D5E" w14:textId="3931F0F6" w:rsidR="00786BC6" w:rsidRDefault="00786BC6" w:rsidP="007C3296">
      <w:pPr>
        <w:pStyle w:val="BodyText"/>
        <w:numPr>
          <w:ilvl w:val="0"/>
          <w:numId w:val="53"/>
        </w:numPr>
        <w:spacing w:after="120"/>
        <w:ind w:left="714" w:hanging="357"/>
      </w:pPr>
      <w:r>
        <w:t xml:space="preserve">Service types </w:t>
      </w:r>
      <w:r w:rsidR="00DE68BA">
        <w:t>: A</w:t>
      </w:r>
      <w:r>
        <w:t>pplications: Cloud and on-premise.</w:t>
      </w:r>
    </w:p>
    <w:p w14:paraId="06E39AB8" w14:textId="7F684C77" w:rsidR="00786BC6" w:rsidRDefault="00786BC6" w:rsidP="007C3296">
      <w:pPr>
        <w:pStyle w:val="BodyText"/>
        <w:numPr>
          <w:ilvl w:val="0"/>
          <w:numId w:val="53"/>
        </w:numPr>
        <w:spacing w:after="120"/>
        <w:ind w:left="714" w:hanging="357"/>
      </w:pPr>
      <w:r>
        <w:t>User type</w:t>
      </w:r>
      <w:r w:rsidR="00DE68BA">
        <w:t>: T</w:t>
      </w:r>
      <w:r>
        <w:t>hird party: Support functions mainly on-premise.</w:t>
      </w:r>
    </w:p>
    <w:p w14:paraId="64B347D4" w14:textId="3F46B02D" w:rsidR="00786BC6" w:rsidRDefault="00786BC6" w:rsidP="007C3296">
      <w:pPr>
        <w:pStyle w:val="BodyText"/>
        <w:numPr>
          <w:ilvl w:val="0"/>
          <w:numId w:val="53"/>
        </w:numPr>
        <w:spacing w:after="120"/>
        <w:ind w:left="714" w:hanging="357"/>
      </w:pPr>
      <w:r>
        <w:t>Device types</w:t>
      </w:r>
      <w:r w:rsidR="00DE68BA">
        <w:t>:</w:t>
      </w:r>
      <w:r>
        <w:t xml:space="preserve"> Any</w:t>
      </w:r>
      <w:r w:rsidR="00DE68BA">
        <w:t>,</w:t>
      </w:r>
      <w:r>
        <w:t xml:space="preserve"> </w:t>
      </w:r>
      <w:r w:rsidR="00DE68BA">
        <w:t>n</w:t>
      </w:r>
      <w:r>
        <w:t>o control</w:t>
      </w:r>
      <w:r w:rsidR="00DE68BA">
        <w:t xml:space="preserve"> present.</w:t>
      </w:r>
    </w:p>
    <w:p w14:paraId="4CD778B1" w14:textId="37C78159" w:rsidR="00786BC6" w:rsidRDefault="00786BC6" w:rsidP="007C3296">
      <w:pPr>
        <w:pStyle w:val="BodyText"/>
        <w:numPr>
          <w:ilvl w:val="0"/>
          <w:numId w:val="53"/>
        </w:numPr>
        <w:spacing w:after="120"/>
        <w:ind w:left="714" w:hanging="357"/>
      </w:pPr>
      <w:r>
        <w:t>Connectivity</w:t>
      </w:r>
      <w:r w:rsidR="00DE68BA">
        <w:t>:</w:t>
      </w:r>
      <w:r>
        <w:t xml:space="preserve"> VPN.</w:t>
      </w:r>
    </w:p>
    <w:p w14:paraId="013DEEA1" w14:textId="45AC4A81" w:rsidR="00786BC6" w:rsidRDefault="00786BC6" w:rsidP="007C3296">
      <w:pPr>
        <w:pStyle w:val="BodyText"/>
        <w:numPr>
          <w:ilvl w:val="0"/>
          <w:numId w:val="53"/>
        </w:numPr>
        <w:spacing w:after="120"/>
        <w:ind w:left="714" w:hanging="357"/>
      </w:pPr>
      <w:r>
        <w:t>Cloud/On premise</w:t>
      </w:r>
      <w:r w:rsidR="00DE68BA">
        <w:t>: B</w:t>
      </w:r>
      <w:r>
        <w:t>oth</w:t>
      </w:r>
    </w:p>
    <w:p w14:paraId="2A358BA2" w14:textId="29C95406" w:rsidR="00342DF5" w:rsidRDefault="00786BC6" w:rsidP="00342DF5">
      <w:pPr>
        <w:pStyle w:val="BodyText"/>
        <w:numPr>
          <w:ilvl w:val="0"/>
          <w:numId w:val="53"/>
        </w:numPr>
        <w:spacing w:after="120"/>
        <w:ind w:left="714" w:hanging="357"/>
      </w:pPr>
      <w:r>
        <w:t>Locations: Anywhere</w:t>
      </w:r>
    </w:p>
    <w:p w14:paraId="2BA931E3" w14:textId="306A6290" w:rsidR="00062085" w:rsidRDefault="00062085" w:rsidP="00062085">
      <w:pPr>
        <w:pStyle w:val="BodyText"/>
        <w:spacing w:after="120"/>
      </w:pPr>
    </w:p>
    <w:p w14:paraId="413F178F" w14:textId="77777777" w:rsidR="00FA7CFB" w:rsidRDefault="00FA7CFB" w:rsidP="00FA7CFB">
      <w:pPr>
        <w:pStyle w:val="BodyText"/>
        <w:spacing w:after="120"/>
      </w:pPr>
    </w:p>
    <w:p w14:paraId="7C53F651" w14:textId="77777777" w:rsidR="00FA7CFB" w:rsidRDefault="00FA7CFB" w:rsidP="00062085">
      <w:pPr>
        <w:pStyle w:val="BodyText"/>
        <w:spacing w:after="120"/>
      </w:pPr>
    </w:p>
    <w:p w14:paraId="6860A516" w14:textId="6F51FD18" w:rsidR="00342DF5" w:rsidRDefault="00BA1463" w:rsidP="00342DF5">
      <w:pPr>
        <w:pStyle w:val="BodyText"/>
        <w:spacing w:after="120"/>
      </w:pPr>
      <w:r>
        <w:rPr>
          <w:noProof/>
        </w:rPr>
        <w:lastRenderedPageBreak/>
        <w:drawing>
          <wp:inline distT="0" distB="0" distL="0" distR="0" wp14:anchorId="16B0A44C" wp14:editId="5CCB0DB1">
            <wp:extent cx="6214029" cy="4048497"/>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4783" cy="4048988"/>
                    </a:xfrm>
                    <a:prstGeom prst="rect">
                      <a:avLst/>
                    </a:prstGeom>
                    <a:noFill/>
                    <a:ln>
                      <a:noFill/>
                    </a:ln>
                  </pic:spPr>
                </pic:pic>
              </a:graphicData>
            </a:graphic>
          </wp:inline>
        </w:drawing>
      </w:r>
    </w:p>
    <w:p w14:paraId="5EA2EF9A" w14:textId="77777777" w:rsidR="00E31D6B" w:rsidRPr="00C86871" w:rsidRDefault="00E31D6B" w:rsidP="00E31D6B">
      <w:pPr>
        <w:pStyle w:val="Heading5"/>
        <w:rPr>
          <w:rFonts w:asciiTheme="majorHAnsi" w:hAnsiTheme="majorHAnsi"/>
        </w:rPr>
      </w:pPr>
      <w:r w:rsidRPr="00C86871">
        <w:rPr>
          <w:rFonts w:asciiTheme="majorHAnsi" w:hAnsiTheme="majorHAnsi"/>
        </w:rPr>
        <w:t>Components</w:t>
      </w:r>
    </w:p>
    <w:p w14:paraId="780DEC2E" w14:textId="77777777" w:rsidR="00BA1463" w:rsidRDefault="00062085" w:rsidP="00062085">
      <w:pPr>
        <w:pStyle w:val="BodyText"/>
        <w:numPr>
          <w:ilvl w:val="0"/>
          <w:numId w:val="47"/>
        </w:numPr>
        <w:spacing w:after="120"/>
        <w:ind w:left="714" w:hanging="357"/>
      </w:pPr>
      <w:r w:rsidRPr="00C52950">
        <w:rPr>
          <w:b/>
          <w:bCs/>
        </w:rPr>
        <w:t>Firewalls</w:t>
      </w:r>
      <w:r>
        <w:t xml:space="preserve">: </w:t>
      </w:r>
    </w:p>
    <w:p w14:paraId="0F1DB073" w14:textId="77777777" w:rsidR="00BA1463" w:rsidRDefault="00062085" w:rsidP="00BA1463">
      <w:pPr>
        <w:pStyle w:val="BodyText"/>
        <w:numPr>
          <w:ilvl w:val="1"/>
          <w:numId w:val="47"/>
        </w:numPr>
        <w:spacing w:after="120"/>
      </w:pPr>
      <w:r>
        <w:t>Segmentation of network traffic for a third party accessing the corporate environment should be controlled as much as possible.</w:t>
      </w:r>
    </w:p>
    <w:p w14:paraId="62E4F95D" w14:textId="53718038" w:rsidR="00062085" w:rsidRDefault="00062085" w:rsidP="00BA1463">
      <w:pPr>
        <w:pStyle w:val="BodyText"/>
        <w:numPr>
          <w:ilvl w:val="1"/>
          <w:numId w:val="47"/>
        </w:numPr>
        <w:spacing w:after="120"/>
      </w:pPr>
      <w:r>
        <w:t xml:space="preserve"> A jump box or reverse proxy should be considered when for third </w:t>
      </w:r>
      <w:r w:rsidR="00BA1463">
        <w:t>parties</w:t>
      </w:r>
      <w:r>
        <w:t xml:space="preserve"> that need to access protocols such as SSH, RDP and Web.</w:t>
      </w:r>
      <w:r w:rsidR="004E1099">
        <w:t xml:space="preserve"> Remote desktop could be another option for remote access.</w:t>
      </w:r>
    </w:p>
    <w:p w14:paraId="65EB86E4" w14:textId="54EBD877" w:rsidR="00BA1463" w:rsidRDefault="00BA1463" w:rsidP="00BA1463">
      <w:pPr>
        <w:pStyle w:val="BodyText"/>
        <w:numPr>
          <w:ilvl w:val="1"/>
          <w:numId w:val="47"/>
        </w:numPr>
        <w:spacing w:after="120"/>
      </w:pPr>
      <w:r>
        <w:t xml:space="preserve">Internet access should be restricted where possible, a web proxy should be considered to for internet </w:t>
      </w:r>
      <w:r w:rsidR="00FA7CFB">
        <w:t>restrictions.</w:t>
      </w:r>
    </w:p>
    <w:p w14:paraId="3CEC5C8D" w14:textId="77777777" w:rsidR="007710A2" w:rsidRDefault="007710A2" w:rsidP="007710A2">
      <w:pPr>
        <w:pStyle w:val="BodyText"/>
        <w:numPr>
          <w:ilvl w:val="1"/>
          <w:numId w:val="47"/>
        </w:numPr>
        <w:spacing w:after="120"/>
      </w:pPr>
      <w:r>
        <w:t>Intrusion Prevention (IPS) should be in place to monitor traffic from any remote business.</w:t>
      </w:r>
    </w:p>
    <w:p w14:paraId="76DC3C6C" w14:textId="3957441C" w:rsidR="007710A2" w:rsidRDefault="007710A2" w:rsidP="007710A2">
      <w:pPr>
        <w:pStyle w:val="BodyText"/>
        <w:numPr>
          <w:ilvl w:val="1"/>
          <w:numId w:val="47"/>
        </w:numPr>
        <w:spacing w:after="120"/>
      </w:pPr>
      <w:r>
        <w:t>Anti-malware detection should be enabled on the firewall.</w:t>
      </w:r>
    </w:p>
    <w:p w14:paraId="76281DCF" w14:textId="510CBF8C" w:rsidR="00BA1463" w:rsidRDefault="00062085" w:rsidP="00062085">
      <w:pPr>
        <w:pStyle w:val="BodyText"/>
        <w:numPr>
          <w:ilvl w:val="0"/>
          <w:numId w:val="47"/>
        </w:numPr>
        <w:spacing w:after="120"/>
        <w:ind w:left="714" w:hanging="357"/>
      </w:pPr>
      <w:r>
        <w:rPr>
          <w:b/>
          <w:bCs/>
        </w:rPr>
        <w:t>Network Access Control</w:t>
      </w:r>
      <w:r w:rsidRPr="00062085">
        <w:rPr>
          <w:b/>
          <w:bCs/>
        </w:rPr>
        <w:t>:</w:t>
      </w:r>
      <w:r>
        <w:t xml:space="preserve"> </w:t>
      </w:r>
      <w:r w:rsidR="00BA1463">
        <w:t>. Note: The network access control would not include technologies such as 802.1x and dynamic VLAN’s.</w:t>
      </w:r>
    </w:p>
    <w:p w14:paraId="4F02854D" w14:textId="77777777" w:rsidR="00BA1463" w:rsidRDefault="00062085" w:rsidP="00BA1463">
      <w:pPr>
        <w:pStyle w:val="BodyText"/>
        <w:numPr>
          <w:ilvl w:val="1"/>
          <w:numId w:val="47"/>
        </w:numPr>
        <w:spacing w:after="120"/>
      </w:pPr>
      <w:r>
        <w:t xml:space="preserve">For third parties that are supporting IT infrastructure, out of band management should be considered with VLAN or physical network separation. </w:t>
      </w:r>
    </w:p>
    <w:p w14:paraId="5A7F7D36" w14:textId="79BE02C6" w:rsidR="00BA1463" w:rsidRDefault="00062085" w:rsidP="00BA1463">
      <w:pPr>
        <w:pStyle w:val="BodyText"/>
        <w:numPr>
          <w:ilvl w:val="1"/>
          <w:numId w:val="47"/>
        </w:numPr>
        <w:spacing w:after="120"/>
      </w:pPr>
      <w:r>
        <w:t>Firewall policies should be in place to deny access to other areas of the network</w:t>
      </w:r>
      <w:r w:rsidR="00B26ACA">
        <w:t>.</w:t>
      </w:r>
    </w:p>
    <w:p w14:paraId="0A9C6421" w14:textId="77777777" w:rsidR="00980F86" w:rsidRDefault="005C113F" w:rsidP="005C113F">
      <w:pPr>
        <w:pStyle w:val="BodyText"/>
        <w:numPr>
          <w:ilvl w:val="0"/>
          <w:numId w:val="47"/>
        </w:numPr>
        <w:spacing w:after="120"/>
        <w:ind w:left="714" w:hanging="357"/>
      </w:pPr>
      <w:r w:rsidRPr="00EA36E7">
        <w:rPr>
          <w:b/>
          <w:bCs/>
        </w:rPr>
        <w:t>Virtual Private Network:</w:t>
      </w:r>
      <w:r>
        <w:t xml:space="preserve"> </w:t>
      </w:r>
    </w:p>
    <w:p w14:paraId="2CF584DF" w14:textId="77777777" w:rsidR="00980F86" w:rsidRDefault="005C113F" w:rsidP="00980F86">
      <w:pPr>
        <w:pStyle w:val="BodyText"/>
        <w:numPr>
          <w:ilvl w:val="1"/>
          <w:numId w:val="47"/>
        </w:numPr>
        <w:spacing w:after="120"/>
      </w:pPr>
      <w:r>
        <w:t xml:space="preserve">If a VPN is in use the terminating endpoint should be a secure remote desktop either virtualised or physical that has the same characteristics. </w:t>
      </w:r>
    </w:p>
    <w:p w14:paraId="0B14336B" w14:textId="721F11A9" w:rsidR="005C113F" w:rsidRDefault="005C113F" w:rsidP="00980F86">
      <w:pPr>
        <w:pStyle w:val="BodyText"/>
        <w:numPr>
          <w:ilvl w:val="1"/>
          <w:numId w:val="47"/>
        </w:numPr>
        <w:spacing w:after="120"/>
      </w:pPr>
      <w:r>
        <w:t xml:space="preserve">A zero-trust network access (ZTNA) solution will provide both the VPN, authentication, and </w:t>
      </w:r>
      <w:r w:rsidR="00BA1463">
        <w:t>f</w:t>
      </w:r>
      <w:r>
        <w:t>irewalling.</w:t>
      </w:r>
    </w:p>
    <w:p w14:paraId="6FA6DD20" w14:textId="5FD35B84" w:rsidR="00BA1463" w:rsidRDefault="00463F37" w:rsidP="00BA1463">
      <w:pPr>
        <w:pStyle w:val="BodyText"/>
        <w:numPr>
          <w:ilvl w:val="0"/>
          <w:numId w:val="47"/>
        </w:numPr>
        <w:spacing w:after="120"/>
        <w:ind w:left="714" w:hanging="357"/>
      </w:pPr>
      <w:r w:rsidRPr="0095309C">
        <w:rPr>
          <w:b/>
          <w:bCs/>
        </w:rPr>
        <w:t>Single Sign-On (SSO):</w:t>
      </w:r>
      <w:r>
        <w:t xml:space="preserve"> For web applications and privileged access to </w:t>
      </w:r>
      <w:r w:rsidR="00BA1463">
        <w:t>infrastructure components</w:t>
      </w:r>
      <w:r>
        <w:t xml:space="preserve"> SSO can be used to allow or deny access to application by integrating into the IdP and using RBAC to create group access to applications. </w:t>
      </w:r>
    </w:p>
    <w:p w14:paraId="68527005" w14:textId="77777777" w:rsidR="005E1664" w:rsidRPr="005E1664" w:rsidRDefault="00BA1463" w:rsidP="00BA1463">
      <w:pPr>
        <w:pStyle w:val="BodyText"/>
        <w:numPr>
          <w:ilvl w:val="0"/>
          <w:numId w:val="47"/>
        </w:numPr>
        <w:spacing w:after="120"/>
        <w:ind w:left="714" w:hanging="357"/>
      </w:pPr>
      <w:r>
        <w:rPr>
          <w:b/>
          <w:bCs/>
        </w:rPr>
        <w:t xml:space="preserve">Identity Provider: </w:t>
      </w:r>
    </w:p>
    <w:p w14:paraId="3E3A22DB" w14:textId="77777777" w:rsidR="005E1664" w:rsidRDefault="00BA1463" w:rsidP="005E1664">
      <w:pPr>
        <w:pStyle w:val="BodyText"/>
        <w:numPr>
          <w:ilvl w:val="1"/>
          <w:numId w:val="47"/>
        </w:numPr>
        <w:spacing w:after="120"/>
      </w:pPr>
      <w:r>
        <w:t>Identity based access from a central identity provider should be in place to all applications, systems, etc.</w:t>
      </w:r>
      <w:r>
        <w:rPr>
          <w:b/>
          <w:bCs/>
        </w:rPr>
        <w:t xml:space="preserve"> </w:t>
      </w:r>
      <w:r>
        <w:t xml:space="preserve">Robust IAM policies and procedures will be required for applications and systems that do not have the capability to integrate with a directory. </w:t>
      </w:r>
    </w:p>
    <w:p w14:paraId="73B0F321" w14:textId="616E08D4" w:rsidR="00BA1463" w:rsidRDefault="00BA1463" w:rsidP="005E1664">
      <w:pPr>
        <w:pStyle w:val="BodyText"/>
        <w:numPr>
          <w:ilvl w:val="1"/>
          <w:numId w:val="47"/>
        </w:numPr>
        <w:spacing w:after="120"/>
      </w:pPr>
      <w:r>
        <w:lastRenderedPageBreak/>
        <w:t>AAA for network infrastructure access should be in place</w:t>
      </w:r>
      <w:r w:rsidR="005E1664">
        <w:t>.</w:t>
      </w:r>
    </w:p>
    <w:p w14:paraId="1F3427A9" w14:textId="13B4990B" w:rsidR="00E31D6B" w:rsidRDefault="005E1664" w:rsidP="00FA7CFB">
      <w:pPr>
        <w:pStyle w:val="BodyText"/>
        <w:numPr>
          <w:ilvl w:val="1"/>
          <w:numId w:val="47"/>
        </w:numPr>
        <w:spacing w:after="120"/>
      </w:pPr>
      <w:r>
        <w:t>A privileged access management solution should be considered for third party access control, this could include reverse proxy, session management/recording, and delegated access.</w:t>
      </w:r>
    </w:p>
    <w:p w14:paraId="125FE855" w14:textId="549FF7DB" w:rsidR="00980F86" w:rsidRDefault="00980F86" w:rsidP="00FA7CFB">
      <w:pPr>
        <w:pStyle w:val="BodyText"/>
        <w:numPr>
          <w:ilvl w:val="1"/>
          <w:numId w:val="47"/>
        </w:numPr>
        <w:spacing w:after="120"/>
      </w:pPr>
      <w:r>
        <w:t>Federation to the third party could be considered to improve identity access control.</w:t>
      </w:r>
    </w:p>
    <w:p w14:paraId="326AB19E" w14:textId="77777777" w:rsidR="00E31D6B" w:rsidRDefault="00E31D6B" w:rsidP="00342DF5">
      <w:pPr>
        <w:pStyle w:val="BodyText"/>
        <w:spacing w:after="120"/>
      </w:pPr>
    </w:p>
    <w:p w14:paraId="72E12352" w14:textId="0A12A1C8" w:rsidR="00E31D6B" w:rsidRDefault="00E31D6B" w:rsidP="00E31D6B">
      <w:pPr>
        <w:pStyle w:val="Heading2Numbered"/>
      </w:pPr>
      <w:bookmarkStart w:id="126" w:name="_Toc97215563"/>
      <w:r>
        <w:t>SUBSIDIARIES</w:t>
      </w:r>
      <w:bookmarkEnd w:id="126"/>
    </w:p>
    <w:p w14:paraId="319C6D07" w14:textId="64BEC0BD" w:rsidR="00786BC6" w:rsidRDefault="00786BC6" w:rsidP="005B2F00">
      <w:pPr>
        <w:pStyle w:val="Heading2Numbered"/>
        <w:numPr>
          <w:ilvl w:val="0"/>
          <w:numId w:val="0"/>
        </w:numPr>
      </w:pPr>
    </w:p>
    <w:p w14:paraId="5DB6AA22" w14:textId="77777777" w:rsidR="00E31D6B" w:rsidRDefault="00E31D6B" w:rsidP="00E31D6B">
      <w:pPr>
        <w:pStyle w:val="BodyText"/>
        <w:numPr>
          <w:ilvl w:val="0"/>
          <w:numId w:val="54"/>
        </w:numPr>
        <w:spacing w:after="120"/>
      </w:pPr>
      <w:r>
        <w:t>Service types: Applications: Cloud and on-premise.</w:t>
      </w:r>
    </w:p>
    <w:p w14:paraId="43A9B564" w14:textId="77777777" w:rsidR="00E31D6B" w:rsidRDefault="00E31D6B" w:rsidP="00E31D6B">
      <w:pPr>
        <w:pStyle w:val="BodyText"/>
        <w:numPr>
          <w:ilvl w:val="0"/>
          <w:numId w:val="54"/>
        </w:numPr>
        <w:spacing w:after="120"/>
      </w:pPr>
      <w:r>
        <w:t>User type: No control of group IT. Access to services centrally.</w:t>
      </w:r>
    </w:p>
    <w:p w14:paraId="60A08B67" w14:textId="77777777" w:rsidR="00E31D6B" w:rsidRDefault="00E31D6B" w:rsidP="00E31D6B">
      <w:pPr>
        <w:pStyle w:val="BodyText"/>
        <w:numPr>
          <w:ilvl w:val="0"/>
          <w:numId w:val="54"/>
        </w:numPr>
        <w:spacing w:after="120"/>
      </w:pPr>
      <w:r>
        <w:t>Device types: Any.</w:t>
      </w:r>
    </w:p>
    <w:p w14:paraId="0A10D29A" w14:textId="77777777" w:rsidR="00E31D6B" w:rsidRDefault="00E31D6B" w:rsidP="00E31D6B">
      <w:pPr>
        <w:pStyle w:val="BodyText"/>
        <w:numPr>
          <w:ilvl w:val="0"/>
          <w:numId w:val="54"/>
        </w:numPr>
        <w:spacing w:after="120"/>
      </w:pPr>
      <w:r>
        <w:t xml:space="preserve">Connectivity: VPN/MPLS or direct link. Firewalled preventions present. </w:t>
      </w:r>
    </w:p>
    <w:p w14:paraId="426C0BCD" w14:textId="77777777" w:rsidR="00E31D6B" w:rsidRDefault="00E31D6B" w:rsidP="00E31D6B">
      <w:pPr>
        <w:pStyle w:val="BodyText"/>
        <w:numPr>
          <w:ilvl w:val="0"/>
          <w:numId w:val="54"/>
        </w:numPr>
        <w:spacing w:after="120"/>
      </w:pPr>
      <w:r>
        <w:t>Cloud/On premise: Both.</w:t>
      </w:r>
    </w:p>
    <w:p w14:paraId="460D979B" w14:textId="45D4AB61" w:rsidR="00E31D6B" w:rsidRDefault="00E31D6B" w:rsidP="00E31D6B">
      <w:pPr>
        <w:pStyle w:val="BodyText"/>
        <w:numPr>
          <w:ilvl w:val="0"/>
          <w:numId w:val="54"/>
        </w:numPr>
        <w:spacing w:after="120"/>
      </w:pPr>
      <w:r>
        <w:t>Locations: Anywhere.</w:t>
      </w:r>
    </w:p>
    <w:p w14:paraId="0ABF9364" w14:textId="4D2CF819" w:rsidR="00737CAB" w:rsidRDefault="00737CAB" w:rsidP="00737CAB">
      <w:pPr>
        <w:pStyle w:val="BodyText"/>
        <w:spacing w:after="120"/>
      </w:pPr>
    </w:p>
    <w:p w14:paraId="5136BAA9" w14:textId="081D8B59" w:rsidR="00737CAB" w:rsidRDefault="00737CAB" w:rsidP="00737CAB">
      <w:pPr>
        <w:pStyle w:val="BodyText"/>
        <w:spacing w:after="120"/>
      </w:pPr>
      <w:r>
        <w:t>A recommendation for subsidiaries would be to use central core security services if some group IT is possible to aid in the security posture in the organisation. Examples of services would be vulnerability management, logging</w:t>
      </w:r>
      <w:r w:rsidR="00005502">
        <w:t>, and identity federation.</w:t>
      </w:r>
    </w:p>
    <w:p w14:paraId="7E100DFE" w14:textId="50E27A2D" w:rsidR="001A0486" w:rsidRDefault="001A0486" w:rsidP="001A0486">
      <w:pPr>
        <w:pStyle w:val="BodyTextIndent"/>
        <w:ind w:left="0"/>
      </w:pPr>
    </w:p>
    <w:p w14:paraId="1AF82526" w14:textId="77777777" w:rsidR="00021FA8" w:rsidRDefault="00021FA8" w:rsidP="00021FA8">
      <w:pPr>
        <w:pStyle w:val="Heading4Numbered"/>
      </w:pPr>
      <w:bookmarkStart w:id="127" w:name="_Toc97215564"/>
      <w:r>
        <w:t>Accessing Software as a Service (SaaS)</w:t>
      </w:r>
      <w:bookmarkEnd w:id="127"/>
    </w:p>
    <w:p w14:paraId="1B75E5C5" w14:textId="16EC3952" w:rsidR="00021FA8" w:rsidRDefault="00021FA8" w:rsidP="001A0486">
      <w:pPr>
        <w:pStyle w:val="BodyTextIndent"/>
        <w:ind w:left="0"/>
      </w:pPr>
    </w:p>
    <w:p w14:paraId="7F5FCE82" w14:textId="164C17CC" w:rsidR="00021FA8" w:rsidRDefault="00021FA8" w:rsidP="001A0486">
      <w:pPr>
        <w:pStyle w:val="BodyTextIndent"/>
        <w:ind w:left="0"/>
      </w:pPr>
      <w:r>
        <w:t>Accessing Software as a Service (SaaS) applications for subsidiaries can be integrated into existing technologies such as SSO, MFA and direct access to SaaS applications using federation. This can improve authentication and authorisation to applications. If federation is not an option a local directory group/OU could be created</w:t>
      </w:r>
      <w:r w:rsidR="00770A5A">
        <w:t xml:space="preserve"> on the IdP.</w:t>
      </w:r>
    </w:p>
    <w:p w14:paraId="154886FC" w14:textId="6C2B9F29" w:rsidR="00021FA8" w:rsidRDefault="00021FA8" w:rsidP="001A0486">
      <w:pPr>
        <w:pStyle w:val="BodyTextIndent"/>
        <w:ind w:left="0"/>
      </w:pPr>
    </w:p>
    <w:p w14:paraId="6085D849" w14:textId="4FDC7B73" w:rsidR="00021FA8" w:rsidRDefault="00021FA8" w:rsidP="001A0486">
      <w:pPr>
        <w:pStyle w:val="BodyTextIndent"/>
        <w:ind w:left="0"/>
      </w:pPr>
      <w:r>
        <w:rPr>
          <w:noProof/>
        </w:rPr>
        <w:drawing>
          <wp:inline distT="0" distB="0" distL="0" distR="0" wp14:anchorId="3BA1C8D8" wp14:editId="7EE33F2C">
            <wp:extent cx="6479540" cy="316992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9540" cy="3169920"/>
                    </a:xfrm>
                    <a:prstGeom prst="rect">
                      <a:avLst/>
                    </a:prstGeom>
                    <a:noFill/>
                    <a:ln>
                      <a:noFill/>
                    </a:ln>
                  </pic:spPr>
                </pic:pic>
              </a:graphicData>
            </a:graphic>
          </wp:inline>
        </w:drawing>
      </w:r>
    </w:p>
    <w:p w14:paraId="3D1B1F11" w14:textId="77777777" w:rsidR="00121A30" w:rsidRDefault="00121A30" w:rsidP="00737CAB">
      <w:pPr>
        <w:pStyle w:val="Heading5"/>
        <w:rPr>
          <w:rFonts w:asciiTheme="majorHAnsi" w:hAnsiTheme="majorHAnsi"/>
        </w:rPr>
      </w:pPr>
    </w:p>
    <w:p w14:paraId="70AD2E7A" w14:textId="1BA56049" w:rsidR="005C6E03" w:rsidRPr="005C6E03" w:rsidRDefault="00737CAB" w:rsidP="005C6E03">
      <w:pPr>
        <w:pStyle w:val="Heading5"/>
        <w:rPr>
          <w:rFonts w:asciiTheme="majorHAnsi" w:hAnsiTheme="majorHAnsi"/>
        </w:rPr>
      </w:pPr>
      <w:r w:rsidRPr="00C86871">
        <w:rPr>
          <w:rFonts w:asciiTheme="majorHAnsi" w:hAnsiTheme="majorHAnsi"/>
        </w:rPr>
        <w:t>Components</w:t>
      </w:r>
    </w:p>
    <w:p w14:paraId="51CF79C3" w14:textId="77777777" w:rsidR="00737CAB" w:rsidRDefault="00737CAB" w:rsidP="00737CAB">
      <w:pPr>
        <w:pStyle w:val="BodyText"/>
        <w:numPr>
          <w:ilvl w:val="0"/>
          <w:numId w:val="47"/>
        </w:numPr>
        <w:spacing w:after="120"/>
      </w:pPr>
      <w:r>
        <w:rPr>
          <w:b/>
          <w:bCs/>
        </w:rPr>
        <w:t xml:space="preserve">Web Security: </w:t>
      </w:r>
      <w:r>
        <w:t>The Cloud Access Security Broker (CASB) will control access to the applications based on user or RBAC and provide malware detection/sandboxing. Also, monitoring of sanctioned and unsanctioned applications and risk-based application access. Note: Only a reverse proxy can be put into place.</w:t>
      </w:r>
    </w:p>
    <w:p w14:paraId="1F7F1219" w14:textId="77777777" w:rsidR="00737CAB" w:rsidRDefault="00737CAB" w:rsidP="00737CAB">
      <w:pPr>
        <w:pStyle w:val="BodyText"/>
        <w:numPr>
          <w:ilvl w:val="0"/>
          <w:numId w:val="47"/>
        </w:numPr>
        <w:spacing w:after="120"/>
        <w:ind w:left="714" w:hanging="357"/>
      </w:pPr>
      <w:r w:rsidRPr="00FB5FE3">
        <w:rPr>
          <w:b/>
          <w:bCs/>
        </w:rPr>
        <w:t>Data Loss Prevention</w:t>
      </w:r>
      <w:r>
        <w:t xml:space="preserve">: DLP is integrated into the CASB out of band (API). </w:t>
      </w:r>
    </w:p>
    <w:p w14:paraId="5A4A894B" w14:textId="048C5671" w:rsidR="00737CAB" w:rsidRDefault="00737CAB" w:rsidP="00737CAB">
      <w:pPr>
        <w:pStyle w:val="BodyText"/>
        <w:numPr>
          <w:ilvl w:val="0"/>
          <w:numId w:val="47"/>
        </w:numPr>
        <w:spacing w:after="120"/>
        <w:ind w:left="714" w:hanging="357"/>
      </w:pPr>
      <w:r w:rsidRPr="0095309C">
        <w:rPr>
          <w:b/>
          <w:bCs/>
        </w:rPr>
        <w:t>Single Sign-On (SSO):</w:t>
      </w:r>
      <w:r>
        <w:t xml:space="preserve"> SSO can be used to allow or deny access to application by integrating into the IdP and using R</w:t>
      </w:r>
      <w:r w:rsidR="00180164">
        <w:t>BA</w:t>
      </w:r>
      <w:r>
        <w:t>C to create group access to applications. Only applications that are assigned to a group</w:t>
      </w:r>
      <w:r w:rsidR="002B05E7">
        <w:t>/user</w:t>
      </w:r>
      <w:r>
        <w:t xml:space="preserve"> can be accessed</w:t>
      </w:r>
      <w:r w:rsidR="00F95EAB">
        <w:t>.</w:t>
      </w:r>
    </w:p>
    <w:p w14:paraId="7881DE2E" w14:textId="4A8D7496" w:rsidR="00737CAB" w:rsidRDefault="00737CAB" w:rsidP="00737CAB">
      <w:pPr>
        <w:pStyle w:val="BodyText"/>
        <w:numPr>
          <w:ilvl w:val="0"/>
          <w:numId w:val="47"/>
        </w:numPr>
        <w:spacing w:after="120"/>
        <w:ind w:left="714" w:hanging="357"/>
      </w:pPr>
      <w:r w:rsidRPr="006C768C">
        <w:rPr>
          <w:b/>
          <w:bCs/>
        </w:rPr>
        <w:t>Multi-factor, Risk, Conditional Authentication:</w:t>
      </w:r>
      <w:r>
        <w:t xml:space="preserve"> Some form of multi-factor authentication should be in place either through SSO or directly with the application. For risk based and conditional access an SSO solution will be needed, in some instances </w:t>
      </w:r>
    </w:p>
    <w:p w14:paraId="06935ACC" w14:textId="77777777" w:rsidR="00021FA8" w:rsidRPr="005E1664" w:rsidRDefault="00021FA8" w:rsidP="00021FA8">
      <w:pPr>
        <w:pStyle w:val="BodyText"/>
        <w:numPr>
          <w:ilvl w:val="0"/>
          <w:numId w:val="47"/>
        </w:numPr>
        <w:spacing w:after="120"/>
        <w:ind w:left="714" w:hanging="357"/>
      </w:pPr>
      <w:r>
        <w:rPr>
          <w:b/>
          <w:bCs/>
        </w:rPr>
        <w:t xml:space="preserve">Identity Provider: </w:t>
      </w:r>
    </w:p>
    <w:p w14:paraId="7BEAD307" w14:textId="23057636" w:rsidR="00021FA8" w:rsidRDefault="00021FA8" w:rsidP="00021FA8">
      <w:pPr>
        <w:pStyle w:val="BodyText"/>
        <w:numPr>
          <w:ilvl w:val="1"/>
          <w:numId w:val="47"/>
        </w:numPr>
        <w:spacing w:after="120"/>
      </w:pPr>
      <w:r>
        <w:t xml:space="preserve">Federation to the subsidiary could be considered to improve identity access control. </w:t>
      </w:r>
    </w:p>
    <w:p w14:paraId="2394CD5C" w14:textId="442BEE3C" w:rsidR="0020247C" w:rsidRDefault="0020247C" w:rsidP="00021FA8">
      <w:pPr>
        <w:pStyle w:val="BodyText"/>
        <w:numPr>
          <w:ilvl w:val="1"/>
          <w:numId w:val="47"/>
        </w:numPr>
        <w:spacing w:after="120"/>
      </w:pPr>
      <w:r>
        <w:t>An OU or group can be created in the IdP directory for SSO or SAML, OAuth integration directly into the SaaS application.</w:t>
      </w:r>
    </w:p>
    <w:p w14:paraId="645F5128" w14:textId="23D8D223" w:rsidR="002B05E7" w:rsidRDefault="002B05E7" w:rsidP="002B05E7">
      <w:pPr>
        <w:pStyle w:val="BodyText"/>
        <w:spacing w:after="120"/>
      </w:pPr>
    </w:p>
    <w:p w14:paraId="01E5CF4C" w14:textId="77777777" w:rsidR="002B05E7" w:rsidRDefault="002B05E7" w:rsidP="002B05E7">
      <w:pPr>
        <w:pStyle w:val="Heading4Numbered"/>
      </w:pPr>
      <w:bookmarkStart w:id="128" w:name="_Toc97215565"/>
      <w:r>
        <w:t>Accessing On-premise, Data Centre or Cloud Services</w:t>
      </w:r>
      <w:bookmarkEnd w:id="128"/>
    </w:p>
    <w:p w14:paraId="50024F26" w14:textId="2B29A602" w:rsidR="002B05E7" w:rsidRDefault="002B05E7" w:rsidP="002B05E7">
      <w:pPr>
        <w:pStyle w:val="BodyText"/>
        <w:spacing w:after="120"/>
      </w:pPr>
    </w:p>
    <w:p w14:paraId="77D254CB" w14:textId="0E60E4C9" w:rsidR="002B05E7" w:rsidRDefault="007710A2" w:rsidP="002B05E7">
      <w:pPr>
        <w:pStyle w:val="BodyText"/>
        <w:spacing w:after="120"/>
      </w:pPr>
      <w:r>
        <w:rPr>
          <w:noProof/>
        </w:rPr>
        <w:drawing>
          <wp:inline distT="0" distB="0" distL="0" distR="0" wp14:anchorId="1159723D" wp14:editId="7ECB9D68">
            <wp:extent cx="6479540" cy="421068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4210685"/>
                    </a:xfrm>
                    <a:prstGeom prst="rect">
                      <a:avLst/>
                    </a:prstGeom>
                    <a:noFill/>
                    <a:ln>
                      <a:noFill/>
                    </a:ln>
                  </pic:spPr>
                </pic:pic>
              </a:graphicData>
            </a:graphic>
          </wp:inline>
        </w:drawing>
      </w:r>
    </w:p>
    <w:p w14:paraId="58116092" w14:textId="0E15CC91" w:rsidR="00737CAB" w:rsidRDefault="00737CAB" w:rsidP="001A0486">
      <w:pPr>
        <w:pStyle w:val="BodyTextIndent"/>
        <w:ind w:left="0"/>
      </w:pPr>
    </w:p>
    <w:p w14:paraId="00CA0C3A" w14:textId="04200BBA" w:rsidR="002B05E7" w:rsidRDefault="002B05E7" w:rsidP="002B05E7">
      <w:pPr>
        <w:pStyle w:val="Heading5"/>
        <w:rPr>
          <w:rFonts w:asciiTheme="majorHAnsi" w:hAnsiTheme="majorHAnsi"/>
        </w:rPr>
      </w:pPr>
      <w:r w:rsidRPr="00C86871">
        <w:rPr>
          <w:rFonts w:asciiTheme="majorHAnsi" w:hAnsiTheme="majorHAnsi"/>
        </w:rPr>
        <w:t>Components</w:t>
      </w:r>
    </w:p>
    <w:p w14:paraId="60D4133D" w14:textId="77777777" w:rsidR="002B05E7" w:rsidRDefault="002B05E7" w:rsidP="002B05E7">
      <w:pPr>
        <w:pStyle w:val="BodyText"/>
        <w:numPr>
          <w:ilvl w:val="0"/>
          <w:numId w:val="47"/>
        </w:numPr>
        <w:spacing w:after="120"/>
        <w:ind w:left="714" w:hanging="357"/>
      </w:pPr>
      <w:r w:rsidRPr="00C52950">
        <w:rPr>
          <w:b/>
          <w:bCs/>
        </w:rPr>
        <w:t>Firewalls</w:t>
      </w:r>
      <w:r>
        <w:t xml:space="preserve">: </w:t>
      </w:r>
    </w:p>
    <w:p w14:paraId="7F52D41C" w14:textId="28173FB8" w:rsidR="002B05E7" w:rsidRDefault="002B05E7" w:rsidP="002B05E7">
      <w:pPr>
        <w:pStyle w:val="BodyText"/>
        <w:numPr>
          <w:ilvl w:val="1"/>
          <w:numId w:val="47"/>
        </w:numPr>
        <w:spacing w:after="120"/>
      </w:pPr>
      <w:r>
        <w:t>Segmentation of network traffic for the</w:t>
      </w:r>
      <w:r w:rsidRPr="002B05E7">
        <w:t xml:space="preserve"> </w:t>
      </w:r>
      <w:r>
        <w:t>subsidiary accessing the corporate environment should be controlled as much as possible.</w:t>
      </w:r>
    </w:p>
    <w:p w14:paraId="27A04284" w14:textId="293388CE" w:rsidR="002B05E7" w:rsidRDefault="002B05E7" w:rsidP="002B05E7">
      <w:pPr>
        <w:pStyle w:val="BodyText"/>
        <w:numPr>
          <w:ilvl w:val="1"/>
          <w:numId w:val="47"/>
        </w:numPr>
        <w:spacing w:after="120"/>
      </w:pPr>
      <w:r>
        <w:lastRenderedPageBreak/>
        <w:t>Internet access should be restricted where possible, a web proxy should be considered to for internet restrictions.</w:t>
      </w:r>
    </w:p>
    <w:p w14:paraId="39141A9B" w14:textId="3C568399" w:rsidR="002B05E7" w:rsidRDefault="002B05E7" w:rsidP="002B05E7">
      <w:pPr>
        <w:pStyle w:val="BodyText"/>
        <w:numPr>
          <w:ilvl w:val="1"/>
          <w:numId w:val="47"/>
        </w:numPr>
        <w:spacing w:after="120"/>
      </w:pPr>
      <w:r>
        <w:t>Identity based firewall policies could be used to enable specific access to networks, protocols and applications.</w:t>
      </w:r>
    </w:p>
    <w:p w14:paraId="5E036C0E" w14:textId="70F33879" w:rsidR="00BD6B23" w:rsidRDefault="00BD6B23" w:rsidP="002B05E7">
      <w:pPr>
        <w:pStyle w:val="BodyText"/>
        <w:numPr>
          <w:ilvl w:val="1"/>
          <w:numId w:val="47"/>
        </w:numPr>
        <w:spacing w:after="120"/>
      </w:pPr>
      <w:r>
        <w:t xml:space="preserve">Intrusion Prevention (IPS) </w:t>
      </w:r>
      <w:r w:rsidR="00121A30">
        <w:t>should be in place to monitor traffic from any remote business.</w:t>
      </w:r>
    </w:p>
    <w:p w14:paraId="3DCA7537" w14:textId="182BA6EE" w:rsidR="00121A30" w:rsidRDefault="00121A30" w:rsidP="002B05E7">
      <w:pPr>
        <w:pStyle w:val="BodyText"/>
        <w:numPr>
          <w:ilvl w:val="1"/>
          <w:numId w:val="47"/>
        </w:numPr>
        <w:spacing w:after="120"/>
      </w:pPr>
      <w:r>
        <w:t>Anti-malware detection should be enabled on the firewall.</w:t>
      </w:r>
    </w:p>
    <w:p w14:paraId="74F60067" w14:textId="3931A533" w:rsidR="002B05E7" w:rsidRDefault="002B05E7" w:rsidP="007710A2">
      <w:pPr>
        <w:pStyle w:val="BodyText"/>
        <w:numPr>
          <w:ilvl w:val="0"/>
          <w:numId w:val="47"/>
        </w:numPr>
        <w:spacing w:after="120"/>
        <w:ind w:left="714" w:hanging="357"/>
      </w:pPr>
      <w:r>
        <w:rPr>
          <w:b/>
          <w:bCs/>
        </w:rPr>
        <w:t>Network Access Control</w:t>
      </w:r>
      <w:r w:rsidRPr="00062085">
        <w:rPr>
          <w:b/>
          <w:bCs/>
        </w:rPr>
        <w:t>:</w:t>
      </w:r>
      <w:r>
        <w:t xml:space="preserve">  Note: The network access control would not include technologies such as 802.1x and dynamic VLAN’s.</w:t>
      </w:r>
    </w:p>
    <w:p w14:paraId="1C7A7637" w14:textId="77777777" w:rsidR="002B05E7" w:rsidRDefault="002B05E7" w:rsidP="002B05E7">
      <w:pPr>
        <w:pStyle w:val="BodyText"/>
        <w:numPr>
          <w:ilvl w:val="1"/>
          <w:numId w:val="47"/>
        </w:numPr>
        <w:spacing w:after="120"/>
      </w:pPr>
      <w:r>
        <w:t>Firewall policies should be in place to deny access to other areas of the network</w:t>
      </w:r>
    </w:p>
    <w:p w14:paraId="2115ED21" w14:textId="77777777" w:rsidR="002B05E7" w:rsidRDefault="002B05E7" w:rsidP="002B05E7">
      <w:pPr>
        <w:pStyle w:val="BodyText"/>
        <w:numPr>
          <w:ilvl w:val="0"/>
          <w:numId w:val="47"/>
        </w:numPr>
        <w:spacing w:after="120"/>
        <w:ind w:left="714" w:hanging="357"/>
      </w:pPr>
      <w:r w:rsidRPr="00EA36E7">
        <w:rPr>
          <w:b/>
          <w:bCs/>
        </w:rPr>
        <w:t>Virtual Private Network:</w:t>
      </w:r>
      <w:r>
        <w:t xml:space="preserve"> </w:t>
      </w:r>
    </w:p>
    <w:p w14:paraId="6136D9F6" w14:textId="77777777" w:rsidR="002B05E7" w:rsidRDefault="002B05E7" w:rsidP="002B05E7">
      <w:pPr>
        <w:pStyle w:val="BodyText"/>
        <w:numPr>
          <w:ilvl w:val="1"/>
          <w:numId w:val="47"/>
        </w:numPr>
        <w:spacing w:after="120"/>
      </w:pPr>
      <w:r>
        <w:t xml:space="preserve">If a VPN is in use the terminating endpoint should be a secure remote desktop either virtualised or physical that has the same characteristics. </w:t>
      </w:r>
    </w:p>
    <w:p w14:paraId="10549D71" w14:textId="77777777" w:rsidR="002B05E7" w:rsidRDefault="002B05E7" w:rsidP="002B05E7">
      <w:pPr>
        <w:pStyle w:val="BodyText"/>
        <w:numPr>
          <w:ilvl w:val="1"/>
          <w:numId w:val="47"/>
        </w:numPr>
        <w:spacing w:after="120"/>
      </w:pPr>
      <w:r>
        <w:t>A zero-trust network access (ZTNA) solution will provide both the VPN, authentication, and firewalling.</w:t>
      </w:r>
    </w:p>
    <w:p w14:paraId="1928C12F" w14:textId="1CBB58E3" w:rsidR="002B05E7" w:rsidRDefault="002B05E7" w:rsidP="002B05E7">
      <w:pPr>
        <w:pStyle w:val="BodyText"/>
        <w:numPr>
          <w:ilvl w:val="0"/>
          <w:numId w:val="47"/>
        </w:numPr>
        <w:spacing w:after="120"/>
        <w:ind w:left="714" w:hanging="357"/>
      </w:pPr>
      <w:r w:rsidRPr="0095309C">
        <w:rPr>
          <w:b/>
          <w:bCs/>
        </w:rPr>
        <w:t>Single Sign-On (SSO):</w:t>
      </w:r>
      <w:r>
        <w:t xml:space="preserve"> For web applications and privileged access to infrastructure components SSO can be used to allow or deny access to application by integrating into the IdP and using RBAC to create group access to applications. </w:t>
      </w:r>
    </w:p>
    <w:p w14:paraId="5A4DB75B" w14:textId="0037F594" w:rsidR="007710A2" w:rsidRDefault="007710A2" w:rsidP="007710A2">
      <w:pPr>
        <w:pStyle w:val="BodyText"/>
        <w:numPr>
          <w:ilvl w:val="0"/>
          <w:numId w:val="47"/>
        </w:numPr>
        <w:spacing w:after="120"/>
        <w:ind w:left="714" w:hanging="357"/>
      </w:pPr>
      <w:r w:rsidRPr="006C768C">
        <w:rPr>
          <w:b/>
          <w:bCs/>
        </w:rPr>
        <w:t>Multi-factor, Risk, Conditional Authentication:</w:t>
      </w:r>
      <w:r>
        <w:t xml:space="preserve"> Some form of multi-factor authentication should be in place either through SSO or directly with the application. For risk based and conditional access an SSO solution will be needed, in some instances </w:t>
      </w:r>
    </w:p>
    <w:p w14:paraId="4B87E657" w14:textId="77777777" w:rsidR="002B05E7" w:rsidRPr="005E1664" w:rsidRDefault="002B05E7" w:rsidP="002B05E7">
      <w:pPr>
        <w:pStyle w:val="BodyText"/>
        <w:numPr>
          <w:ilvl w:val="0"/>
          <w:numId w:val="47"/>
        </w:numPr>
        <w:spacing w:after="120"/>
        <w:ind w:left="714" w:hanging="357"/>
      </w:pPr>
      <w:r>
        <w:rPr>
          <w:b/>
          <w:bCs/>
        </w:rPr>
        <w:t xml:space="preserve">Identity Provider: </w:t>
      </w:r>
    </w:p>
    <w:p w14:paraId="379C6F46" w14:textId="77777777" w:rsidR="002B05E7" w:rsidRDefault="002B05E7" w:rsidP="002B05E7">
      <w:pPr>
        <w:pStyle w:val="BodyText"/>
        <w:numPr>
          <w:ilvl w:val="1"/>
          <w:numId w:val="47"/>
        </w:numPr>
        <w:spacing w:after="120"/>
      </w:pPr>
      <w:r>
        <w:t>Identity based access from a central identity provider should be in place to all applications, systems, etc.</w:t>
      </w:r>
      <w:r>
        <w:rPr>
          <w:b/>
          <w:bCs/>
        </w:rPr>
        <w:t xml:space="preserve"> </w:t>
      </w:r>
      <w:r>
        <w:t xml:space="preserve">Robust IAM policies and procedures will be required for applications and systems that do not have the capability to integrate with a directory. </w:t>
      </w:r>
    </w:p>
    <w:p w14:paraId="076597D7" w14:textId="77777777" w:rsidR="002B05E7" w:rsidRDefault="002B05E7" w:rsidP="002B05E7">
      <w:pPr>
        <w:pStyle w:val="BodyText"/>
        <w:numPr>
          <w:ilvl w:val="1"/>
          <w:numId w:val="47"/>
        </w:numPr>
        <w:spacing w:after="120"/>
      </w:pPr>
      <w:r>
        <w:t>AAA for network infrastructure access should be in place.</w:t>
      </w:r>
    </w:p>
    <w:p w14:paraId="5F7ECA8D" w14:textId="77777777" w:rsidR="002B05E7" w:rsidRDefault="002B05E7" w:rsidP="002B05E7">
      <w:pPr>
        <w:pStyle w:val="BodyText"/>
        <w:numPr>
          <w:ilvl w:val="1"/>
          <w:numId w:val="47"/>
        </w:numPr>
        <w:spacing w:after="120"/>
      </w:pPr>
      <w:r>
        <w:t>A privileged access management solution should be considered for third party access control, this could include reverse proxy, session management/recording, and delegated access.</w:t>
      </w:r>
    </w:p>
    <w:p w14:paraId="1E2D6CF3" w14:textId="77777777" w:rsidR="002B05E7" w:rsidRDefault="002B05E7" w:rsidP="002B05E7">
      <w:pPr>
        <w:pStyle w:val="BodyText"/>
        <w:numPr>
          <w:ilvl w:val="1"/>
          <w:numId w:val="47"/>
        </w:numPr>
        <w:spacing w:after="120"/>
      </w:pPr>
      <w:r>
        <w:t>Federation to the third party could be considered to improve identity access control.</w:t>
      </w:r>
    </w:p>
    <w:p w14:paraId="4FB96511" w14:textId="77777777" w:rsidR="002B05E7" w:rsidRDefault="002B05E7" w:rsidP="002B05E7">
      <w:pPr>
        <w:pStyle w:val="BodyText"/>
        <w:spacing w:after="120"/>
      </w:pPr>
    </w:p>
    <w:p w14:paraId="5C6E9797" w14:textId="77777777" w:rsidR="002B05E7" w:rsidRPr="002B05E7" w:rsidRDefault="002B05E7" w:rsidP="002B05E7">
      <w:pPr>
        <w:rPr>
          <w:lang w:eastAsia="en-US"/>
        </w:rPr>
      </w:pPr>
    </w:p>
    <w:p w14:paraId="7555808F" w14:textId="77777777" w:rsidR="002B05E7" w:rsidRPr="001A0486" w:rsidRDefault="002B05E7" w:rsidP="001A0486">
      <w:pPr>
        <w:pStyle w:val="BodyTextIndent"/>
        <w:ind w:left="0"/>
      </w:pPr>
    </w:p>
    <w:p w14:paraId="5134023C" w14:textId="77777777" w:rsidR="0088720E" w:rsidRDefault="00000000" w:rsidP="003D2498">
      <w:pPr>
        <w:pStyle w:val="BodyText"/>
        <w:sectPr w:rsidR="0088720E" w:rsidSect="00117478">
          <w:headerReference w:type="default" r:id="rId45"/>
          <w:pgSz w:w="11906" w:h="16838" w:code="9"/>
          <w:pgMar w:top="851" w:right="851" w:bottom="1134" w:left="851" w:header="397" w:footer="488" w:gutter="0"/>
          <w:cols w:space="708"/>
          <w:docGrid w:linePitch="360"/>
        </w:sectPr>
      </w:pPr>
      <w:sdt>
        <w:sdtPr>
          <w:rPr>
            <w:i/>
            <w:iCs/>
          </w:rPr>
          <w:alias w:val="Last Page"/>
          <w:tag w:val="Last Page"/>
          <w:id w:val="1259802225"/>
          <w:lock w:val="sdtContentLocked"/>
          <w:placeholder>
            <w:docPart w:val="0BBB4FA15AEF4972AE1AD4BA23DF8486"/>
          </w:placeholder>
          <w:showingPlcHdr/>
        </w:sdtPr>
        <w:sdtEndPr>
          <w:rPr>
            <w:i w:val="0"/>
            <w:iCs w:val="0"/>
          </w:rPr>
        </w:sdtEndPr>
        <w:sdtContent>
          <w:r w:rsidR="00CC789D">
            <w:t xml:space="preserve"> </w:t>
          </w:r>
        </w:sdtContent>
      </w:sdt>
    </w:p>
    <w:p w14:paraId="53469C6D" w14:textId="77777777" w:rsidR="00CA6B06" w:rsidRPr="00CA6B06" w:rsidRDefault="002D7FAC" w:rsidP="00CA6B06">
      <w:pPr>
        <w:pStyle w:val="BackCoverHeading"/>
      </w:pPr>
      <w:r>
        <w:lastRenderedPageBreak/>
        <w:t>Thank You</w:t>
      </w:r>
    </w:p>
    <w:sectPr w:rsidR="00CA6B06" w:rsidRPr="00CA6B06" w:rsidSect="00957A6A">
      <w:headerReference w:type="default" r:id="rId46"/>
      <w:footerReference w:type="default" r:id="rId47"/>
      <w:pgSz w:w="11906" w:h="16838" w:code="9"/>
      <w:pgMar w:top="6747" w:right="4366" w:bottom="1276" w:left="851" w:header="397"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AF30" w14:textId="77777777" w:rsidR="003D3578" w:rsidRDefault="003D3578" w:rsidP="00F04660">
      <w:r>
        <w:separator/>
      </w:r>
    </w:p>
    <w:p w14:paraId="73938399" w14:textId="77777777" w:rsidR="003D3578" w:rsidRDefault="003D3578"/>
  </w:endnote>
  <w:endnote w:type="continuationSeparator" w:id="0">
    <w:p w14:paraId="30A3FCB2" w14:textId="77777777" w:rsidR="003D3578" w:rsidRDefault="003D3578" w:rsidP="00F04660">
      <w:r>
        <w:continuationSeparator/>
      </w:r>
    </w:p>
    <w:p w14:paraId="1E22029F" w14:textId="77777777" w:rsidR="003D3578" w:rsidRDefault="003D3578"/>
  </w:endnote>
  <w:endnote w:type="continuationNotice" w:id="1">
    <w:p w14:paraId="272DA057" w14:textId="77777777" w:rsidR="003D3578" w:rsidRDefault="003D35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E3F7" w14:textId="77777777" w:rsidR="00A876EF" w:rsidRDefault="00A876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4EB1A" w14:textId="77777777" w:rsidR="00860D25" w:rsidRDefault="00860D25">
    <w:pPr>
      <w:pStyle w:val="Footer"/>
    </w:pPr>
    <w:r>
      <w:rPr>
        <w:noProof/>
      </w:rPr>
      <mc:AlternateContent>
        <mc:Choice Requires="wps">
          <w:drawing>
            <wp:anchor distT="0" distB="0" distL="114300" distR="114300" simplePos="0" relativeHeight="251663872" behindDoc="0" locked="0" layoutInCell="0" allowOverlap="1" wp14:anchorId="4210C5B6" wp14:editId="049DAFFB">
              <wp:simplePos x="0" y="0"/>
              <wp:positionH relativeFrom="page">
                <wp:posOffset>0</wp:posOffset>
              </wp:positionH>
              <wp:positionV relativeFrom="page">
                <wp:posOffset>10234930</wp:posOffset>
              </wp:positionV>
              <wp:extent cx="7560310" cy="266700"/>
              <wp:effectExtent l="0" t="0" r="0" b="0"/>
              <wp:wrapNone/>
              <wp:docPr id="1" name="MSIPCMb7d94b7698f336dfeb7e610c" descr="{&quot;HashCode&quot;:-1380817928,&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FF2659"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210C5B6" id="_x0000_t202" coordsize="21600,21600" o:spt="202" path="m,l,21600r21600,l21600,xe">
              <v:stroke joinstyle="miter"/>
              <v:path gradientshapeok="t" o:connecttype="rect"/>
            </v:shapetype>
            <v:shape id="MSIPCMb7d94b7698f336dfeb7e610c" o:spid="_x0000_s1026" type="#_x0000_t202" alt="{&quot;HashCode&quot;:-1380817928,&quot;Height&quot;:841.0,&quot;Width&quot;:595.0,&quot;Placement&quot;:&quot;Footer&quot;,&quot;Index&quot;:&quot;Primary&quot;,&quot;Section&quot;:1,&quot;Top&quot;:0.0,&quot;Left&quot;:0.0}" style="position:absolute;margin-left:0;margin-top:805.9pt;width:595.3pt;height:21pt;z-index:25166387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" o:allowincell="f" filled="f" stroked="f" strokeweight=".5pt">
              <v:textbox inset="20pt,0,,0">
                <w:txbxContent>
                  <w:p w14:paraId="73FF2659"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1CE2D" w14:textId="77777777" w:rsidR="00A876EF" w:rsidRDefault="00A876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5B96" w14:textId="77777777" w:rsidR="00860D25" w:rsidRPr="007E0808" w:rsidRDefault="00860D25" w:rsidP="007E0808">
    <w:pPr>
      <w:pStyle w:val="InsideCoverFooter"/>
      <w:spacing w:after="180" w:line="276" w:lineRule="auto"/>
      <w:rPr>
        <w:lang w:val="en-AU"/>
      </w:rPr>
    </w:pPr>
    <w:r>
      <w:rPr>
        <w:b/>
        <w:bCs/>
        <w:noProof/>
        <w:lang w:val="en-AU"/>
      </w:rPr>
      <mc:AlternateContent>
        <mc:Choice Requires="wps">
          <w:drawing>
            <wp:anchor distT="0" distB="0" distL="114300" distR="114300" simplePos="0" relativeHeight="251658243" behindDoc="0" locked="0" layoutInCell="0" allowOverlap="1" wp14:anchorId="5E7F33BF" wp14:editId="1054304D">
              <wp:simplePos x="0" y="0"/>
              <wp:positionH relativeFrom="page">
                <wp:posOffset>0</wp:posOffset>
              </wp:positionH>
              <wp:positionV relativeFrom="page">
                <wp:posOffset>10234930</wp:posOffset>
              </wp:positionV>
              <wp:extent cx="7560310" cy="266700"/>
              <wp:effectExtent l="0" t="0" r="0" b="0"/>
              <wp:wrapNone/>
              <wp:docPr id="2" name="MSIPCM9ae04499ba6de7ebd7773f39" descr="{&quot;HashCode&quot;:-1380817928,&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AE7AF8"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7F33BF" id="_x0000_t202" coordsize="21600,21600" o:spt="202" path="m,l,21600r21600,l21600,xe">
              <v:stroke joinstyle="miter"/>
              <v:path gradientshapeok="t" o:connecttype="rect"/>
            </v:shapetype>
            <v:shape id="MSIPCM9ae04499ba6de7ebd7773f39" o:spid="_x0000_s1027" type="#_x0000_t202" alt="{&quot;HashCode&quot;:-1380817928,&quot;Height&quot;:841.0,&quot;Width&quot;:595.0,&quot;Placement&quot;:&quot;Footer&quot;,&quot;Index&quot;:&quot;Primary&quot;,&quot;Section&quot;:2,&quot;Top&quot;:0.0,&quot;Left&quot;:0.0}" style="position:absolute;margin-left:0;margin-top:805.9pt;width:595.3pt;height:21pt;z-index:25165824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" o:allowincell="f" filled="f" stroked="f" strokeweight=".5pt">
              <v:textbox inset="20pt,0,,0">
                <w:txbxContent>
                  <w:p w14:paraId="27AE7AF8"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v:textbox>
              <w10:wrap anchorx="page" anchory="page"/>
            </v:shape>
          </w:pict>
        </mc:Fallback>
      </mc:AlternateContent>
    </w:r>
    <w:r w:rsidRPr="007E0808">
      <w:rPr>
        <w:b/>
        <w:bCs/>
        <w:lang w:val="en-AU"/>
      </w:rPr>
      <w:t>Softcat plc</w:t>
    </w:r>
    <w:r>
      <w:rPr>
        <w:lang w:val="en-AU"/>
      </w:rPr>
      <w:br/>
    </w:r>
    <w:r w:rsidRPr="007E0808">
      <w:rPr>
        <w:lang w:val="en-AU"/>
      </w:rPr>
      <w:t>Fieldhouse Lane, Marlow, Buckinghamshire, SL7 1LW</w:t>
    </w:r>
  </w:p>
  <w:p w14:paraId="201252C6" w14:textId="77777777" w:rsidR="00860D25" w:rsidRPr="007E0808" w:rsidRDefault="00860D25" w:rsidP="007E0808">
    <w:pPr>
      <w:pStyle w:val="InsideCoverFooter"/>
      <w:rPr>
        <w:lang w:val="en-AU"/>
      </w:rPr>
    </w:pPr>
    <w:r w:rsidRPr="007E0808">
      <w:rPr>
        <w:lang w:val="en-AU"/>
      </w:rPr>
      <w:t>+44 (0) 1628 403 403  |  Sales@Softcat.com</w:t>
    </w:r>
    <w:r>
      <w:rPr>
        <w:lang w:val="en-AU"/>
      </w:rPr>
      <w:br/>
    </w:r>
    <w:r w:rsidRPr="007E0808">
      <w:rPr>
        <w:lang w:val="en-AU"/>
      </w:rPr>
      <w:t>www.softcat.com</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Blank"/>
      <w:tblW w:w="10206" w:type="dxa"/>
      <w:tblLook w:val="04A0" w:firstRow="1" w:lastRow="0" w:firstColumn="1" w:lastColumn="0" w:noHBand="0" w:noVBand="1"/>
    </w:tblPr>
    <w:tblGrid>
      <w:gridCol w:w="10206"/>
    </w:tblGrid>
    <w:tr w:rsidR="00860D25" w14:paraId="27D29460" w14:textId="77777777" w:rsidTr="00117478">
      <w:tc>
        <w:tcPr>
          <w:tcW w:w="10194" w:type="dxa"/>
        </w:tcPr>
        <w:p w14:paraId="0994AD8C" w14:textId="4808FEA5" w:rsidR="00860D25" w:rsidRDefault="00860D25" w:rsidP="00C6314F">
          <w:pPr>
            <w:pStyle w:val="Footer"/>
          </w:pPr>
          <w:r>
            <w:rPr>
              <w:b/>
              <w:bCs/>
              <w:noProof/>
            </w:rPr>
            <mc:AlternateContent>
              <mc:Choice Requires="wps">
                <w:drawing>
                  <wp:anchor distT="0" distB="0" distL="114300" distR="114300" simplePos="0" relativeHeight="251655680" behindDoc="0" locked="0" layoutInCell="0" allowOverlap="1" wp14:anchorId="4B9F2057" wp14:editId="08CDB59F">
                    <wp:simplePos x="0" y="0"/>
                    <wp:positionH relativeFrom="page">
                      <wp:posOffset>0</wp:posOffset>
                    </wp:positionH>
                    <wp:positionV relativeFrom="page">
                      <wp:posOffset>10234930</wp:posOffset>
                    </wp:positionV>
                    <wp:extent cx="7560310" cy="266700"/>
                    <wp:effectExtent l="0" t="0" r="0" b="0"/>
                    <wp:wrapNone/>
                    <wp:docPr id="6" name="MSIPCMebb9493eaae67d23b48a91be" descr="{&quot;HashCode&quot;:-1380817928,&quot;Height&quot;:841.0,&quot;Width&quot;:595.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314CF14"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B9F2057" id="_x0000_t202" coordsize="21600,21600" o:spt="202" path="m,l,21600r21600,l21600,xe">
                    <v:stroke joinstyle="miter"/>
                    <v:path gradientshapeok="t" o:connecttype="rect"/>
                  </v:shapetype>
                  <v:shape id="MSIPCMebb9493eaae67d23b48a91be" o:spid="_x0000_s1028" type="#_x0000_t202" alt="{&quot;HashCode&quot;:-1380817928,&quot;Height&quot;:841.0,&quot;Width&quot;:595.0,&quot;Placement&quot;:&quot;Footer&quot;,&quot;Index&quot;:&quot;Primary&quot;,&quot;Section&quot;:3,&quot;Top&quot;:0.0,&quot;Left&quot;:0.0}" style="position:absolute;margin-left:0;margin-top:805.9pt;width:595.3pt;height:21pt;z-index:2516556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" o:allowincell="f" filled="f" stroked="f" strokeweight=".5pt">
                    <v:textbox inset="20pt,0,,0">
                      <w:txbxContent>
                        <w:p w14:paraId="6314CF14"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v:textbox>
                    <w10:wrap anchorx="page" anchory="page"/>
                  </v:shape>
                </w:pict>
              </mc:Fallback>
            </mc:AlternateContent>
          </w:r>
          <w:r w:rsidRPr="00C6314F">
            <w:rPr>
              <w:b/>
              <w:bCs/>
            </w:rPr>
            <w:t>Softcat plc</w:t>
          </w:r>
          <w:r w:rsidRPr="00C6314F">
            <w:rPr>
              <w:color w:val="585858" w:themeColor="text1"/>
            </w:rPr>
            <w:t xml:space="preserve">  |  </w:t>
          </w:r>
          <w:r w:rsidRPr="00C6314F">
            <w:rPr>
              <w:color w:val="585858" w:themeColor="text1"/>
            </w:rPr>
            <w:fldChar w:fldCharType="begin"/>
          </w:r>
          <w:r w:rsidRPr="00C6314F">
            <w:rPr>
              <w:color w:val="585858" w:themeColor="text1"/>
            </w:rPr>
            <w:instrText xml:space="preserve"> STYLEREF  Title  \* MERGEFORMAT </w:instrText>
          </w:r>
          <w:r w:rsidRPr="00C6314F">
            <w:rPr>
              <w:color w:val="585858" w:themeColor="text1"/>
            </w:rPr>
            <w:fldChar w:fldCharType="separate"/>
          </w:r>
          <w:r w:rsidR="002D368B">
            <w:rPr>
              <w:noProof/>
              <w:color w:val="585858" w:themeColor="text1"/>
            </w:rPr>
            <w:t>***</w:t>
          </w:r>
          <w:r w:rsidRPr="00C6314F">
            <w:rPr>
              <w:color w:val="585858" w:themeColor="text1"/>
            </w:rPr>
            <w:fldChar w:fldCharType="end"/>
          </w:r>
          <w:r>
            <w:rPr>
              <w:color w:val="585858" w:themeColor="text1"/>
            </w:rPr>
            <w:t xml:space="preserve">  |  CONFIDENTIAL</w:t>
          </w:r>
          <w:r>
            <w:tab/>
          </w:r>
          <w:r w:rsidRPr="00874CA9">
            <w:rPr>
              <w:rStyle w:val="PageNumber"/>
              <w:color w:val="915DA3" w:themeColor="accent1"/>
            </w:rPr>
            <w:t xml:space="preserve">| </w:t>
          </w:r>
          <w:r w:rsidRPr="00874CA9">
            <w:rPr>
              <w:rStyle w:val="PageNumber"/>
              <w:b/>
              <w:bCs/>
              <w:color w:val="915DA3" w:themeColor="accent1"/>
            </w:rPr>
            <w:fldChar w:fldCharType="begin"/>
          </w:r>
          <w:r w:rsidRPr="00874CA9">
            <w:rPr>
              <w:rStyle w:val="PageNumber"/>
              <w:b/>
              <w:bCs/>
              <w:color w:val="915DA3" w:themeColor="accent1"/>
            </w:rPr>
            <w:instrText xml:space="preserve"> PAGE  \* Arabic  \* MERGEFORMAT </w:instrText>
          </w:r>
          <w:r w:rsidRPr="00874CA9">
            <w:rPr>
              <w:rStyle w:val="PageNumber"/>
              <w:b/>
              <w:bCs/>
              <w:color w:val="915DA3" w:themeColor="accent1"/>
            </w:rPr>
            <w:fldChar w:fldCharType="separate"/>
          </w:r>
          <w:r w:rsidRPr="00874CA9">
            <w:rPr>
              <w:rStyle w:val="PageNumber"/>
              <w:b/>
              <w:bCs/>
              <w:noProof/>
              <w:color w:val="915DA3" w:themeColor="accent1"/>
            </w:rPr>
            <w:t>1</w:t>
          </w:r>
          <w:r w:rsidRPr="00874CA9">
            <w:rPr>
              <w:rStyle w:val="PageNumber"/>
              <w:b/>
              <w:bCs/>
              <w:color w:val="915DA3" w:themeColor="accent1"/>
            </w:rPr>
            <w:fldChar w:fldCharType="end"/>
          </w:r>
        </w:p>
      </w:tc>
    </w:tr>
  </w:tbl>
  <w:p w14:paraId="5492E969" w14:textId="77777777" w:rsidR="00860D25" w:rsidRPr="00C6314F" w:rsidRDefault="00860D25" w:rsidP="00C6314F">
    <w:pPr>
      <w:pStyle w:val="1ptspac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5A16" w14:textId="77777777" w:rsidR="00860D25" w:rsidRPr="007E0808" w:rsidRDefault="00860D25" w:rsidP="005A57BC">
    <w:pPr>
      <w:pStyle w:val="InsideCoverFooter"/>
      <w:spacing w:after="180" w:line="276" w:lineRule="auto"/>
      <w:rPr>
        <w:lang w:val="en-AU"/>
      </w:rPr>
    </w:pPr>
    <w:r>
      <w:rPr>
        <w:b/>
        <w:bCs/>
        <w:noProof/>
        <w:lang w:val="en-AU"/>
      </w:rPr>
      <mc:AlternateContent>
        <mc:Choice Requires="wps">
          <w:drawing>
            <wp:anchor distT="0" distB="0" distL="114300" distR="114300" simplePos="0" relativeHeight="251658247" behindDoc="0" locked="0" layoutInCell="0" allowOverlap="1" wp14:anchorId="4FD83138" wp14:editId="1363E1CF">
              <wp:simplePos x="0" y="0"/>
              <wp:positionH relativeFrom="page">
                <wp:posOffset>0</wp:posOffset>
              </wp:positionH>
              <wp:positionV relativeFrom="page">
                <wp:posOffset>10234930</wp:posOffset>
              </wp:positionV>
              <wp:extent cx="7560310" cy="266700"/>
              <wp:effectExtent l="0" t="0" r="0" b="0"/>
              <wp:wrapNone/>
              <wp:docPr id="7" name="MSIPCMe88743c6a611902c514ffb4d" descr="{&quot;HashCode&quot;:-1380817928,&quot;Height&quot;:841.0,&quot;Width&quot;:595.0,&quot;Placement&quot;:&quot;Footer&quot;,&quot;Index&quot;:&quot;Primary&quot;,&quot;Section&quot;:5,&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4BECCE"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FD83138" id="_x0000_t202" coordsize="21600,21600" o:spt="202" path="m,l,21600r21600,l21600,xe">
              <v:stroke joinstyle="miter"/>
              <v:path gradientshapeok="t" o:connecttype="rect"/>
            </v:shapetype>
            <v:shape id="MSIPCMe88743c6a611902c514ffb4d" o:spid="_x0000_s1029" type="#_x0000_t202" alt="{&quot;HashCode&quot;:-1380817928,&quot;Height&quot;:841.0,&quot;Width&quot;:595.0,&quot;Placement&quot;:&quot;Footer&quot;,&quot;Index&quot;:&quot;Primary&quot;,&quot;Section&quot;:5,&quot;Top&quot;:0.0,&quot;Left&quot;:0.0}" style="position:absolute;margin-left:0;margin-top:805.9pt;width:595.3pt;height:21pt;z-index:251658247;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" o:allowincell="f" filled="f" stroked="f" strokeweight=".5pt">
              <v:textbox inset="20pt,0,,0">
                <w:txbxContent>
                  <w:p w14:paraId="644BECCE" w14:textId="77777777" w:rsidR="00860D25" w:rsidRPr="00704188" w:rsidRDefault="00860D25" w:rsidP="000C79A6">
                    <w:pPr>
                      <w:rPr>
                        <w:rFonts w:ascii="Calibri" w:hAnsi="Calibri" w:cs="Calibri"/>
                        <w:color w:val="5C2D91"/>
                        <w:sz w:val="20"/>
                      </w:rPr>
                    </w:pPr>
                    <w:r w:rsidRPr="00704188">
                      <w:rPr>
                        <w:rFonts w:ascii="Calibri" w:hAnsi="Calibri" w:cs="Calibri"/>
                        <w:color w:val="5C2D91"/>
                        <w:sz w:val="20"/>
                      </w:rPr>
                      <w:t>Commercial in confidence</w:t>
                    </w:r>
                  </w:p>
                </w:txbxContent>
              </v:textbox>
              <w10:wrap anchorx="page" anchory="page"/>
            </v:shape>
          </w:pict>
        </mc:Fallback>
      </mc:AlternateContent>
    </w:r>
    <w:r w:rsidRPr="007E0808">
      <w:rPr>
        <w:b/>
        <w:bCs/>
        <w:lang w:val="en-AU"/>
      </w:rPr>
      <w:t>Softcat plc</w:t>
    </w:r>
    <w:r>
      <w:rPr>
        <w:lang w:val="en-AU"/>
      </w:rPr>
      <w:br/>
    </w:r>
    <w:r w:rsidRPr="007E0808">
      <w:rPr>
        <w:lang w:val="en-AU"/>
      </w:rPr>
      <w:t>Fieldhouse Lane, Marlow, Buckinghamshire, SL7 1LW</w:t>
    </w:r>
  </w:p>
  <w:p w14:paraId="21ACA256" w14:textId="77777777" w:rsidR="00860D25" w:rsidRPr="005A57BC" w:rsidRDefault="00860D25" w:rsidP="00613109">
    <w:pPr>
      <w:pStyle w:val="InsideCoverFooter"/>
      <w:rPr>
        <w:lang w:val="en-AU"/>
      </w:rPr>
    </w:pPr>
    <w:r w:rsidRPr="007E0808">
      <w:rPr>
        <w:lang w:val="en-AU"/>
      </w:rPr>
      <w:t>+44 (0) 1628 403 403  |  Sales@Softcat.com</w:t>
    </w:r>
    <w:r>
      <w:rPr>
        <w:lang w:val="en-AU"/>
      </w:rPr>
      <w:br/>
    </w:r>
    <w:r w:rsidRPr="007E0808">
      <w:rPr>
        <w:lang w:val="en-AU"/>
      </w:rPr>
      <w:t>www.softcat.com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1F050" w14:textId="77777777" w:rsidR="003D3578" w:rsidRDefault="003D3578" w:rsidP="00F04660">
      <w:r>
        <w:separator/>
      </w:r>
    </w:p>
    <w:p w14:paraId="5C5CEB67" w14:textId="77777777" w:rsidR="003D3578" w:rsidRDefault="003D3578"/>
  </w:footnote>
  <w:footnote w:type="continuationSeparator" w:id="0">
    <w:p w14:paraId="1B5EB560" w14:textId="77777777" w:rsidR="003D3578" w:rsidRDefault="003D3578" w:rsidP="00F04660">
      <w:r>
        <w:continuationSeparator/>
      </w:r>
    </w:p>
    <w:p w14:paraId="1B60DBD9" w14:textId="77777777" w:rsidR="003D3578" w:rsidRDefault="003D3578"/>
  </w:footnote>
  <w:footnote w:type="continuationNotice" w:id="1">
    <w:p w14:paraId="1A81E5FB" w14:textId="77777777" w:rsidR="003D3578" w:rsidRDefault="003D35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B1CA" w14:textId="77777777" w:rsidR="00A876EF" w:rsidRDefault="00A876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AE119" w14:textId="77777777" w:rsidR="00860D25" w:rsidRDefault="00860D25">
    <w:pPr>
      <w:pStyle w:val="Header"/>
    </w:pPr>
    <w:r>
      <w:rPr>
        <w:noProof/>
      </w:rPr>
      <mc:AlternateContent>
        <mc:Choice Requires="wps">
          <w:drawing>
            <wp:anchor distT="0" distB="0" distL="114300" distR="114300" simplePos="0" relativeHeight="251654656" behindDoc="1" locked="0" layoutInCell="1" allowOverlap="1" wp14:anchorId="0828E2AC" wp14:editId="3FBB7EE8">
              <wp:simplePos x="0" y="0"/>
              <wp:positionH relativeFrom="column">
                <wp:posOffset>-540385</wp:posOffset>
              </wp:positionH>
              <wp:positionV relativeFrom="paragraph">
                <wp:posOffset>-252095</wp:posOffset>
              </wp:positionV>
              <wp:extent cx="7559640" cy="5755575"/>
              <wp:effectExtent l="0" t="0" r="22860" b="17145"/>
              <wp:wrapNone/>
              <wp:docPr id="715" name="C:\Users\user\AppData\Local\Temp\Templafy\WordVsto\Assets\a6055007-67de-40b4-bb00-2f89f429f505.jpeg"/>
              <wp:cNvGraphicFramePr/>
              <a:graphic xmlns:a="http://schemas.openxmlformats.org/drawingml/2006/main">
                <a:graphicData uri="http://schemas.microsoft.com/office/word/2010/wordprocessingShape">
                  <wps:wsp>
                    <wps:cNvSpPr/>
                    <wps:spPr>
                      <a:xfrm>
                        <a:off x="0" y="0"/>
                        <a:ext cx="7559640" cy="5755575"/>
                      </a:xfrm>
                      <a:custGeom>
                        <a:avLst/>
                        <a:gdLst>
                          <a:gd name="connsiteX0" fmla="*/ 5670043 w 5667375"/>
                          <a:gd name="connsiteY0" fmla="*/ 4319969 h 4314825"/>
                          <a:gd name="connsiteX1" fmla="*/ 5670043 w 5667375"/>
                          <a:gd name="connsiteY1" fmla="*/ 0 h 4314825"/>
                          <a:gd name="connsiteX2" fmla="*/ 0 w 5667375"/>
                          <a:gd name="connsiteY2" fmla="*/ 0 h 4314825"/>
                          <a:gd name="connsiteX3" fmla="*/ 0 w 5667375"/>
                          <a:gd name="connsiteY3" fmla="*/ 3124486 h 4314825"/>
                          <a:gd name="connsiteX4" fmla="*/ 5670043 w 5667375"/>
                          <a:gd name="connsiteY4" fmla="*/ 4319969 h 4314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67375" h="4314825">
                            <a:moveTo>
                              <a:pt x="5670043" y="4319969"/>
                            </a:moveTo>
                            <a:lnTo>
                              <a:pt x="5670043" y="0"/>
                            </a:lnTo>
                            <a:lnTo>
                              <a:pt x="0" y="0"/>
                            </a:lnTo>
                            <a:lnTo>
                              <a:pt x="0" y="3124486"/>
                            </a:lnTo>
                            <a:cubicBezTo>
                              <a:pt x="2340197" y="3263646"/>
                              <a:pt x="4359783" y="3704558"/>
                              <a:pt x="5670043" y="4319969"/>
                            </a:cubicBezTo>
                          </a:path>
                        </a:pathLst>
                      </a:custGeom>
                      <a:blipFill>
                        <a:blip r:embed="rId1"/>
                        <a:srcRect/>
                        <a:stretch>
                          <a:fillRect l="-31566" r="-31566"/>
                        </a:stretch>
                      </a:bli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605B3" id="C:\Users\user\AppData\Local\Temp\Templafy\WordVsto\Assets\a6055007-67de-40b4-bb00-2f89f429f505.jpeg" o:spid="_x0000_s1026" style="position:absolute;margin-left:-42.55pt;margin-top:-19.85pt;width:595.25pt;height:453.2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5667375,4314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" path="m5670043,4319969l5670043,,,,,3124486v2340197,139160,4359783,580072,5670043,1195483e" stroked="f">
              <v:fill r:id="rId2" o:title="" recolor="t" rotate="t" type="frame"/>
              <v:stroke joinstyle="miter"/>
              <v:path arrowok="t" o:connecttype="custom" o:connectlocs="7563199,5762437;7563199,0;0,0;0,4167774;7563199,5762437" o:connectangles="0,0,0,0,0"/>
            </v:shape>
          </w:pict>
        </mc:Fallback>
      </mc:AlternateContent>
    </w:r>
    <w:r>
      <w:rPr>
        <w:noProof/>
      </w:rPr>
      <mc:AlternateContent>
        <mc:Choice Requires="wpg">
          <w:drawing>
            <wp:anchor distT="0" distB="0" distL="114300" distR="114300" simplePos="0" relativeHeight="251659776" behindDoc="0" locked="0" layoutInCell="1" allowOverlap="1" wp14:anchorId="645147D0" wp14:editId="17006133">
              <wp:simplePos x="0" y="0"/>
              <wp:positionH relativeFrom="page">
                <wp:align>left</wp:align>
              </wp:positionH>
              <wp:positionV relativeFrom="page">
                <wp:posOffset>575945</wp:posOffset>
              </wp:positionV>
              <wp:extent cx="7558920" cy="584280"/>
              <wp:effectExtent l="0" t="0" r="23495" b="25400"/>
              <wp:wrapNone/>
              <wp:docPr id="705" name="Graphic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558920" cy="584280"/>
                        <a:chOff x="0" y="571500"/>
                        <a:chExt cx="7558405" cy="584200"/>
                      </a:xfrm>
                    </wpg:grpSpPr>
                    <wps:wsp>
                      <wps:cNvPr id="706" name="Freeform: Shape 706"/>
                      <wps:cNvSpPr/>
                      <wps:spPr>
                        <a:xfrm>
                          <a:off x="0" y="721106"/>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BED140"/>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Freeform: Shape 708"/>
                      <wps:cNvSpPr/>
                      <wps:spPr>
                        <a:xfrm>
                          <a:off x="0" y="986790"/>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FBBD56"/>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Freeform: Shape 709"/>
                      <wps:cNvSpPr/>
                      <wps:spPr>
                        <a:xfrm>
                          <a:off x="0" y="920369"/>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068FCF"/>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Freeform: Shape 710"/>
                      <wps:cNvSpPr/>
                      <wps:spPr>
                        <a:xfrm>
                          <a:off x="0" y="853948"/>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915DA3"/>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Freeform: Shape 711"/>
                      <wps:cNvSpPr/>
                      <wps:spPr>
                        <a:xfrm>
                          <a:off x="0" y="787527"/>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CC5299"/>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Freeform: Shape 712"/>
                      <wps:cNvSpPr/>
                      <wps:spPr>
                        <a:xfrm>
                          <a:off x="5221270" y="571500"/>
                          <a:ext cx="1791151" cy="584200"/>
                        </a:xfrm>
                        <a:custGeom>
                          <a:avLst/>
                          <a:gdLst>
                            <a:gd name="connsiteX0" fmla="*/ 900276 w 1791151"/>
                            <a:gd name="connsiteY0" fmla="*/ 0 h 584200"/>
                            <a:gd name="connsiteX1" fmla="*/ 0 w 1791151"/>
                            <a:gd name="connsiteY1" fmla="*/ 295148 h 584200"/>
                            <a:gd name="connsiteX2" fmla="*/ 900276 w 1791151"/>
                            <a:gd name="connsiteY2" fmla="*/ 590296 h 584200"/>
                            <a:gd name="connsiteX3" fmla="*/ 1800552 w 1791151"/>
                            <a:gd name="connsiteY3" fmla="*/ 295148 h 584200"/>
                            <a:gd name="connsiteX4" fmla="*/ 900276 w 1791151"/>
                            <a:gd name="connsiteY4" fmla="*/ 0 h 58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1151" h="584200">
                              <a:moveTo>
                                <a:pt x="900276" y="0"/>
                              </a:moveTo>
                              <a:cubicBezTo>
                                <a:pt x="403073" y="0"/>
                                <a:pt x="0" y="132080"/>
                                <a:pt x="0" y="295148"/>
                              </a:cubicBezTo>
                              <a:cubicBezTo>
                                <a:pt x="0" y="458216"/>
                                <a:pt x="403073" y="590296"/>
                                <a:pt x="900276" y="590296"/>
                              </a:cubicBezTo>
                              <a:cubicBezTo>
                                <a:pt x="1397480" y="590296"/>
                                <a:pt x="1800552" y="458216"/>
                                <a:pt x="1800552" y="295148"/>
                              </a:cubicBezTo>
                              <a:cubicBezTo>
                                <a:pt x="1800552" y="132080"/>
                                <a:pt x="1397480" y="0"/>
                                <a:pt x="900276" y="0"/>
                              </a:cubicBezTo>
                            </a:path>
                          </a:pathLst>
                        </a:custGeom>
                        <a:solidFill>
                          <a:srgbClr val="FFFFFF"/>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Freeform: Shape 713"/>
                      <wps:cNvSpPr/>
                      <wps:spPr>
                        <a:xfrm>
                          <a:off x="5443830" y="712470"/>
                          <a:ext cx="1333836" cy="266700"/>
                        </a:xfrm>
                        <a:custGeom>
                          <a:avLst/>
                          <a:gdLst>
                            <a:gd name="connsiteX0" fmla="*/ 187245 w 1333836"/>
                            <a:gd name="connsiteY0" fmla="*/ 250825 h 266700"/>
                            <a:gd name="connsiteX1" fmla="*/ 99974 w 1333836"/>
                            <a:gd name="connsiteY1" fmla="*/ 274574 h 266700"/>
                            <a:gd name="connsiteX2" fmla="*/ 44334 w 1333836"/>
                            <a:gd name="connsiteY2" fmla="*/ 268986 h 266700"/>
                            <a:gd name="connsiteX3" fmla="*/ 0 w 1333836"/>
                            <a:gd name="connsiteY3" fmla="*/ 254762 h 266700"/>
                            <a:gd name="connsiteX4" fmla="*/ 0 w 1333836"/>
                            <a:gd name="connsiteY4" fmla="*/ 193294 h 266700"/>
                            <a:gd name="connsiteX5" fmla="*/ 7241 w 1333836"/>
                            <a:gd name="connsiteY5" fmla="*/ 193294 h 266700"/>
                            <a:gd name="connsiteX6" fmla="*/ 53226 w 1333836"/>
                            <a:gd name="connsiteY6" fmla="*/ 218440 h 266700"/>
                            <a:gd name="connsiteX7" fmla="*/ 102133 w 1333836"/>
                            <a:gd name="connsiteY7" fmla="*/ 227203 h 266700"/>
                            <a:gd name="connsiteX8" fmla="*/ 118012 w 1333836"/>
                            <a:gd name="connsiteY8" fmla="*/ 226187 h 266700"/>
                            <a:gd name="connsiteX9" fmla="*/ 134019 w 1333836"/>
                            <a:gd name="connsiteY9" fmla="*/ 222758 h 266700"/>
                            <a:gd name="connsiteX10" fmla="*/ 146468 w 1333836"/>
                            <a:gd name="connsiteY10" fmla="*/ 215011 h 266700"/>
                            <a:gd name="connsiteX11" fmla="*/ 151422 w 1333836"/>
                            <a:gd name="connsiteY11" fmla="*/ 201168 h 266700"/>
                            <a:gd name="connsiteX12" fmla="*/ 144308 w 1333836"/>
                            <a:gd name="connsiteY12" fmla="*/ 186563 h 266700"/>
                            <a:gd name="connsiteX13" fmla="*/ 123348 w 1333836"/>
                            <a:gd name="connsiteY13" fmla="*/ 177165 h 266700"/>
                            <a:gd name="connsiteX14" fmla="*/ 92733 w 1333836"/>
                            <a:gd name="connsiteY14" fmla="*/ 170688 h 266700"/>
                            <a:gd name="connsiteX15" fmla="*/ 62500 w 1333836"/>
                            <a:gd name="connsiteY15" fmla="*/ 163068 h 266700"/>
                            <a:gd name="connsiteX16" fmla="*/ 15879 w 1333836"/>
                            <a:gd name="connsiteY16" fmla="*/ 134493 h 266700"/>
                            <a:gd name="connsiteX17" fmla="*/ 1651 w 1333836"/>
                            <a:gd name="connsiteY17" fmla="*/ 89789 h 266700"/>
                            <a:gd name="connsiteX18" fmla="*/ 33791 w 1333836"/>
                            <a:gd name="connsiteY18" fmla="*/ 31242 h 266700"/>
                            <a:gd name="connsiteX19" fmla="*/ 116488 w 1333836"/>
                            <a:gd name="connsiteY19" fmla="*/ 8636 h 266700"/>
                            <a:gd name="connsiteX20" fmla="*/ 166539 w 1333836"/>
                            <a:gd name="connsiteY20" fmla="*/ 13589 h 266700"/>
                            <a:gd name="connsiteX21" fmla="*/ 209349 w 1333836"/>
                            <a:gd name="connsiteY21" fmla="*/ 25908 h 266700"/>
                            <a:gd name="connsiteX22" fmla="*/ 209349 w 1333836"/>
                            <a:gd name="connsiteY22" fmla="*/ 84963 h 266700"/>
                            <a:gd name="connsiteX23" fmla="*/ 202235 w 1333836"/>
                            <a:gd name="connsiteY23" fmla="*/ 84963 h 266700"/>
                            <a:gd name="connsiteX24" fmla="*/ 164252 w 1333836"/>
                            <a:gd name="connsiteY24" fmla="*/ 64135 h 266700"/>
                            <a:gd name="connsiteX25" fmla="*/ 118267 w 1333836"/>
                            <a:gd name="connsiteY25" fmla="*/ 55753 h 266700"/>
                            <a:gd name="connsiteX26" fmla="*/ 101752 w 1333836"/>
                            <a:gd name="connsiteY26" fmla="*/ 56896 h 266700"/>
                            <a:gd name="connsiteX27" fmla="*/ 86001 w 1333836"/>
                            <a:gd name="connsiteY27" fmla="*/ 61087 h 266700"/>
                            <a:gd name="connsiteX28" fmla="*/ 74441 w 1333836"/>
                            <a:gd name="connsiteY28" fmla="*/ 68961 h 266700"/>
                            <a:gd name="connsiteX29" fmla="*/ 69613 w 1333836"/>
                            <a:gd name="connsiteY29" fmla="*/ 80899 h 266700"/>
                            <a:gd name="connsiteX30" fmla="*/ 77362 w 1333836"/>
                            <a:gd name="connsiteY30" fmla="*/ 96520 h 266700"/>
                            <a:gd name="connsiteX31" fmla="*/ 106707 w 1333836"/>
                            <a:gd name="connsiteY31" fmla="*/ 106426 h 266700"/>
                            <a:gd name="connsiteX32" fmla="*/ 133891 w 1333836"/>
                            <a:gd name="connsiteY32" fmla="*/ 112141 h 266700"/>
                            <a:gd name="connsiteX33" fmla="*/ 161839 w 1333836"/>
                            <a:gd name="connsiteY33" fmla="*/ 119761 h 266700"/>
                            <a:gd name="connsiteX34" fmla="*/ 205411 w 1333836"/>
                            <a:gd name="connsiteY34" fmla="*/ 146050 h 266700"/>
                            <a:gd name="connsiteX35" fmla="*/ 219511 w 1333836"/>
                            <a:gd name="connsiteY35" fmla="*/ 189230 h 266700"/>
                            <a:gd name="connsiteX36" fmla="*/ 187245 w 1333836"/>
                            <a:gd name="connsiteY36" fmla="*/ 250825 h 266700"/>
                            <a:gd name="connsiteX37" fmla="*/ 424160 w 1333836"/>
                            <a:gd name="connsiteY37" fmla="*/ 248412 h 266700"/>
                            <a:gd name="connsiteX38" fmla="*/ 345908 w 1333836"/>
                            <a:gd name="connsiteY38" fmla="*/ 275844 h 266700"/>
                            <a:gd name="connsiteX39" fmla="*/ 267783 w 1333836"/>
                            <a:gd name="connsiteY39" fmla="*/ 248412 h 266700"/>
                            <a:gd name="connsiteX40" fmla="*/ 239963 w 1333836"/>
                            <a:gd name="connsiteY40" fmla="*/ 173101 h 266700"/>
                            <a:gd name="connsiteX41" fmla="*/ 268038 w 1333836"/>
                            <a:gd name="connsiteY41" fmla="*/ 97663 h 266700"/>
                            <a:gd name="connsiteX42" fmla="*/ 346035 w 1333836"/>
                            <a:gd name="connsiteY42" fmla="*/ 70231 h 266700"/>
                            <a:gd name="connsiteX43" fmla="*/ 424414 w 1333836"/>
                            <a:gd name="connsiteY43" fmla="*/ 97790 h 266700"/>
                            <a:gd name="connsiteX44" fmla="*/ 452107 w 1333836"/>
                            <a:gd name="connsiteY44" fmla="*/ 173101 h 266700"/>
                            <a:gd name="connsiteX45" fmla="*/ 424160 w 1333836"/>
                            <a:gd name="connsiteY45" fmla="*/ 248412 h 266700"/>
                            <a:gd name="connsiteX46" fmla="*/ 376015 w 1333836"/>
                            <a:gd name="connsiteY46" fmla="*/ 126492 h 266700"/>
                            <a:gd name="connsiteX47" fmla="*/ 362676 w 1333836"/>
                            <a:gd name="connsiteY47" fmla="*/ 116459 h 266700"/>
                            <a:gd name="connsiteX48" fmla="*/ 345908 w 1333836"/>
                            <a:gd name="connsiteY48" fmla="*/ 113538 h 266700"/>
                            <a:gd name="connsiteX49" fmla="*/ 329902 w 1333836"/>
                            <a:gd name="connsiteY49" fmla="*/ 115951 h 266700"/>
                            <a:gd name="connsiteX50" fmla="*/ 316564 w 1333836"/>
                            <a:gd name="connsiteY50" fmla="*/ 125603 h 266700"/>
                            <a:gd name="connsiteX51" fmla="*/ 307544 w 1333836"/>
                            <a:gd name="connsiteY51" fmla="*/ 144018 h 266700"/>
                            <a:gd name="connsiteX52" fmla="*/ 304241 w 1333836"/>
                            <a:gd name="connsiteY52" fmla="*/ 173482 h 266700"/>
                            <a:gd name="connsiteX53" fmla="*/ 307163 w 1333836"/>
                            <a:gd name="connsiteY53" fmla="*/ 201041 h 266700"/>
                            <a:gd name="connsiteX54" fmla="*/ 315801 w 1333836"/>
                            <a:gd name="connsiteY54" fmla="*/ 219710 h 266700"/>
                            <a:gd name="connsiteX55" fmla="*/ 329013 w 1333836"/>
                            <a:gd name="connsiteY55" fmla="*/ 229489 h 266700"/>
                            <a:gd name="connsiteX56" fmla="*/ 346543 w 1333836"/>
                            <a:gd name="connsiteY56" fmla="*/ 232664 h 266700"/>
                            <a:gd name="connsiteX57" fmla="*/ 362676 w 1333836"/>
                            <a:gd name="connsiteY57" fmla="*/ 229870 h 266700"/>
                            <a:gd name="connsiteX58" fmla="*/ 375633 w 1333836"/>
                            <a:gd name="connsiteY58" fmla="*/ 220345 h 266700"/>
                            <a:gd name="connsiteX59" fmla="*/ 384653 w 1333836"/>
                            <a:gd name="connsiteY59" fmla="*/ 202438 h 266700"/>
                            <a:gd name="connsiteX60" fmla="*/ 387702 w 1333836"/>
                            <a:gd name="connsiteY60" fmla="*/ 173609 h 266700"/>
                            <a:gd name="connsiteX61" fmla="*/ 384653 w 1333836"/>
                            <a:gd name="connsiteY61" fmla="*/ 145034 h 266700"/>
                            <a:gd name="connsiteX62" fmla="*/ 376015 w 1333836"/>
                            <a:gd name="connsiteY62" fmla="*/ 126492 h 266700"/>
                            <a:gd name="connsiteX63" fmla="*/ 613056 w 1333836"/>
                            <a:gd name="connsiteY63" fmla="*/ 47117 h 266700"/>
                            <a:gd name="connsiteX64" fmla="*/ 608356 w 1333836"/>
                            <a:gd name="connsiteY64" fmla="*/ 47117 h 266700"/>
                            <a:gd name="connsiteX65" fmla="*/ 597558 w 1333836"/>
                            <a:gd name="connsiteY65" fmla="*/ 44323 h 266700"/>
                            <a:gd name="connsiteX66" fmla="*/ 583331 w 1333836"/>
                            <a:gd name="connsiteY66" fmla="*/ 42799 h 266700"/>
                            <a:gd name="connsiteX67" fmla="*/ 558687 w 1333836"/>
                            <a:gd name="connsiteY67" fmla="*/ 49403 h 266700"/>
                            <a:gd name="connsiteX68" fmla="*/ 552208 w 1333836"/>
                            <a:gd name="connsiteY68" fmla="*/ 74676 h 266700"/>
                            <a:gd name="connsiteX69" fmla="*/ 552208 w 1333836"/>
                            <a:gd name="connsiteY69" fmla="*/ 76200 h 266700"/>
                            <a:gd name="connsiteX70" fmla="*/ 599972 w 1333836"/>
                            <a:gd name="connsiteY70" fmla="*/ 76200 h 266700"/>
                            <a:gd name="connsiteX71" fmla="*/ 599972 w 1333836"/>
                            <a:gd name="connsiteY71" fmla="*/ 118237 h 266700"/>
                            <a:gd name="connsiteX72" fmla="*/ 554241 w 1333836"/>
                            <a:gd name="connsiteY72" fmla="*/ 118237 h 266700"/>
                            <a:gd name="connsiteX73" fmla="*/ 554241 w 1333836"/>
                            <a:gd name="connsiteY73" fmla="*/ 269748 h 266700"/>
                            <a:gd name="connsiteX74" fmla="*/ 491995 w 1333836"/>
                            <a:gd name="connsiteY74" fmla="*/ 269748 h 266700"/>
                            <a:gd name="connsiteX75" fmla="*/ 491995 w 1333836"/>
                            <a:gd name="connsiteY75" fmla="*/ 118364 h 266700"/>
                            <a:gd name="connsiteX76" fmla="*/ 465445 w 1333836"/>
                            <a:gd name="connsiteY76" fmla="*/ 118364 h 266700"/>
                            <a:gd name="connsiteX77" fmla="*/ 465445 w 1333836"/>
                            <a:gd name="connsiteY77" fmla="*/ 76327 h 266700"/>
                            <a:gd name="connsiteX78" fmla="*/ 491995 w 1333836"/>
                            <a:gd name="connsiteY78" fmla="*/ 76327 h 266700"/>
                            <a:gd name="connsiteX79" fmla="*/ 491995 w 1333836"/>
                            <a:gd name="connsiteY79" fmla="*/ 70993 h 266700"/>
                            <a:gd name="connsiteX80" fmla="*/ 510923 w 1333836"/>
                            <a:gd name="connsiteY80" fmla="*/ 17780 h 266700"/>
                            <a:gd name="connsiteX81" fmla="*/ 568087 w 1333836"/>
                            <a:gd name="connsiteY81" fmla="*/ 0 h 266700"/>
                            <a:gd name="connsiteX82" fmla="*/ 593113 w 1333836"/>
                            <a:gd name="connsiteY82" fmla="*/ 1016 h 266700"/>
                            <a:gd name="connsiteX83" fmla="*/ 612930 w 1333836"/>
                            <a:gd name="connsiteY83" fmla="*/ 3556 h 266700"/>
                            <a:gd name="connsiteX84" fmla="*/ 612930 w 1333836"/>
                            <a:gd name="connsiteY84" fmla="*/ 47117 h 266700"/>
                            <a:gd name="connsiteX85" fmla="*/ 764098 w 1333836"/>
                            <a:gd name="connsiteY85" fmla="*/ 118364 h 266700"/>
                            <a:gd name="connsiteX86" fmla="*/ 706171 w 1333836"/>
                            <a:gd name="connsiteY86" fmla="*/ 118364 h 266700"/>
                            <a:gd name="connsiteX87" fmla="*/ 706171 w 1333836"/>
                            <a:gd name="connsiteY87" fmla="*/ 187071 h 266700"/>
                            <a:gd name="connsiteX88" fmla="*/ 706298 w 1333836"/>
                            <a:gd name="connsiteY88" fmla="*/ 204851 h 266700"/>
                            <a:gd name="connsiteX89" fmla="*/ 709092 w 1333836"/>
                            <a:gd name="connsiteY89" fmla="*/ 218440 h 266700"/>
                            <a:gd name="connsiteX90" fmla="*/ 717604 w 1333836"/>
                            <a:gd name="connsiteY90" fmla="*/ 227965 h 266700"/>
                            <a:gd name="connsiteX91" fmla="*/ 735388 w 1333836"/>
                            <a:gd name="connsiteY91" fmla="*/ 231521 h 266700"/>
                            <a:gd name="connsiteX92" fmla="*/ 747965 w 1333836"/>
                            <a:gd name="connsiteY92" fmla="*/ 229489 h 266700"/>
                            <a:gd name="connsiteX93" fmla="*/ 758889 w 1333836"/>
                            <a:gd name="connsiteY93" fmla="*/ 225679 h 266700"/>
                            <a:gd name="connsiteX94" fmla="*/ 764098 w 1333836"/>
                            <a:gd name="connsiteY94" fmla="*/ 225679 h 266700"/>
                            <a:gd name="connsiteX95" fmla="*/ 764098 w 1333836"/>
                            <a:gd name="connsiteY95" fmla="*/ 268097 h 266700"/>
                            <a:gd name="connsiteX96" fmla="*/ 742883 w 1333836"/>
                            <a:gd name="connsiteY96" fmla="*/ 272161 h 266700"/>
                            <a:gd name="connsiteX97" fmla="*/ 715444 w 1333836"/>
                            <a:gd name="connsiteY97" fmla="*/ 273685 h 266700"/>
                            <a:gd name="connsiteX98" fmla="*/ 661583 w 1333836"/>
                            <a:gd name="connsiteY98" fmla="*/ 259080 h 266700"/>
                            <a:gd name="connsiteX99" fmla="*/ 643925 w 1333836"/>
                            <a:gd name="connsiteY99" fmla="*/ 208915 h 266700"/>
                            <a:gd name="connsiteX100" fmla="*/ 643925 w 1333836"/>
                            <a:gd name="connsiteY100" fmla="*/ 118364 h 266700"/>
                            <a:gd name="connsiteX101" fmla="*/ 618392 w 1333836"/>
                            <a:gd name="connsiteY101" fmla="*/ 118364 h 266700"/>
                            <a:gd name="connsiteX102" fmla="*/ 618392 w 1333836"/>
                            <a:gd name="connsiteY102" fmla="*/ 76327 h 266700"/>
                            <a:gd name="connsiteX103" fmla="*/ 643925 w 1333836"/>
                            <a:gd name="connsiteY103" fmla="*/ 76327 h 266700"/>
                            <a:gd name="connsiteX104" fmla="*/ 643925 w 1333836"/>
                            <a:gd name="connsiteY104" fmla="*/ 20955 h 266700"/>
                            <a:gd name="connsiteX105" fmla="*/ 706171 w 1333836"/>
                            <a:gd name="connsiteY105" fmla="*/ 20955 h 266700"/>
                            <a:gd name="connsiteX106" fmla="*/ 706171 w 1333836"/>
                            <a:gd name="connsiteY106" fmla="*/ 76327 h 266700"/>
                            <a:gd name="connsiteX107" fmla="*/ 764098 w 1333836"/>
                            <a:gd name="connsiteY107" fmla="*/ 76327 h 266700"/>
                            <a:gd name="connsiteX108" fmla="*/ 764098 w 1333836"/>
                            <a:gd name="connsiteY108" fmla="*/ 118364 h 266700"/>
                            <a:gd name="connsiteX109" fmla="*/ 962394 w 1333836"/>
                            <a:gd name="connsiteY109" fmla="*/ 139319 h 266700"/>
                            <a:gd name="connsiteX110" fmla="*/ 953629 w 1333836"/>
                            <a:gd name="connsiteY110" fmla="*/ 139319 h 266700"/>
                            <a:gd name="connsiteX111" fmla="*/ 944991 w 1333836"/>
                            <a:gd name="connsiteY111" fmla="*/ 132080 h 266700"/>
                            <a:gd name="connsiteX112" fmla="*/ 932542 w 1333836"/>
                            <a:gd name="connsiteY112" fmla="*/ 123952 h 266700"/>
                            <a:gd name="connsiteX113" fmla="*/ 917044 w 1333836"/>
                            <a:gd name="connsiteY113" fmla="*/ 117602 h 266700"/>
                            <a:gd name="connsiteX114" fmla="*/ 897481 w 1333836"/>
                            <a:gd name="connsiteY114" fmla="*/ 115062 h 266700"/>
                            <a:gd name="connsiteX115" fmla="*/ 859372 w 1333836"/>
                            <a:gd name="connsiteY115" fmla="*/ 130810 h 266700"/>
                            <a:gd name="connsiteX116" fmla="*/ 846033 w 1333836"/>
                            <a:gd name="connsiteY116" fmla="*/ 173609 h 266700"/>
                            <a:gd name="connsiteX117" fmla="*/ 859753 w 1333836"/>
                            <a:gd name="connsiteY117" fmla="*/ 216027 h 266700"/>
                            <a:gd name="connsiteX118" fmla="*/ 898624 w 1333836"/>
                            <a:gd name="connsiteY118" fmla="*/ 230505 h 266700"/>
                            <a:gd name="connsiteX119" fmla="*/ 919712 w 1333836"/>
                            <a:gd name="connsiteY119" fmla="*/ 227838 h 266700"/>
                            <a:gd name="connsiteX120" fmla="*/ 935337 w 1333836"/>
                            <a:gd name="connsiteY120" fmla="*/ 221615 h 266700"/>
                            <a:gd name="connsiteX121" fmla="*/ 945626 w 1333836"/>
                            <a:gd name="connsiteY121" fmla="*/ 214376 h 266700"/>
                            <a:gd name="connsiteX122" fmla="*/ 953883 w 1333836"/>
                            <a:gd name="connsiteY122" fmla="*/ 207010 h 266700"/>
                            <a:gd name="connsiteX123" fmla="*/ 962649 w 1333836"/>
                            <a:gd name="connsiteY123" fmla="*/ 207010 h 266700"/>
                            <a:gd name="connsiteX124" fmla="*/ 962649 w 1333836"/>
                            <a:gd name="connsiteY124" fmla="*/ 259969 h 266700"/>
                            <a:gd name="connsiteX125" fmla="*/ 932034 w 1333836"/>
                            <a:gd name="connsiteY125" fmla="*/ 270891 h 266700"/>
                            <a:gd name="connsiteX126" fmla="*/ 896846 w 1333836"/>
                            <a:gd name="connsiteY126" fmla="*/ 274955 h 266700"/>
                            <a:gd name="connsiteX127" fmla="*/ 850606 w 1333836"/>
                            <a:gd name="connsiteY127" fmla="*/ 268986 h 266700"/>
                            <a:gd name="connsiteX128" fmla="*/ 814148 w 1333836"/>
                            <a:gd name="connsiteY128" fmla="*/ 250317 h 266700"/>
                            <a:gd name="connsiteX129" fmla="*/ 790393 w 1333836"/>
                            <a:gd name="connsiteY129" fmla="*/ 218567 h 266700"/>
                            <a:gd name="connsiteX130" fmla="*/ 782009 w 1333836"/>
                            <a:gd name="connsiteY130" fmla="*/ 173736 h 266700"/>
                            <a:gd name="connsiteX131" fmla="*/ 791028 w 1333836"/>
                            <a:gd name="connsiteY131" fmla="*/ 127000 h 266700"/>
                            <a:gd name="connsiteX132" fmla="*/ 816308 w 1333836"/>
                            <a:gd name="connsiteY132" fmla="*/ 94361 h 266700"/>
                            <a:gd name="connsiteX133" fmla="*/ 852512 w 1333836"/>
                            <a:gd name="connsiteY133" fmla="*/ 76454 h 266700"/>
                            <a:gd name="connsiteX134" fmla="*/ 895068 w 1333836"/>
                            <a:gd name="connsiteY134" fmla="*/ 70739 h 266700"/>
                            <a:gd name="connsiteX135" fmla="*/ 931653 w 1333836"/>
                            <a:gd name="connsiteY135" fmla="*/ 75057 h 266700"/>
                            <a:gd name="connsiteX136" fmla="*/ 962903 w 1333836"/>
                            <a:gd name="connsiteY136" fmla="*/ 86233 h 266700"/>
                            <a:gd name="connsiteX137" fmla="*/ 962903 w 1333836"/>
                            <a:gd name="connsiteY137" fmla="*/ 139319 h 266700"/>
                            <a:gd name="connsiteX138" fmla="*/ 1180508 w 1333836"/>
                            <a:gd name="connsiteY138" fmla="*/ 269875 h 266700"/>
                            <a:gd name="connsiteX139" fmla="*/ 1119025 w 1333836"/>
                            <a:gd name="connsiteY139" fmla="*/ 269875 h 266700"/>
                            <a:gd name="connsiteX140" fmla="*/ 1119025 w 1333836"/>
                            <a:gd name="connsiteY140" fmla="*/ 249301 h 266700"/>
                            <a:gd name="connsiteX141" fmla="*/ 1106576 w 1333836"/>
                            <a:gd name="connsiteY141" fmla="*/ 258445 h 266700"/>
                            <a:gd name="connsiteX142" fmla="*/ 1092602 w 1333836"/>
                            <a:gd name="connsiteY142" fmla="*/ 266827 h 266700"/>
                            <a:gd name="connsiteX143" fmla="*/ 1073675 w 1333836"/>
                            <a:gd name="connsiteY143" fmla="*/ 272923 h 266700"/>
                            <a:gd name="connsiteX144" fmla="*/ 1052079 w 1333836"/>
                            <a:gd name="connsiteY144" fmla="*/ 274955 h 266700"/>
                            <a:gd name="connsiteX145" fmla="*/ 1005839 w 1333836"/>
                            <a:gd name="connsiteY145" fmla="*/ 257937 h 266700"/>
                            <a:gd name="connsiteX146" fmla="*/ 987293 w 1333836"/>
                            <a:gd name="connsiteY146" fmla="*/ 214376 h 266700"/>
                            <a:gd name="connsiteX147" fmla="*/ 996820 w 1333836"/>
                            <a:gd name="connsiteY147" fmla="*/ 179705 h 266700"/>
                            <a:gd name="connsiteX148" fmla="*/ 1023751 w 1333836"/>
                            <a:gd name="connsiteY148" fmla="*/ 158496 h 266700"/>
                            <a:gd name="connsiteX149" fmla="*/ 1066561 w 1333836"/>
                            <a:gd name="connsiteY149" fmla="*/ 147447 h 266700"/>
                            <a:gd name="connsiteX150" fmla="*/ 1119533 w 1333836"/>
                            <a:gd name="connsiteY150" fmla="*/ 142621 h 266700"/>
                            <a:gd name="connsiteX151" fmla="*/ 1119533 w 1333836"/>
                            <a:gd name="connsiteY151" fmla="*/ 141605 h 266700"/>
                            <a:gd name="connsiteX152" fmla="*/ 1106449 w 1333836"/>
                            <a:gd name="connsiteY152" fmla="*/ 119507 h 266700"/>
                            <a:gd name="connsiteX153" fmla="*/ 1067831 w 1333836"/>
                            <a:gd name="connsiteY153" fmla="*/ 113411 h 266700"/>
                            <a:gd name="connsiteX154" fmla="*/ 1035057 w 1333836"/>
                            <a:gd name="connsiteY154" fmla="*/ 118872 h 266700"/>
                            <a:gd name="connsiteX155" fmla="*/ 1010031 w 1333836"/>
                            <a:gd name="connsiteY155" fmla="*/ 127254 h 266700"/>
                            <a:gd name="connsiteX156" fmla="*/ 1004315 w 1333836"/>
                            <a:gd name="connsiteY156" fmla="*/ 127254 h 266700"/>
                            <a:gd name="connsiteX157" fmla="*/ 1004315 w 1333836"/>
                            <a:gd name="connsiteY157" fmla="*/ 80518 h 266700"/>
                            <a:gd name="connsiteX158" fmla="*/ 1036327 w 1333836"/>
                            <a:gd name="connsiteY158" fmla="*/ 74422 h 266700"/>
                            <a:gd name="connsiteX159" fmla="*/ 1080661 w 1333836"/>
                            <a:gd name="connsiteY159" fmla="*/ 70866 h 266700"/>
                            <a:gd name="connsiteX160" fmla="*/ 1157135 w 1333836"/>
                            <a:gd name="connsiteY160" fmla="*/ 87122 h 266700"/>
                            <a:gd name="connsiteX161" fmla="*/ 1180635 w 1333836"/>
                            <a:gd name="connsiteY161" fmla="*/ 138176 h 266700"/>
                            <a:gd name="connsiteX162" fmla="*/ 1180635 w 1333836"/>
                            <a:gd name="connsiteY162" fmla="*/ 269875 h 266700"/>
                            <a:gd name="connsiteX163" fmla="*/ 1069482 w 1333836"/>
                            <a:gd name="connsiteY163" fmla="*/ 186055 h 266700"/>
                            <a:gd name="connsiteX164" fmla="*/ 1055255 w 1333836"/>
                            <a:gd name="connsiteY164" fmla="*/ 194564 h 266700"/>
                            <a:gd name="connsiteX165" fmla="*/ 1050301 w 1333836"/>
                            <a:gd name="connsiteY165" fmla="*/ 209296 h 266700"/>
                            <a:gd name="connsiteX166" fmla="*/ 1051317 w 1333836"/>
                            <a:gd name="connsiteY166" fmla="*/ 219075 h 266700"/>
                            <a:gd name="connsiteX167" fmla="*/ 1056525 w 1333836"/>
                            <a:gd name="connsiteY167" fmla="*/ 226314 h 266700"/>
                            <a:gd name="connsiteX168" fmla="*/ 1066053 w 1333836"/>
                            <a:gd name="connsiteY168" fmla="*/ 231394 h 266700"/>
                            <a:gd name="connsiteX169" fmla="*/ 1083329 w 1333836"/>
                            <a:gd name="connsiteY169" fmla="*/ 233045 h 266700"/>
                            <a:gd name="connsiteX170" fmla="*/ 1102257 w 1333836"/>
                            <a:gd name="connsiteY170" fmla="*/ 229235 h 266700"/>
                            <a:gd name="connsiteX171" fmla="*/ 1119025 w 1333836"/>
                            <a:gd name="connsiteY171" fmla="*/ 219329 h 266700"/>
                            <a:gd name="connsiteX172" fmla="*/ 1119025 w 1333836"/>
                            <a:gd name="connsiteY172" fmla="*/ 179070 h 266700"/>
                            <a:gd name="connsiteX173" fmla="*/ 1091840 w 1333836"/>
                            <a:gd name="connsiteY173" fmla="*/ 181864 h 266700"/>
                            <a:gd name="connsiteX174" fmla="*/ 1069482 w 1333836"/>
                            <a:gd name="connsiteY174" fmla="*/ 186055 h 266700"/>
                            <a:gd name="connsiteX175" fmla="*/ 1345142 w 1333836"/>
                            <a:gd name="connsiteY175" fmla="*/ 118364 h 266700"/>
                            <a:gd name="connsiteX176" fmla="*/ 1287215 w 1333836"/>
                            <a:gd name="connsiteY176" fmla="*/ 118364 h 266700"/>
                            <a:gd name="connsiteX177" fmla="*/ 1287215 w 1333836"/>
                            <a:gd name="connsiteY177" fmla="*/ 187071 h 266700"/>
                            <a:gd name="connsiteX178" fmla="*/ 1287342 w 1333836"/>
                            <a:gd name="connsiteY178" fmla="*/ 204851 h 266700"/>
                            <a:gd name="connsiteX179" fmla="*/ 1290137 w 1333836"/>
                            <a:gd name="connsiteY179" fmla="*/ 218440 h 266700"/>
                            <a:gd name="connsiteX180" fmla="*/ 1298649 w 1333836"/>
                            <a:gd name="connsiteY180" fmla="*/ 227965 h 266700"/>
                            <a:gd name="connsiteX181" fmla="*/ 1316433 w 1333836"/>
                            <a:gd name="connsiteY181" fmla="*/ 231521 h 266700"/>
                            <a:gd name="connsiteX182" fmla="*/ 1329009 w 1333836"/>
                            <a:gd name="connsiteY182" fmla="*/ 229489 h 266700"/>
                            <a:gd name="connsiteX183" fmla="*/ 1339934 w 1333836"/>
                            <a:gd name="connsiteY183" fmla="*/ 225679 h 266700"/>
                            <a:gd name="connsiteX184" fmla="*/ 1345142 w 1333836"/>
                            <a:gd name="connsiteY184" fmla="*/ 225679 h 266700"/>
                            <a:gd name="connsiteX185" fmla="*/ 1345142 w 1333836"/>
                            <a:gd name="connsiteY185" fmla="*/ 268097 h 266700"/>
                            <a:gd name="connsiteX186" fmla="*/ 1323928 w 1333836"/>
                            <a:gd name="connsiteY186" fmla="*/ 272161 h 266700"/>
                            <a:gd name="connsiteX187" fmla="*/ 1296488 w 1333836"/>
                            <a:gd name="connsiteY187" fmla="*/ 273685 h 266700"/>
                            <a:gd name="connsiteX188" fmla="*/ 1242627 w 1333836"/>
                            <a:gd name="connsiteY188" fmla="*/ 259080 h 266700"/>
                            <a:gd name="connsiteX189" fmla="*/ 1224969 w 1333836"/>
                            <a:gd name="connsiteY189" fmla="*/ 208915 h 266700"/>
                            <a:gd name="connsiteX190" fmla="*/ 1224969 w 1333836"/>
                            <a:gd name="connsiteY190" fmla="*/ 118364 h 266700"/>
                            <a:gd name="connsiteX191" fmla="*/ 1199437 w 1333836"/>
                            <a:gd name="connsiteY191" fmla="*/ 118364 h 266700"/>
                            <a:gd name="connsiteX192" fmla="*/ 1199437 w 1333836"/>
                            <a:gd name="connsiteY192" fmla="*/ 76327 h 266700"/>
                            <a:gd name="connsiteX193" fmla="*/ 1224969 w 1333836"/>
                            <a:gd name="connsiteY193" fmla="*/ 76327 h 266700"/>
                            <a:gd name="connsiteX194" fmla="*/ 1224969 w 1333836"/>
                            <a:gd name="connsiteY194" fmla="*/ 20955 h 266700"/>
                            <a:gd name="connsiteX195" fmla="*/ 1287215 w 1333836"/>
                            <a:gd name="connsiteY195" fmla="*/ 20955 h 266700"/>
                            <a:gd name="connsiteX196" fmla="*/ 1287215 w 1333836"/>
                            <a:gd name="connsiteY196" fmla="*/ 76327 h 266700"/>
                            <a:gd name="connsiteX197" fmla="*/ 1345142 w 1333836"/>
                            <a:gd name="connsiteY197" fmla="*/ 76327 h 266700"/>
                            <a:gd name="connsiteX198" fmla="*/ 1345142 w 1333836"/>
                            <a:gd name="connsiteY198" fmla="*/ 118364 h 266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Lst>
                          <a:rect l="l" t="t" r="r" b="b"/>
                          <a:pathLst>
                            <a:path w="1333836" h="266700">
                              <a:moveTo>
                                <a:pt x="187245" y="250825"/>
                              </a:moveTo>
                              <a:cubicBezTo>
                                <a:pt x="165777" y="266573"/>
                                <a:pt x="136686" y="274574"/>
                                <a:pt x="99974" y="274574"/>
                              </a:cubicBezTo>
                              <a:cubicBezTo>
                                <a:pt x="78760" y="274574"/>
                                <a:pt x="60213" y="272669"/>
                                <a:pt x="44334" y="268986"/>
                              </a:cubicBezTo>
                              <a:cubicBezTo>
                                <a:pt x="28582" y="265303"/>
                                <a:pt x="13719" y="260477"/>
                                <a:pt x="0" y="254762"/>
                              </a:cubicBezTo>
                              <a:lnTo>
                                <a:pt x="0" y="193294"/>
                              </a:lnTo>
                              <a:lnTo>
                                <a:pt x="7241" y="193294"/>
                              </a:lnTo>
                              <a:cubicBezTo>
                                <a:pt x="20960" y="204216"/>
                                <a:pt x="36204" y="212598"/>
                                <a:pt x="53226" y="218440"/>
                              </a:cubicBezTo>
                              <a:cubicBezTo>
                                <a:pt x="70122" y="224282"/>
                                <a:pt x="86509" y="227203"/>
                                <a:pt x="102133" y="227203"/>
                              </a:cubicBezTo>
                              <a:cubicBezTo>
                                <a:pt x="106199" y="227203"/>
                                <a:pt x="111407" y="226822"/>
                                <a:pt x="118012" y="226187"/>
                              </a:cubicBezTo>
                              <a:cubicBezTo>
                                <a:pt x="124618" y="225552"/>
                                <a:pt x="129954" y="224409"/>
                                <a:pt x="134019" y="222758"/>
                              </a:cubicBezTo>
                              <a:cubicBezTo>
                                <a:pt x="139100" y="220726"/>
                                <a:pt x="143292" y="218059"/>
                                <a:pt x="146468" y="215011"/>
                              </a:cubicBezTo>
                              <a:cubicBezTo>
                                <a:pt x="149770" y="211963"/>
                                <a:pt x="151422" y="207264"/>
                                <a:pt x="151422" y="201168"/>
                              </a:cubicBezTo>
                              <a:cubicBezTo>
                                <a:pt x="151422" y="195580"/>
                                <a:pt x="149008" y="190627"/>
                                <a:pt x="144308" y="186563"/>
                              </a:cubicBezTo>
                              <a:cubicBezTo>
                                <a:pt x="139481" y="182499"/>
                                <a:pt x="132621" y="179324"/>
                                <a:pt x="123348" y="177165"/>
                              </a:cubicBezTo>
                              <a:cubicBezTo>
                                <a:pt x="113693" y="174879"/>
                                <a:pt x="103531" y="172720"/>
                                <a:pt x="92733" y="170688"/>
                              </a:cubicBezTo>
                              <a:cubicBezTo>
                                <a:pt x="81935" y="168656"/>
                                <a:pt x="71900" y="166116"/>
                                <a:pt x="62500" y="163068"/>
                              </a:cubicBezTo>
                              <a:cubicBezTo>
                                <a:pt x="40904" y="156083"/>
                                <a:pt x="25406" y="146558"/>
                                <a:pt x="15879" y="134493"/>
                              </a:cubicBezTo>
                              <a:cubicBezTo>
                                <a:pt x="6352" y="122555"/>
                                <a:pt x="1651" y="107569"/>
                                <a:pt x="1651" y="89789"/>
                              </a:cubicBezTo>
                              <a:cubicBezTo>
                                <a:pt x="1651" y="65913"/>
                                <a:pt x="12322" y="46355"/>
                                <a:pt x="33791" y="31242"/>
                              </a:cubicBezTo>
                              <a:cubicBezTo>
                                <a:pt x="55259" y="16129"/>
                                <a:pt x="82825" y="8636"/>
                                <a:pt x="116488" y="8636"/>
                              </a:cubicBezTo>
                              <a:cubicBezTo>
                                <a:pt x="133384" y="8636"/>
                                <a:pt x="150025" y="10287"/>
                                <a:pt x="166539" y="13589"/>
                              </a:cubicBezTo>
                              <a:cubicBezTo>
                                <a:pt x="183053" y="16891"/>
                                <a:pt x="197281" y="20955"/>
                                <a:pt x="209349" y="25908"/>
                              </a:cubicBezTo>
                              <a:lnTo>
                                <a:pt x="209349" y="84963"/>
                              </a:lnTo>
                              <a:lnTo>
                                <a:pt x="202235" y="84963"/>
                              </a:lnTo>
                              <a:cubicBezTo>
                                <a:pt x="191945" y="76708"/>
                                <a:pt x="179242" y="69723"/>
                                <a:pt x="164252" y="64135"/>
                              </a:cubicBezTo>
                              <a:cubicBezTo>
                                <a:pt x="149263" y="58547"/>
                                <a:pt x="133891" y="55753"/>
                                <a:pt x="118267" y="55753"/>
                              </a:cubicBezTo>
                              <a:cubicBezTo>
                                <a:pt x="112804" y="55753"/>
                                <a:pt x="107215" y="56134"/>
                                <a:pt x="101752" y="56896"/>
                              </a:cubicBezTo>
                              <a:cubicBezTo>
                                <a:pt x="96290" y="57658"/>
                                <a:pt x="91082" y="59055"/>
                                <a:pt x="86001" y="61087"/>
                              </a:cubicBezTo>
                              <a:cubicBezTo>
                                <a:pt x="81554" y="62865"/>
                                <a:pt x="77616" y="65405"/>
                                <a:pt x="74441" y="68961"/>
                              </a:cubicBezTo>
                              <a:cubicBezTo>
                                <a:pt x="71265" y="72517"/>
                                <a:pt x="69613" y="76454"/>
                                <a:pt x="69613" y="80899"/>
                              </a:cubicBezTo>
                              <a:cubicBezTo>
                                <a:pt x="69613" y="87630"/>
                                <a:pt x="72154" y="92837"/>
                                <a:pt x="77362" y="96520"/>
                              </a:cubicBezTo>
                              <a:cubicBezTo>
                                <a:pt x="82571" y="100203"/>
                                <a:pt x="92352" y="103505"/>
                                <a:pt x="106707" y="106426"/>
                              </a:cubicBezTo>
                              <a:cubicBezTo>
                                <a:pt x="116107" y="108331"/>
                                <a:pt x="125127" y="110236"/>
                                <a:pt x="133891" y="112141"/>
                              </a:cubicBezTo>
                              <a:cubicBezTo>
                                <a:pt x="142530" y="113919"/>
                                <a:pt x="151930" y="116459"/>
                                <a:pt x="161839" y="119761"/>
                              </a:cubicBezTo>
                              <a:cubicBezTo>
                                <a:pt x="181528" y="126238"/>
                                <a:pt x="196010" y="135001"/>
                                <a:pt x="205411" y="146050"/>
                              </a:cubicBezTo>
                              <a:cubicBezTo>
                                <a:pt x="214811" y="157099"/>
                                <a:pt x="219511" y="171577"/>
                                <a:pt x="219511" y="189230"/>
                              </a:cubicBezTo>
                              <a:cubicBezTo>
                                <a:pt x="219384" y="214503"/>
                                <a:pt x="208714" y="234950"/>
                                <a:pt x="187245" y="250825"/>
                              </a:cubicBezTo>
                              <a:moveTo>
                                <a:pt x="424160" y="248412"/>
                              </a:moveTo>
                              <a:cubicBezTo>
                                <a:pt x="405613" y="266700"/>
                                <a:pt x="379572" y="275844"/>
                                <a:pt x="345908" y="275844"/>
                              </a:cubicBezTo>
                              <a:cubicBezTo>
                                <a:pt x="312372" y="275844"/>
                                <a:pt x="286330" y="266700"/>
                                <a:pt x="267783" y="248412"/>
                              </a:cubicBezTo>
                              <a:cubicBezTo>
                                <a:pt x="249237" y="230124"/>
                                <a:pt x="239963" y="204978"/>
                                <a:pt x="239963" y="173101"/>
                              </a:cubicBezTo>
                              <a:cubicBezTo>
                                <a:pt x="239963" y="141097"/>
                                <a:pt x="249364" y="115824"/>
                                <a:pt x="268038" y="97663"/>
                              </a:cubicBezTo>
                              <a:cubicBezTo>
                                <a:pt x="286711" y="79375"/>
                                <a:pt x="312753" y="70231"/>
                                <a:pt x="346035" y="70231"/>
                              </a:cubicBezTo>
                              <a:cubicBezTo>
                                <a:pt x="379826" y="70231"/>
                                <a:pt x="405994" y="79375"/>
                                <a:pt x="424414" y="97790"/>
                              </a:cubicBezTo>
                              <a:cubicBezTo>
                                <a:pt x="442833" y="116205"/>
                                <a:pt x="452107" y="141351"/>
                                <a:pt x="452107" y="173101"/>
                              </a:cubicBezTo>
                              <a:cubicBezTo>
                                <a:pt x="452107" y="204851"/>
                                <a:pt x="442707" y="230124"/>
                                <a:pt x="424160" y="248412"/>
                              </a:cubicBezTo>
                              <a:moveTo>
                                <a:pt x="376015" y="126492"/>
                              </a:moveTo>
                              <a:cubicBezTo>
                                <a:pt x="372331" y="121793"/>
                                <a:pt x="367885" y="118491"/>
                                <a:pt x="362676" y="116459"/>
                              </a:cubicBezTo>
                              <a:cubicBezTo>
                                <a:pt x="357468" y="114554"/>
                                <a:pt x="351878" y="113538"/>
                                <a:pt x="345908" y="113538"/>
                              </a:cubicBezTo>
                              <a:cubicBezTo>
                                <a:pt x="339937" y="113538"/>
                                <a:pt x="334602" y="114300"/>
                                <a:pt x="329902" y="115951"/>
                              </a:cubicBezTo>
                              <a:cubicBezTo>
                                <a:pt x="325202" y="117602"/>
                                <a:pt x="320756" y="120777"/>
                                <a:pt x="316564" y="125603"/>
                              </a:cubicBezTo>
                              <a:cubicBezTo>
                                <a:pt x="312753" y="130048"/>
                                <a:pt x="309704" y="136271"/>
                                <a:pt x="307544" y="144018"/>
                              </a:cubicBezTo>
                              <a:cubicBezTo>
                                <a:pt x="305258" y="151892"/>
                                <a:pt x="304241" y="161671"/>
                                <a:pt x="304241" y="173482"/>
                              </a:cubicBezTo>
                              <a:cubicBezTo>
                                <a:pt x="304241" y="184023"/>
                                <a:pt x="305258" y="193167"/>
                                <a:pt x="307163" y="201041"/>
                              </a:cubicBezTo>
                              <a:cubicBezTo>
                                <a:pt x="309069" y="208788"/>
                                <a:pt x="311991" y="215011"/>
                                <a:pt x="315801" y="219710"/>
                              </a:cubicBezTo>
                              <a:cubicBezTo>
                                <a:pt x="319485" y="224155"/>
                                <a:pt x="323932" y="227457"/>
                                <a:pt x="329013" y="229489"/>
                              </a:cubicBezTo>
                              <a:cubicBezTo>
                                <a:pt x="334094" y="231521"/>
                                <a:pt x="339937" y="232664"/>
                                <a:pt x="346543" y="232664"/>
                              </a:cubicBezTo>
                              <a:cubicBezTo>
                                <a:pt x="352133" y="232664"/>
                                <a:pt x="357595" y="231648"/>
                                <a:pt x="362676" y="229870"/>
                              </a:cubicBezTo>
                              <a:cubicBezTo>
                                <a:pt x="367757" y="227965"/>
                                <a:pt x="372077" y="224790"/>
                                <a:pt x="375633" y="220345"/>
                              </a:cubicBezTo>
                              <a:cubicBezTo>
                                <a:pt x="379699" y="215392"/>
                                <a:pt x="382620" y="209423"/>
                                <a:pt x="384653" y="202438"/>
                              </a:cubicBezTo>
                              <a:cubicBezTo>
                                <a:pt x="386686" y="195453"/>
                                <a:pt x="387702" y="185801"/>
                                <a:pt x="387702" y="173609"/>
                              </a:cubicBezTo>
                              <a:cubicBezTo>
                                <a:pt x="387702" y="162179"/>
                                <a:pt x="386686" y="152654"/>
                                <a:pt x="384653" y="145034"/>
                              </a:cubicBezTo>
                              <a:cubicBezTo>
                                <a:pt x="382620" y="137160"/>
                                <a:pt x="379699" y="131064"/>
                                <a:pt x="376015" y="126492"/>
                              </a:cubicBezTo>
                              <a:moveTo>
                                <a:pt x="613056" y="47117"/>
                              </a:moveTo>
                              <a:lnTo>
                                <a:pt x="608356" y="47117"/>
                              </a:lnTo>
                              <a:cubicBezTo>
                                <a:pt x="605561" y="46355"/>
                                <a:pt x="602005" y="45339"/>
                                <a:pt x="597558" y="44323"/>
                              </a:cubicBezTo>
                              <a:cubicBezTo>
                                <a:pt x="593113" y="43307"/>
                                <a:pt x="588412" y="42799"/>
                                <a:pt x="583331" y="42799"/>
                              </a:cubicBezTo>
                              <a:cubicBezTo>
                                <a:pt x="571136" y="42799"/>
                                <a:pt x="563006" y="44958"/>
                                <a:pt x="558687" y="49403"/>
                              </a:cubicBezTo>
                              <a:cubicBezTo>
                                <a:pt x="554368" y="53721"/>
                                <a:pt x="552208" y="62230"/>
                                <a:pt x="552208" y="74676"/>
                              </a:cubicBezTo>
                              <a:lnTo>
                                <a:pt x="552208" y="76200"/>
                              </a:lnTo>
                              <a:lnTo>
                                <a:pt x="599972" y="76200"/>
                              </a:lnTo>
                              <a:lnTo>
                                <a:pt x="599972" y="118237"/>
                              </a:lnTo>
                              <a:lnTo>
                                <a:pt x="554241" y="118237"/>
                              </a:lnTo>
                              <a:lnTo>
                                <a:pt x="554241" y="269748"/>
                              </a:lnTo>
                              <a:lnTo>
                                <a:pt x="491995" y="269748"/>
                              </a:lnTo>
                              <a:lnTo>
                                <a:pt x="491995" y="118364"/>
                              </a:lnTo>
                              <a:lnTo>
                                <a:pt x="465445" y="118364"/>
                              </a:lnTo>
                              <a:lnTo>
                                <a:pt x="465445" y="76327"/>
                              </a:lnTo>
                              <a:lnTo>
                                <a:pt x="491995" y="76327"/>
                              </a:lnTo>
                              <a:lnTo>
                                <a:pt x="491995" y="70993"/>
                              </a:lnTo>
                              <a:cubicBezTo>
                                <a:pt x="491995" y="47371"/>
                                <a:pt x="498346" y="29591"/>
                                <a:pt x="510923" y="17780"/>
                              </a:cubicBezTo>
                              <a:cubicBezTo>
                                <a:pt x="523499" y="5969"/>
                                <a:pt x="542554" y="0"/>
                                <a:pt x="568087" y="0"/>
                              </a:cubicBezTo>
                              <a:cubicBezTo>
                                <a:pt x="577234" y="0"/>
                                <a:pt x="585618" y="254"/>
                                <a:pt x="593113" y="1016"/>
                              </a:cubicBezTo>
                              <a:cubicBezTo>
                                <a:pt x="600607" y="1651"/>
                                <a:pt x="607213" y="2413"/>
                                <a:pt x="612930" y="3556"/>
                              </a:cubicBezTo>
                              <a:lnTo>
                                <a:pt x="612930" y="47117"/>
                              </a:lnTo>
                              <a:close/>
                              <a:moveTo>
                                <a:pt x="764098" y="118364"/>
                              </a:moveTo>
                              <a:lnTo>
                                <a:pt x="706171" y="118364"/>
                              </a:lnTo>
                              <a:lnTo>
                                <a:pt x="706171" y="187071"/>
                              </a:lnTo>
                              <a:cubicBezTo>
                                <a:pt x="706171" y="193929"/>
                                <a:pt x="706171" y="199771"/>
                                <a:pt x="706298" y="204851"/>
                              </a:cubicBezTo>
                              <a:cubicBezTo>
                                <a:pt x="706425" y="209931"/>
                                <a:pt x="707314" y="214503"/>
                                <a:pt x="709092" y="218440"/>
                              </a:cubicBezTo>
                              <a:cubicBezTo>
                                <a:pt x="710744" y="222504"/>
                                <a:pt x="713539" y="225679"/>
                                <a:pt x="717604" y="227965"/>
                              </a:cubicBezTo>
                              <a:cubicBezTo>
                                <a:pt x="721669" y="230378"/>
                                <a:pt x="727639" y="231521"/>
                                <a:pt x="735388" y="231521"/>
                              </a:cubicBezTo>
                              <a:cubicBezTo>
                                <a:pt x="738564" y="231521"/>
                                <a:pt x="742756" y="230886"/>
                                <a:pt x="747965" y="229489"/>
                              </a:cubicBezTo>
                              <a:cubicBezTo>
                                <a:pt x="753173" y="228092"/>
                                <a:pt x="756857" y="226822"/>
                                <a:pt x="758889" y="225679"/>
                              </a:cubicBezTo>
                              <a:lnTo>
                                <a:pt x="764098" y="225679"/>
                              </a:lnTo>
                              <a:lnTo>
                                <a:pt x="764098" y="268097"/>
                              </a:lnTo>
                              <a:cubicBezTo>
                                <a:pt x="757492" y="269875"/>
                                <a:pt x="750378" y="271145"/>
                                <a:pt x="742883" y="272161"/>
                              </a:cubicBezTo>
                              <a:cubicBezTo>
                                <a:pt x="735388" y="273177"/>
                                <a:pt x="726242" y="273685"/>
                                <a:pt x="715444" y="273685"/>
                              </a:cubicBezTo>
                              <a:cubicBezTo>
                                <a:pt x="691308" y="273685"/>
                                <a:pt x="673396" y="268859"/>
                                <a:pt x="661583" y="259080"/>
                              </a:cubicBezTo>
                              <a:cubicBezTo>
                                <a:pt x="649769" y="249301"/>
                                <a:pt x="643925" y="232537"/>
                                <a:pt x="643925" y="208915"/>
                              </a:cubicBezTo>
                              <a:lnTo>
                                <a:pt x="643925" y="118364"/>
                              </a:lnTo>
                              <a:lnTo>
                                <a:pt x="618392" y="118364"/>
                              </a:lnTo>
                              <a:lnTo>
                                <a:pt x="618392" y="76327"/>
                              </a:lnTo>
                              <a:lnTo>
                                <a:pt x="643925" y="76327"/>
                              </a:lnTo>
                              <a:lnTo>
                                <a:pt x="643925" y="20955"/>
                              </a:lnTo>
                              <a:lnTo>
                                <a:pt x="706171" y="20955"/>
                              </a:lnTo>
                              <a:lnTo>
                                <a:pt x="706171" y="76327"/>
                              </a:lnTo>
                              <a:lnTo>
                                <a:pt x="764098" y="76327"/>
                              </a:lnTo>
                              <a:lnTo>
                                <a:pt x="764098" y="118364"/>
                              </a:lnTo>
                              <a:close/>
                              <a:moveTo>
                                <a:pt x="962394" y="139319"/>
                              </a:moveTo>
                              <a:lnTo>
                                <a:pt x="953629" y="139319"/>
                              </a:lnTo>
                              <a:cubicBezTo>
                                <a:pt x="951216" y="137287"/>
                                <a:pt x="948294" y="134874"/>
                                <a:pt x="944991" y="132080"/>
                              </a:cubicBezTo>
                              <a:cubicBezTo>
                                <a:pt x="941561" y="129286"/>
                                <a:pt x="937496" y="126619"/>
                                <a:pt x="932542" y="123952"/>
                              </a:cubicBezTo>
                              <a:cubicBezTo>
                                <a:pt x="927842" y="121412"/>
                                <a:pt x="922634" y="119380"/>
                                <a:pt x="917044" y="117602"/>
                              </a:cubicBezTo>
                              <a:cubicBezTo>
                                <a:pt x="911455" y="115951"/>
                                <a:pt x="904849" y="115062"/>
                                <a:pt x="897481" y="115062"/>
                              </a:cubicBezTo>
                              <a:cubicBezTo>
                                <a:pt x="880967" y="115062"/>
                                <a:pt x="868264" y="120269"/>
                                <a:pt x="859372" y="130810"/>
                              </a:cubicBezTo>
                              <a:cubicBezTo>
                                <a:pt x="850479" y="141351"/>
                                <a:pt x="846033" y="155575"/>
                                <a:pt x="846033" y="173609"/>
                              </a:cubicBezTo>
                              <a:cubicBezTo>
                                <a:pt x="846033" y="192278"/>
                                <a:pt x="850606" y="206375"/>
                                <a:pt x="859753" y="216027"/>
                              </a:cubicBezTo>
                              <a:cubicBezTo>
                                <a:pt x="868899" y="225679"/>
                                <a:pt x="881856" y="230505"/>
                                <a:pt x="898624" y="230505"/>
                              </a:cubicBezTo>
                              <a:cubicBezTo>
                                <a:pt x="906374" y="230505"/>
                                <a:pt x="913487" y="229616"/>
                                <a:pt x="919712" y="227838"/>
                              </a:cubicBezTo>
                              <a:cubicBezTo>
                                <a:pt x="925936" y="226060"/>
                                <a:pt x="931145" y="223901"/>
                                <a:pt x="935337" y="221615"/>
                              </a:cubicBezTo>
                              <a:cubicBezTo>
                                <a:pt x="939275" y="219329"/>
                                <a:pt x="942705" y="216916"/>
                                <a:pt x="945626" y="214376"/>
                              </a:cubicBezTo>
                              <a:cubicBezTo>
                                <a:pt x="948675" y="211836"/>
                                <a:pt x="951343" y="209423"/>
                                <a:pt x="953883" y="207010"/>
                              </a:cubicBezTo>
                              <a:lnTo>
                                <a:pt x="962649" y="207010"/>
                              </a:lnTo>
                              <a:lnTo>
                                <a:pt x="962649" y="259969"/>
                              </a:lnTo>
                              <a:cubicBezTo>
                                <a:pt x="952867" y="264541"/>
                                <a:pt x="942705" y="268224"/>
                                <a:pt x="932034" y="270891"/>
                              </a:cubicBezTo>
                              <a:cubicBezTo>
                                <a:pt x="921363" y="273558"/>
                                <a:pt x="909676" y="274955"/>
                                <a:pt x="896846" y="274955"/>
                              </a:cubicBezTo>
                              <a:cubicBezTo>
                                <a:pt x="879951" y="274955"/>
                                <a:pt x="864580" y="272923"/>
                                <a:pt x="850606" y="268986"/>
                              </a:cubicBezTo>
                              <a:cubicBezTo>
                                <a:pt x="836633" y="264922"/>
                                <a:pt x="824438" y="258699"/>
                                <a:pt x="814148" y="250317"/>
                              </a:cubicBezTo>
                              <a:cubicBezTo>
                                <a:pt x="803859" y="241935"/>
                                <a:pt x="795983" y="231394"/>
                                <a:pt x="790393" y="218567"/>
                              </a:cubicBezTo>
                              <a:cubicBezTo>
                                <a:pt x="784804" y="205867"/>
                                <a:pt x="782009" y="190881"/>
                                <a:pt x="782009" y="173736"/>
                              </a:cubicBezTo>
                              <a:cubicBezTo>
                                <a:pt x="782009" y="155702"/>
                                <a:pt x="785058" y="140081"/>
                                <a:pt x="791028" y="127000"/>
                              </a:cubicBezTo>
                              <a:cubicBezTo>
                                <a:pt x="797126" y="113919"/>
                                <a:pt x="805510" y="102997"/>
                                <a:pt x="816308" y="94361"/>
                              </a:cubicBezTo>
                              <a:cubicBezTo>
                                <a:pt x="826724" y="86233"/>
                                <a:pt x="838792" y="80264"/>
                                <a:pt x="852512" y="76454"/>
                              </a:cubicBezTo>
                              <a:cubicBezTo>
                                <a:pt x="866231" y="72644"/>
                                <a:pt x="880332" y="70739"/>
                                <a:pt x="895068" y="70739"/>
                              </a:cubicBezTo>
                              <a:cubicBezTo>
                                <a:pt x="908279" y="70739"/>
                                <a:pt x="920474" y="72136"/>
                                <a:pt x="931653" y="75057"/>
                              </a:cubicBezTo>
                              <a:cubicBezTo>
                                <a:pt x="942832" y="77978"/>
                                <a:pt x="953248" y="81661"/>
                                <a:pt x="962903" y="86233"/>
                              </a:cubicBezTo>
                              <a:lnTo>
                                <a:pt x="962903" y="139319"/>
                              </a:lnTo>
                              <a:close/>
                              <a:moveTo>
                                <a:pt x="1180508" y="269875"/>
                              </a:moveTo>
                              <a:lnTo>
                                <a:pt x="1119025" y="269875"/>
                              </a:lnTo>
                              <a:lnTo>
                                <a:pt x="1119025" y="249301"/>
                              </a:lnTo>
                              <a:cubicBezTo>
                                <a:pt x="1115722" y="251841"/>
                                <a:pt x="1111530" y="254889"/>
                                <a:pt x="1106576" y="258445"/>
                              </a:cubicBezTo>
                              <a:cubicBezTo>
                                <a:pt x="1101622" y="262001"/>
                                <a:pt x="1096922" y="264795"/>
                                <a:pt x="1092602" y="266827"/>
                              </a:cubicBezTo>
                              <a:cubicBezTo>
                                <a:pt x="1086505" y="269621"/>
                                <a:pt x="1080153" y="271653"/>
                                <a:pt x="1073675" y="272923"/>
                              </a:cubicBezTo>
                              <a:cubicBezTo>
                                <a:pt x="1067069" y="274193"/>
                                <a:pt x="1059955" y="274955"/>
                                <a:pt x="1052079" y="274955"/>
                              </a:cubicBezTo>
                              <a:cubicBezTo>
                                <a:pt x="1033659" y="274955"/>
                                <a:pt x="1018289" y="269240"/>
                                <a:pt x="1005839" y="257937"/>
                              </a:cubicBezTo>
                              <a:cubicBezTo>
                                <a:pt x="993390" y="246507"/>
                                <a:pt x="987293" y="232029"/>
                                <a:pt x="987293" y="214376"/>
                              </a:cubicBezTo>
                              <a:cubicBezTo>
                                <a:pt x="987293" y="200279"/>
                                <a:pt x="990469" y="188722"/>
                                <a:pt x="996820" y="179705"/>
                              </a:cubicBezTo>
                              <a:cubicBezTo>
                                <a:pt x="1003172" y="170688"/>
                                <a:pt x="1012064" y="163703"/>
                                <a:pt x="1023751" y="158496"/>
                              </a:cubicBezTo>
                              <a:cubicBezTo>
                                <a:pt x="1035184" y="153289"/>
                                <a:pt x="1049539" y="149606"/>
                                <a:pt x="1066561" y="147447"/>
                              </a:cubicBezTo>
                              <a:cubicBezTo>
                                <a:pt x="1083583" y="145288"/>
                                <a:pt x="1101240" y="143637"/>
                                <a:pt x="1119533" y="142621"/>
                              </a:cubicBezTo>
                              <a:lnTo>
                                <a:pt x="1119533" y="141605"/>
                              </a:lnTo>
                              <a:cubicBezTo>
                                <a:pt x="1119533" y="130937"/>
                                <a:pt x="1115214" y="123571"/>
                                <a:pt x="1106449" y="119507"/>
                              </a:cubicBezTo>
                              <a:cubicBezTo>
                                <a:pt x="1097684" y="115443"/>
                                <a:pt x="1084853" y="113411"/>
                                <a:pt x="1067831" y="113411"/>
                              </a:cubicBezTo>
                              <a:cubicBezTo>
                                <a:pt x="1057668" y="113411"/>
                                <a:pt x="1046617" y="115189"/>
                                <a:pt x="1035057" y="118872"/>
                              </a:cubicBezTo>
                              <a:cubicBezTo>
                                <a:pt x="1023497" y="122428"/>
                                <a:pt x="1015113" y="125222"/>
                                <a:pt x="1010031" y="127254"/>
                              </a:cubicBezTo>
                              <a:lnTo>
                                <a:pt x="1004315" y="127254"/>
                              </a:lnTo>
                              <a:lnTo>
                                <a:pt x="1004315" y="80518"/>
                              </a:lnTo>
                              <a:cubicBezTo>
                                <a:pt x="1010921" y="78740"/>
                                <a:pt x="1021465" y="76708"/>
                                <a:pt x="1036327" y="74422"/>
                              </a:cubicBezTo>
                              <a:cubicBezTo>
                                <a:pt x="1051063" y="72009"/>
                                <a:pt x="1065926" y="70866"/>
                                <a:pt x="1080661" y="70866"/>
                              </a:cubicBezTo>
                              <a:cubicBezTo>
                                <a:pt x="1115976" y="70866"/>
                                <a:pt x="1141510" y="76327"/>
                                <a:pt x="1157135" y="87122"/>
                              </a:cubicBezTo>
                              <a:cubicBezTo>
                                <a:pt x="1172759" y="97917"/>
                                <a:pt x="1180635" y="115062"/>
                                <a:pt x="1180635" y="138176"/>
                              </a:cubicBezTo>
                              <a:lnTo>
                                <a:pt x="1180635" y="269875"/>
                              </a:lnTo>
                              <a:close/>
                              <a:moveTo>
                                <a:pt x="1069482" y="186055"/>
                              </a:moveTo>
                              <a:cubicBezTo>
                                <a:pt x="1063258" y="187960"/>
                                <a:pt x="1058558" y="190881"/>
                                <a:pt x="1055255" y="194564"/>
                              </a:cubicBezTo>
                              <a:cubicBezTo>
                                <a:pt x="1051952" y="198247"/>
                                <a:pt x="1050301" y="203200"/>
                                <a:pt x="1050301" y="209296"/>
                              </a:cubicBezTo>
                              <a:cubicBezTo>
                                <a:pt x="1050301" y="213360"/>
                                <a:pt x="1050682" y="216535"/>
                                <a:pt x="1051317" y="219075"/>
                              </a:cubicBezTo>
                              <a:cubicBezTo>
                                <a:pt x="1051952" y="221615"/>
                                <a:pt x="1053730" y="224028"/>
                                <a:pt x="1056525" y="226314"/>
                              </a:cubicBezTo>
                              <a:cubicBezTo>
                                <a:pt x="1059193" y="228600"/>
                                <a:pt x="1062368" y="230251"/>
                                <a:pt x="1066053" y="231394"/>
                              </a:cubicBezTo>
                              <a:cubicBezTo>
                                <a:pt x="1069737" y="232537"/>
                                <a:pt x="1075453" y="233045"/>
                                <a:pt x="1083329" y="233045"/>
                              </a:cubicBezTo>
                              <a:cubicBezTo>
                                <a:pt x="1089554" y="233045"/>
                                <a:pt x="1095778" y="231775"/>
                                <a:pt x="1102257" y="229235"/>
                              </a:cubicBezTo>
                              <a:cubicBezTo>
                                <a:pt x="1108608" y="226695"/>
                                <a:pt x="1114198" y="223393"/>
                                <a:pt x="1119025" y="219329"/>
                              </a:cubicBezTo>
                              <a:lnTo>
                                <a:pt x="1119025" y="179070"/>
                              </a:lnTo>
                              <a:cubicBezTo>
                                <a:pt x="1110641" y="179705"/>
                                <a:pt x="1101495" y="180721"/>
                                <a:pt x="1091840" y="181864"/>
                              </a:cubicBezTo>
                              <a:cubicBezTo>
                                <a:pt x="1081932" y="183007"/>
                                <a:pt x="1074437" y="184531"/>
                                <a:pt x="1069482" y="186055"/>
                              </a:cubicBezTo>
                              <a:moveTo>
                                <a:pt x="1345142" y="118364"/>
                              </a:moveTo>
                              <a:lnTo>
                                <a:pt x="1287215" y="118364"/>
                              </a:lnTo>
                              <a:lnTo>
                                <a:pt x="1287215" y="187071"/>
                              </a:lnTo>
                              <a:cubicBezTo>
                                <a:pt x="1287215" y="193929"/>
                                <a:pt x="1287215" y="199771"/>
                                <a:pt x="1287342" y="204851"/>
                              </a:cubicBezTo>
                              <a:cubicBezTo>
                                <a:pt x="1287470" y="209931"/>
                                <a:pt x="1288359" y="214503"/>
                                <a:pt x="1290137" y="218440"/>
                              </a:cubicBezTo>
                              <a:cubicBezTo>
                                <a:pt x="1291788" y="222504"/>
                                <a:pt x="1294583" y="225679"/>
                                <a:pt x="1298649" y="227965"/>
                              </a:cubicBezTo>
                              <a:cubicBezTo>
                                <a:pt x="1302714" y="230378"/>
                                <a:pt x="1308684" y="231521"/>
                                <a:pt x="1316433" y="231521"/>
                              </a:cubicBezTo>
                              <a:cubicBezTo>
                                <a:pt x="1319608" y="231521"/>
                                <a:pt x="1323801" y="230886"/>
                                <a:pt x="1329009" y="229489"/>
                              </a:cubicBezTo>
                              <a:cubicBezTo>
                                <a:pt x="1334217" y="228092"/>
                                <a:pt x="1337901" y="226822"/>
                                <a:pt x="1339934" y="225679"/>
                              </a:cubicBezTo>
                              <a:lnTo>
                                <a:pt x="1345142" y="225679"/>
                              </a:lnTo>
                              <a:lnTo>
                                <a:pt x="1345142" y="268097"/>
                              </a:lnTo>
                              <a:cubicBezTo>
                                <a:pt x="1338410" y="269875"/>
                                <a:pt x="1331422" y="271145"/>
                                <a:pt x="1323928" y="272161"/>
                              </a:cubicBezTo>
                              <a:cubicBezTo>
                                <a:pt x="1316433" y="273177"/>
                                <a:pt x="1307287" y="273685"/>
                                <a:pt x="1296488" y="273685"/>
                              </a:cubicBezTo>
                              <a:cubicBezTo>
                                <a:pt x="1272353" y="273685"/>
                                <a:pt x="1254441" y="268859"/>
                                <a:pt x="1242627" y="259080"/>
                              </a:cubicBezTo>
                              <a:cubicBezTo>
                                <a:pt x="1230813" y="249301"/>
                                <a:pt x="1224969" y="232537"/>
                                <a:pt x="1224969" y="208915"/>
                              </a:cubicBezTo>
                              <a:lnTo>
                                <a:pt x="1224969" y="118364"/>
                              </a:lnTo>
                              <a:lnTo>
                                <a:pt x="1199437" y="118364"/>
                              </a:lnTo>
                              <a:lnTo>
                                <a:pt x="1199437" y="76327"/>
                              </a:lnTo>
                              <a:lnTo>
                                <a:pt x="1224969" y="76327"/>
                              </a:lnTo>
                              <a:lnTo>
                                <a:pt x="1224969" y="20955"/>
                              </a:lnTo>
                              <a:lnTo>
                                <a:pt x="1287215" y="20955"/>
                              </a:lnTo>
                              <a:lnTo>
                                <a:pt x="1287215" y="76327"/>
                              </a:lnTo>
                              <a:lnTo>
                                <a:pt x="1345142" y="76327"/>
                              </a:lnTo>
                              <a:lnTo>
                                <a:pt x="1345142" y="118364"/>
                              </a:lnTo>
                              <a:close/>
                            </a:path>
                          </a:pathLst>
                        </a:custGeom>
                        <a:solidFill>
                          <a:srgbClr val="915DA3"/>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625813" id="Graphic 1" o:spid="_x0000_s1026" style="position:absolute;margin-left:0;margin-top:45.35pt;width:595.2pt;height:46pt;z-index:251659776;mso-position-horizontal:left;mso-position-horizontal-relative:page;mso-position-vertical-relative:page;mso-width-relative:margin;mso-height-relative:margin" coordorigin=",5715" coordsize="75584,5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">
              <o:lock v:ext="edit" aspectratio="t"/>
              <v:shape id="Freeform: Shape 706" o:spid="_x0000_s1027" style="position:absolute;top:7211;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" path="m,l7561963,r,25400l,25400,,xe" fillcolor="#bed140" stroked="f" strokeweight=".35264mm">
                <v:stroke joinstyle="miter"/>
                <v:path arrowok="t" o:connecttype="custom" o:connectlocs="0,0;7561963,0;7561963,25400;0,25400" o:connectangles="0,0,0,0"/>
              </v:shape>
              <v:shape id="Freeform: Shape 708" o:spid="_x0000_s1028" style="position:absolute;top:9867;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" path="m,l7561963,r,25400l,25400,,xe" fillcolor="#fbbd56" stroked="f" strokeweight=".35264mm">
                <v:stroke joinstyle="miter"/>
                <v:path arrowok="t" o:connecttype="custom" o:connectlocs="0,0;7561963,0;7561963,25400;0,25400" o:connectangles="0,0,0,0"/>
              </v:shape>
              <v:shape id="Freeform: Shape 709" o:spid="_x0000_s1029" style="position:absolute;top:9203;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" path="m,l7561963,r,25400l,25400,,xe" fillcolor="#068fcf" stroked="f" strokeweight=".35264mm">
                <v:stroke joinstyle="miter"/>
                <v:path arrowok="t" o:connecttype="custom" o:connectlocs="0,0;7561963,0;7561963,25400;0,25400" o:connectangles="0,0,0,0"/>
              </v:shape>
              <v:shape id="Freeform: Shape 710" o:spid="_x0000_s1030" style="position:absolute;top:8539;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" path="m,l7561963,r,25400l,25400,,xe" fillcolor="#915da3" stroked="f" strokeweight=".35264mm">
                <v:stroke joinstyle="miter"/>
                <v:path arrowok="t" o:connecttype="custom" o:connectlocs="0,0;7561963,0;7561963,25400;0,25400" o:connectangles="0,0,0,0"/>
              </v:shape>
              <v:shape id="Freeform: Shape 711" o:spid="_x0000_s1031" style="position:absolute;top:7875;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" path="m,l7561963,r,25400l,25400,,xe" fillcolor="#cc5299" stroked="f" strokeweight=".35264mm">
                <v:stroke joinstyle="miter"/>
                <v:path arrowok="t" o:connecttype="custom" o:connectlocs="0,0;7561963,0;7561963,25400;0,25400" o:connectangles="0,0,0,0"/>
              </v:shape>
              <v:shape id="Freeform: Shape 712" o:spid="_x0000_s1032" style="position:absolute;left:52212;top:5715;width:17912;height:5842;visibility:visible;mso-wrap-style:square;v-text-anchor:middle" coordsize="1791151,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" path="m900276,c403073,,,132080,,295148,,458216,403073,590296,900276,590296v497204,,900276,-132080,900276,-295148c1800552,132080,1397480,,900276,e" stroked="f" strokeweight=".35264mm">
                <v:stroke joinstyle="miter"/>
                <v:path arrowok="t" o:connecttype="custom" o:connectlocs="900276,0;0,295148;900276,590296;1800552,295148;900276,0" o:connectangles="0,0,0,0,0"/>
              </v:shape>
              <v:shape id="Freeform: Shape 713" o:spid="_x0000_s1033" style="position:absolute;left:54438;top:7124;width:13338;height:2667;visibility:visible;mso-wrap-style:square;v-text-anchor:middle" coordsize="1333836,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" path="m187245,250825v-21468,15748,-50559,23749,-87271,23749c78760,274574,60213,272669,44334,268986,28582,265303,13719,260477,,254762l,193294r7241,c20960,204216,36204,212598,53226,218440v16896,5842,33283,8763,48907,8763c106199,227203,111407,226822,118012,226187v6606,-635,11942,-1778,16007,-3429c139100,220726,143292,218059,146468,215011v3302,-3048,4954,-7747,4954,-13843c151422,195580,149008,190627,144308,186563v-4827,-4064,-11687,-7239,-20960,-9398c113693,174879,103531,172720,92733,170688,81935,168656,71900,166116,62500,163068,40904,156083,25406,146558,15879,134493,6352,122555,1651,107569,1651,89789v,-23876,10671,-43434,32140,-58547c55259,16129,82825,8636,116488,8636v16896,,33537,1651,50051,4953c183053,16891,197281,20955,209349,25908r,59055l202235,84963c191945,76708,179242,69723,164252,64135,149263,58547,133891,55753,118267,55753v-5463,,-11052,381,-16515,1143c96290,57658,91082,59055,86001,61087v-4447,1778,-8385,4318,-11560,7874c71265,72517,69613,76454,69613,80899v,6731,2541,11938,7749,15621c82571,100203,92352,103505,106707,106426v9400,1905,18420,3810,27184,5715c142530,113919,151930,116459,161839,119761v19689,6477,34171,15240,43572,26289c214811,157099,219511,171577,219511,189230v-127,25273,-10797,45720,-32266,61595m424160,248412v-18547,18288,-44588,27432,-78252,27432c312372,275844,286330,266700,267783,248412,249237,230124,239963,204978,239963,173101v,-32004,9401,-57277,28075,-75438c286711,79375,312753,70231,346035,70231v33791,,59959,9144,78379,27559c442833,116205,452107,141351,452107,173101v,31750,-9400,57023,-27947,75311m376015,126492v-3684,-4699,-8130,-8001,-13339,-10033c357468,114554,351878,113538,345908,113538v-5971,,-11306,762,-16006,2413c325202,117602,320756,120777,316564,125603v-3811,4445,-6860,10668,-9020,18415c305258,151892,304241,161671,304241,173482v,10541,1017,19685,2922,27559c309069,208788,311991,215011,315801,219710v3684,4445,8131,7747,13212,9779c334094,231521,339937,232664,346543,232664v5590,,11052,-1016,16133,-2794c367757,227965,372077,224790,375633,220345v4066,-4953,6987,-10922,9020,-17907c386686,195453,387702,185801,387702,173609v,-11430,-1016,-20955,-3049,-28575c382620,137160,379699,131064,376015,126492m613056,47117r-4700,c605561,46355,602005,45339,597558,44323v-4445,-1016,-9146,-1524,-14227,-1524c571136,42799,563006,44958,558687,49403v-4319,4318,-6479,12827,-6479,25273l552208,76200r47764,l599972,118237r-45731,l554241,269748r-62246,l491995,118364r-26550,l465445,76327r26550,l491995,70993v,-23622,6351,-41402,18928,-53213c523499,5969,542554,,568087,v9147,,17531,254,25026,1016c600607,1651,607213,2413,612930,3556r,43561l613056,47117xm764098,118364r-57927,l706171,187071v,6858,,12700,127,17780c706425,209931,707314,214503,709092,218440v1652,4064,4447,7239,8512,9525c721669,230378,727639,231521,735388,231521v3176,,7368,-635,12577,-2032c753173,228092,756857,226822,758889,225679r5209,l764098,268097v-6606,1778,-13720,3048,-21215,4064c735388,273177,726242,273685,715444,273685v-24136,,-42048,-4826,-53861,-14605c649769,249301,643925,232537,643925,208915r,-90551l618392,118364r,-42037l643925,76327r,-55372l706171,20955r,55372l764098,76327r,42037xm962394,139319r-8765,c951216,137287,948294,134874,944991,132080v-3430,-2794,-7495,-5461,-12449,-8128c927842,121412,922634,119380,917044,117602v-5589,-1651,-12195,-2540,-19563,-2540c880967,115062,868264,120269,859372,130810v-8893,10541,-13339,24765,-13339,42799c846033,192278,850606,206375,859753,216027v9146,9652,22103,14478,38871,14478c906374,230505,913487,229616,919712,227838v6224,-1778,11433,-3937,15625,-6223c939275,219329,942705,216916,945626,214376v3049,-2540,5717,-4953,8257,-7366l962649,207010r,52959c952867,264541,942705,268224,932034,270891v-10671,2667,-22358,4064,-35188,4064c879951,274955,864580,272923,850606,268986v-13973,-4064,-26168,-10287,-36458,-18669c803859,241935,795983,231394,790393,218567v-5589,-12700,-8384,-27686,-8384,-44831c782009,155702,785058,140081,791028,127000v6098,-13081,14482,-24003,25280,-32639c826724,86233,838792,80264,852512,76454v13719,-3810,27820,-5715,42556,-5715c908279,70739,920474,72136,931653,75057v11179,2921,21595,6604,31250,11176l962903,139319r-509,xm1180508,269875r-61483,l1119025,249301v-3303,2540,-7495,5588,-12449,9144c1101622,262001,1096922,264795,1092602,266827v-6097,2794,-12449,4826,-18927,6096c1067069,274193,1059955,274955,1052079,274955v-18420,,-33790,-5715,-46240,-17018c993390,246507,987293,232029,987293,214376v,-14097,3176,-25654,9527,-34671c1003172,170688,1012064,163703,1023751,158496v11433,-5207,25788,-8890,42810,-11049c1083583,145288,1101240,143637,1119533,142621r,-1016c1119533,130937,1115214,123571,1106449,119507v-8765,-4064,-21596,-6096,-38618,-6096c1057668,113411,1046617,115189,1035057,118872v-11560,3556,-19944,6350,-25026,8382l1004315,127254r,-46736c1010921,78740,1021465,76708,1036327,74422v14736,-2413,29599,-3556,44334,-3556c1115976,70866,1141510,76327,1157135,87122v15624,10795,23500,27940,23500,51054l1180635,269875r-127,xm1069482,186055v-6224,1905,-10924,4826,-14227,8509c1051952,198247,1050301,203200,1050301,209296v,4064,381,7239,1016,9779c1051952,221615,1053730,224028,1056525,226314v2668,2286,5843,3937,9528,5080c1069737,232537,1075453,233045,1083329,233045v6225,,12449,-1270,18928,-3810c1108608,226695,1114198,223393,1119025,219329r,-40259c1110641,179705,1101495,180721,1091840,181864v-9908,1143,-17403,2667,-22358,4191m1345142,118364r-57927,l1287215,187071v,6858,,12700,127,17780c1287470,209931,1288359,214503,1290137,218440v1651,4064,4446,7239,8512,9525c1302714,230378,1308684,231521,1316433,231521v3175,,7368,-635,12576,-2032c1334217,228092,1337901,226822,1339934,225679r5208,l1345142,268097v-6732,1778,-13720,3048,-21214,4064c1316433,273177,1307287,273685,1296488,273685v-24135,,-42047,-4826,-53861,-14605c1230813,249301,1224969,232537,1224969,208915r,-90551l1199437,118364r,-42037l1224969,76327r,-55372l1287215,20955r,55372l1345142,76327r,42037xe" fillcolor="#915da3" stroked="f" strokeweight=".35264mm">
                <v:stroke joinstyle="miter"/>
                <v:path arrowok="t" o:connecttype="custom" o:connectlocs="187245,250825;99974,274574;44334,268986;0,254762;0,193294;7241,193294;53226,218440;102133,227203;118012,226187;134019,222758;146468,215011;151422,201168;144308,186563;123348,177165;92733,170688;62500,163068;15879,134493;1651,89789;33791,31242;116488,8636;166539,13589;209349,25908;209349,84963;202235,84963;164252,64135;118267,55753;101752,56896;86001,61087;74441,68961;69613,80899;77362,96520;106707,106426;133891,112141;161839,119761;205411,146050;219511,189230;187245,250825;424160,248412;345908,275844;267783,248412;239963,173101;268038,97663;346035,70231;424414,97790;452107,173101;424160,248412;376015,126492;362676,116459;345908,113538;329902,115951;316564,125603;307544,144018;304241,173482;307163,201041;315801,219710;329013,229489;346543,232664;362676,229870;375633,220345;384653,202438;387702,173609;384653,145034;376015,126492;613056,47117;608356,47117;597558,44323;583331,42799;558687,49403;552208,74676;552208,76200;599972,76200;599972,118237;554241,118237;554241,269748;491995,269748;491995,118364;465445,118364;465445,76327;491995,76327;491995,70993;510923,17780;568087,0;593113,1016;612930,3556;612930,47117;764098,118364;706171,118364;706171,187071;706298,204851;709092,218440;717604,227965;735388,231521;747965,229489;758889,225679;764098,225679;764098,268097;742883,272161;715444,273685;661583,259080;643925,208915;643925,118364;618392,118364;618392,76327;643925,76327;643925,20955;706171,20955;706171,76327;764098,76327;764098,118364;962394,139319;953629,139319;944991,132080;932542,123952;917044,117602;897481,115062;859372,130810;846033,173609;859753,216027;898624,230505;919712,227838;935337,221615;945626,214376;953883,207010;962649,207010;962649,259969;932034,270891;896846,274955;850606,268986;814148,250317;790393,218567;782009,173736;791028,127000;816308,94361;852512,76454;895068,70739;931653,75057;962903,86233;962903,139319;1180508,269875;1119025,269875;1119025,249301;1106576,258445;1092602,266827;1073675,272923;1052079,274955;1005839,257937;987293,214376;996820,179705;1023751,158496;1066561,147447;1119533,142621;1119533,141605;1106449,119507;1067831,113411;1035057,118872;1010031,127254;1004315,127254;1004315,80518;1036327,74422;1080661,70866;1157135,87122;1180635,138176;1180635,269875;1069482,186055;1055255,194564;1050301,209296;1051317,219075;1056525,226314;1066053,231394;1083329,233045;1102257,229235;1119025,219329;1119025,179070;1091840,181864;1069482,186055;1345142,118364;1287215,118364;1287215,187071;1287342,204851;1290137,218440;1298649,227965;1316433,231521;1329009,229489;1339934,225679;1345142,225679;1345142,268097;1323928,272161;1296488,273685;1242627,259080;1224969,208915;1224969,118364;1199437,118364;1199437,76327;1224969,76327;1224969,20955;1287215,20955;1287215,76327;1345142,76327;1345142,118364" o:connectangles="0,0,0,0,0,0,0,0,0,0,0,0,0,0,0,0,0,0,0,0,0,0,0,0,0,0,0,0,0,0,0,0,0,0,0,0,0,0,0,0,0,0,0,0,0,0,0,0,0,0,0,0,0,0,0,0,0,0,0,0,0,0,0,0,0,0,0,0,0,0,0,0,0,0,0,0,0,0,0,0,0,0,0,0,0,0,0,0,0,0,0,0,0,0,0,0,0,0,0,0,0,0,0,0,0,0,0,0,0,0,0,0,0,0,0,0,0,0,0,0,0,0,0,0,0,0,0,0,0,0,0,0,0,0,0,0,0,0,0,0,0,0,0,0,0,0,0,0,0,0,0,0,0,0,0,0,0,0,0,0,0,0,0,0,0,0,0,0,0,0,0,0,0,0,0,0,0,0,0,0,0,0,0,0,0,0,0,0,0,0,0,0,0,0,0,0,0,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E4C62" w14:textId="77777777" w:rsidR="00A876EF" w:rsidRDefault="00A876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21AC" w14:textId="279E631A" w:rsidR="00860D25" w:rsidRPr="00F04660" w:rsidRDefault="00860D25" w:rsidP="007E0808">
    <w:pPr>
      <w:pStyle w:val="InsideCoverHeader"/>
    </w:pPr>
    <w:r>
      <w:rPr>
        <w:noProof/>
      </w:rPr>
      <mc:AlternateContent>
        <mc:Choice Requires="wps">
          <w:drawing>
            <wp:anchor distT="0" distB="0" distL="114300" distR="114300" simplePos="0" relativeHeight="251658242" behindDoc="1" locked="0" layoutInCell="1" allowOverlap="1" wp14:anchorId="51DC16D8" wp14:editId="3074EA7B">
              <wp:simplePos x="1371600" y="28575"/>
              <wp:positionH relativeFrom="page">
                <wp:align>left</wp:align>
              </wp:positionH>
              <wp:positionV relativeFrom="page">
                <wp:align>top</wp:align>
              </wp:positionV>
              <wp:extent cx="7560000" cy="10692000"/>
              <wp:effectExtent l="0" t="0" r="3175" b="0"/>
              <wp:wrapNone/>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60000" cy="10692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74C73" id="Rectangle 11" o:spid="_x0000_s1026" style="position:absolute;margin-left:0;margin-top:0;width:595.3pt;height:841.9pt;z-index:-25165823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" fillcolor="#915da3 [3204]" stroked="f" strokeweight="1pt">
              <o:lock v:ext="edit" aspectratio="t"/>
              <w10:wrap anchorx="page" anchory="page"/>
            </v:rect>
          </w:pict>
        </mc:Fallback>
      </mc:AlternateContent>
    </w:r>
    <w:sdt>
      <w:sdtPr>
        <w:alias w:val="Company"/>
        <w:tag w:val=""/>
        <w:id w:val="-921095951"/>
        <w:placeholder>
          <w:docPart w:val="80518E040CFB4E009B032CEAC26F4AE8"/>
        </w:placeholder>
        <w:dataBinding w:prefixMappings="xmlns:ns0='http://schemas.openxmlformats.org/officeDocument/2006/extended-properties' " w:xpath="/ns0:Properties[1]/ns0:Company[1]" w:storeItemID="{6668398D-A668-4E3E-A5EB-62B293D839F1}"/>
        <w:text/>
      </w:sdtPr>
      <w:sdtContent>
        <w:r w:rsidR="004D746B">
          <w:t>***</w:t>
        </w:r>
      </w:sdtContent>
    </w:sdt>
    <w:r>
      <w:t xml:space="preserve"> </w:t>
    </w:r>
    <w:sdt>
      <w:sdtPr>
        <w:alias w:val="Title"/>
        <w:tag w:val=""/>
        <w:id w:val="-1193142574"/>
        <w:placeholder>
          <w:docPart w:val="DFEB8B631D87405FAD3740DE663C4039"/>
        </w:placeholder>
        <w:dataBinding w:prefixMappings="xmlns:ns0='http://purl.org/dc/elements/1.1/' xmlns:ns1='http://schemas.openxmlformats.org/package/2006/metadata/core-properties' " w:xpath="/ns1:coreProperties[1]/ns0:title[1]" w:storeItemID="{6C3C8BC8-F283-45AE-878A-BAB7291924A1}"/>
        <w:text/>
      </w:sdtPr>
      <w:sdtContent>
        <w:r w:rsidR="006E0F77">
          <w:t>Security Reference Architectures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BE1C7" w14:textId="77777777" w:rsidR="00860D25" w:rsidRPr="00F04660" w:rsidRDefault="00860D25" w:rsidP="00B94F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938F" w14:textId="77777777" w:rsidR="00860D25" w:rsidRPr="00F04660" w:rsidRDefault="00860D25" w:rsidP="00B94F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E157" w14:textId="77777777" w:rsidR="00860D25" w:rsidRPr="00F04660" w:rsidRDefault="00860D25" w:rsidP="004353A7">
    <w:pPr>
      <w:pStyle w:val="Header"/>
    </w:pPr>
    <w:r>
      <w:rPr>
        <w:noProof/>
      </w:rPr>
      <mc:AlternateContent>
        <mc:Choice Requires="wps">
          <w:drawing>
            <wp:anchor distT="0" distB="0" distL="114300" distR="114300" simplePos="0" relativeHeight="251658245" behindDoc="1" locked="0" layoutInCell="1" allowOverlap="1" wp14:anchorId="3A3312DE" wp14:editId="56BD385A">
              <wp:simplePos x="0" y="0"/>
              <wp:positionH relativeFrom="column">
                <wp:posOffset>-540385</wp:posOffset>
              </wp:positionH>
              <wp:positionV relativeFrom="paragraph">
                <wp:posOffset>-252095</wp:posOffset>
              </wp:positionV>
              <wp:extent cx="7558920" cy="4320000"/>
              <wp:effectExtent l="0" t="0" r="23495" b="23495"/>
              <wp:wrapNone/>
              <wp:docPr id="12" name="C:\Users\user\AppData\Local\Temp\Templafy\WordVsto\Assets\58e0ecf7-b3a1-47d8-9dda-e61ec4efd367.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58920" cy="4320000"/>
                      </a:xfrm>
                      <a:custGeom>
                        <a:avLst/>
                        <a:gdLst>
                          <a:gd name="connsiteX0" fmla="*/ 5670043 w 5667375"/>
                          <a:gd name="connsiteY0" fmla="*/ 3240024 h 3238500"/>
                          <a:gd name="connsiteX1" fmla="*/ 5670043 w 5667375"/>
                          <a:gd name="connsiteY1" fmla="*/ 0 h 3238500"/>
                          <a:gd name="connsiteX2" fmla="*/ 0 w 5667375"/>
                          <a:gd name="connsiteY2" fmla="*/ 0 h 3238500"/>
                          <a:gd name="connsiteX3" fmla="*/ 0 w 5667375"/>
                          <a:gd name="connsiteY3" fmla="*/ 2044541 h 3238500"/>
                          <a:gd name="connsiteX4" fmla="*/ 5670043 w 5667375"/>
                          <a:gd name="connsiteY4" fmla="*/ 3240024 h 32385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67375" h="3238500">
                            <a:moveTo>
                              <a:pt x="5670043" y="3240024"/>
                            </a:moveTo>
                            <a:lnTo>
                              <a:pt x="5670043" y="0"/>
                            </a:lnTo>
                            <a:lnTo>
                              <a:pt x="0" y="0"/>
                            </a:lnTo>
                            <a:lnTo>
                              <a:pt x="0" y="2044541"/>
                            </a:lnTo>
                            <a:cubicBezTo>
                              <a:pt x="2340197" y="2183606"/>
                              <a:pt x="4359783" y="2624614"/>
                              <a:pt x="5670043" y="3240024"/>
                            </a:cubicBezTo>
                          </a:path>
                        </a:pathLst>
                      </a:custGeom>
                      <a:blipFill>
                        <a:blip r:embed="rId1"/>
                        <a:srcRect/>
                        <a:stretch>
                          <a:fillRect l="-11183" r="-11183"/>
                        </a:stretch>
                      </a:bli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1A909" id="C:\Users\user\AppData\Local\Temp\Templafy\WordVsto\Assets\58e0ecf7-b3a1-47d8-9dda-e61ec4efd367.jpeg" o:spid="_x0000_s1026" style="position:absolute;margin-left:-42.55pt;margin-top:-19.85pt;width:595.2pt;height:340.15pt;z-index:-251658235;visibility:visible;mso-wrap-style:square;mso-wrap-distance-left:9pt;mso-wrap-distance-top:0;mso-wrap-distance-right:9pt;mso-wrap-distance-bottom:0;mso-position-horizontal:absolute;mso-position-horizontal-relative:text;mso-position-vertical:absolute;mso-position-vertical-relative:text;v-text-anchor:middle" coordsize="5667375,3238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" path="m5670043,3240024l5670043,,,,,2044541v2340197,139065,4359783,580073,5670043,1195483e" stroked="f">
              <v:fill r:id="rId2" o:title="" recolor="t" rotate="t" type="frame"/>
              <v:stroke joinstyle="miter"/>
              <v:path arrowok="t" o:connecttype="custom" o:connectlocs="7562478,4322033;7562478,0;0,0;0,2727317;7562478,4322033" o:connectangles="0,0,0,0,0"/>
              <o:lock v:ext="edit" aspectratio="t"/>
            </v:shape>
          </w:pict>
        </mc:Fallback>
      </mc:AlternateContent>
    </w:r>
    <w:r>
      <w:rPr>
        <w:noProof/>
      </w:rPr>
      <mc:AlternateContent>
        <mc:Choice Requires="wpg">
          <w:drawing>
            <wp:anchor distT="0" distB="0" distL="114300" distR="114300" simplePos="0" relativeHeight="251658246" behindDoc="0" locked="0" layoutInCell="1" allowOverlap="1" wp14:anchorId="272D9B4B" wp14:editId="3427B940">
              <wp:simplePos x="0" y="0"/>
              <wp:positionH relativeFrom="page">
                <wp:align>left</wp:align>
              </wp:positionH>
              <wp:positionV relativeFrom="page">
                <wp:posOffset>575945</wp:posOffset>
              </wp:positionV>
              <wp:extent cx="7559640" cy="584280"/>
              <wp:effectExtent l="0" t="0" r="22860" b="25400"/>
              <wp:wrapNone/>
              <wp:docPr id="22" name="Graphic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559640" cy="584280"/>
                        <a:chOff x="0" y="571500"/>
                        <a:chExt cx="7558405" cy="584200"/>
                      </a:xfrm>
                    </wpg:grpSpPr>
                    <wps:wsp>
                      <wps:cNvPr id="23" name="Freeform: Shape 23"/>
                      <wps:cNvSpPr/>
                      <wps:spPr>
                        <a:xfrm>
                          <a:off x="0" y="721106"/>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BED140"/>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0" y="986790"/>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FBBD56"/>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920369"/>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068FCF"/>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0" y="853948"/>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915DA3"/>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0" y="787527"/>
                          <a:ext cx="7558405" cy="25400"/>
                        </a:xfrm>
                        <a:custGeom>
                          <a:avLst/>
                          <a:gdLst>
                            <a:gd name="connsiteX0" fmla="*/ 0 w 7558405"/>
                            <a:gd name="connsiteY0" fmla="*/ 0 h 25400"/>
                            <a:gd name="connsiteX1" fmla="*/ 7561963 w 7558405"/>
                            <a:gd name="connsiteY1" fmla="*/ 0 h 25400"/>
                            <a:gd name="connsiteX2" fmla="*/ 7561963 w 7558405"/>
                            <a:gd name="connsiteY2" fmla="*/ 25400 h 25400"/>
                            <a:gd name="connsiteX3" fmla="*/ 0 w 7558405"/>
                            <a:gd name="connsiteY3" fmla="*/ 25400 h 25400"/>
                          </a:gdLst>
                          <a:ahLst/>
                          <a:cxnLst>
                            <a:cxn ang="0">
                              <a:pos x="connsiteX0" y="connsiteY0"/>
                            </a:cxn>
                            <a:cxn ang="0">
                              <a:pos x="connsiteX1" y="connsiteY1"/>
                            </a:cxn>
                            <a:cxn ang="0">
                              <a:pos x="connsiteX2" y="connsiteY2"/>
                            </a:cxn>
                            <a:cxn ang="0">
                              <a:pos x="connsiteX3" y="connsiteY3"/>
                            </a:cxn>
                          </a:cxnLst>
                          <a:rect l="l" t="t" r="r" b="b"/>
                          <a:pathLst>
                            <a:path w="7558405" h="25400">
                              <a:moveTo>
                                <a:pt x="0" y="0"/>
                              </a:moveTo>
                              <a:lnTo>
                                <a:pt x="7561963" y="0"/>
                              </a:lnTo>
                              <a:lnTo>
                                <a:pt x="7561963" y="25400"/>
                              </a:lnTo>
                              <a:lnTo>
                                <a:pt x="0" y="25400"/>
                              </a:lnTo>
                              <a:close/>
                            </a:path>
                          </a:pathLst>
                        </a:custGeom>
                        <a:solidFill>
                          <a:srgbClr val="CC5299"/>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5221270" y="571500"/>
                          <a:ext cx="1791151" cy="584200"/>
                        </a:xfrm>
                        <a:custGeom>
                          <a:avLst/>
                          <a:gdLst>
                            <a:gd name="connsiteX0" fmla="*/ 900276 w 1791151"/>
                            <a:gd name="connsiteY0" fmla="*/ 0 h 584200"/>
                            <a:gd name="connsiteX1" fmla="*/ 0 w 1791151"/>
                            <a:gd name="connsiteY1" fmla="*/ 295148 h 584200"/>
                            <a:gd name="connsiteX2" fmla="*/ 900276 w 1791151"/>
                            <a:gd name="connsiteY2" fmla="*/ 590296 h 584200"/>
                            <a:gd name="connsiteX3" fmla="*/ 1800552 w 1791151"/>
                            <a:gd name="connsiteY3" fmla="*/ 295148 h 584200"/>
                            <a:gd name="connsiteX4" fmla="*/ 900276 w 1791151"/>
                            <a:gd name="connsiteY4" fmla="*/ 0 h 58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1151" h="584200">
                              <a:moveTo>
                                <a:pt x="900276" y="0"/>
                              </a:moveTo>
                              <a:cubicBezTo>
                                <a:pt x="403073" y="0"/>
                                <a:pt x="0" y="132080"/>
                                <a:pt x="0" y="295148"/>
                              </a:cubicBezTo>
                              <a:cubicBezTo>
                                <a:pt x="0" y="458216"/>
                                <a:pt x="403073" y="590296"/>
                                <a:pt x="900276" y="590296"/>
                              </a:cubicBezTo>
                              <a:cubicBezTo>
                                <a:pt x="1397480" y="590296"/>
                                <a:pt x="1800552" y="458216"/>
                                <a:pt x="1800552" y="295148"/>
                              </a:cubicBezTo>
                              <a:cubicBezTo>
                                <a:pt x="1800552" y="132080"/>
                                <a:pt x="1397480" y="0"/>
                                <a:pt x="900276" y="0"/>
                              </a:cubicBezTo>
                            </a:path>
                          </a:pathLst>
                        </a:custGeom>
                        <a:solidFill>
                          <a:srgbClr val="FFFFFF"/>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443830" y="712470"/>
                          <a:ext cx="1333836" cy="266700"/>
                        </a:xfrm>
                        <a:custGeom>
                          <a:avLst/>
                          <a:gdLst>
                            <a:gd name="connsiteX0" fmla="*/ 187245 w 1333836"/>
                            <a:gd name="connsiteY0" fmla="*/ 250825 h 266700"/>
                            <a:gd name="connsiteX1" fmla="*/ 99974 w 1333836"/>
                            <a:gd name="connsiteY1" fmla="*/ 274574 h 266700"/>
                            <a:gd name="connsiteX2" fmla="*/ 44334 w 1333836"/>
                            <a:gd name="connsiteY2" fmla="*/ 268986 h 266700"/>
                            <a:gd name="connsiteX3" fmla="*/ 0 w 1333836"/>
                            <a:gd name="connsiteY3" fmla="*/ 254762 h 266700"/>
                            <a:gd name="connsiteX4" fmla="*/ 0 w 1333836"/>
                            <a:gd name="connsiteY4" fmla="*/ 193294 h 266700"/>
                            <a:gd name="connsiteX5" fmla="*/ 7241 w 1333836"/>
                            <a:gd name="connsiteY5" fmla="*/ 193294 h 266700"/>
                            <a:gd name="connsiteX6" fmla="*/ 53226 w 1333836"/>
                            <a:gd name="connsiteY6" fmla="*/ 218440 h 266700"/>
                            <a:gd name="connsiteX7" fmla="*/ 102133 w 1333836"/>
                            <a:gd name="connsiteY7" fmla="*/ 227203 h 266700"/>
                            <a:gd name="connsiteX8" fmla="*/ 118012 w 1333836"/>
                            <a:gd name="connsiteY8" fmla="*/ 226187 h 266700"/>
                            <a:gd name="connsiteX9" fmla="*/ 134019 w 1333836"/>
                            <a:gd name="connsiteY9" fmla="*/ 222758 h 266700"/>
                            <a:gd name="connsiteX10" fmla="*/ 146468 w 1333836"/>
                            <a:gd name="connsiteY10" fmla="*/ 215011 h 266700"/>
                            <a:gd name="connsiteX11" fmla="*/ 151422 w 1333836"/>
                            <a:gd name="connsiteY11" fmla="*/ 201168 h 266700"/>
                            <a:gd name="connsiteX12" fmla="*/ 144308 w 1333836"/>
                            <a:gd name="connsiteY12" fmla="*/ 186563 h 266700"/>
                            <a:gd name="connsiteX13" fmla="*/ 123348 w 1333836"/>
                            <a:gd name="connsiteY13" fmla="*/ 177165 h 266700"/>
                            <a:gd name="connsiteX14" fmla="*/ 92733 w 1333836"/>
                            <a:gd name="connsiteY14" fmla="*/ 170688 h 266700"/>
                            <a:gd name="connsiteX15" fmla="*/ 62500 w 1333836"/>
                            <a:gd name="connsiteY15" fmla="*/ 163068 h 266700"/>
                            <a:gd name="connsiteX16" fmla="*/ 15879 w 1333836"/>
                            <a:gd name="connsiteY16" fmla="*/ 134493 h 266700"/>
                            <a:gd name="connsiteX17" fmla="*/ 1651 w 1333836"/>
                            <a:gd name="connsiteY17" fmla="*/ 89789 h 266700"/>
                            <a:gd name="connsiteX18" fmla="*/ 33791 w 1333836"/>
                            <a:gd name="connsiteY18" fmla="*/ 31242 h 266700"/>
                            <a:gd name="connsiteX19" fmla="*/ 116488 w 1333836"/>
                            <a:gd name="connsiteY19" fmla="*/ 8636 h 266700"/>
                            <a:gd name="connsiteX20" fmla="*/ 166539 w 1333836"/>
                            <a:gd name="connsiteY20" fmla="*/ 13589 h 266700"/>
                            <a:gd name="connsiteX21" fmla="*/ 209349 w 1333836"/>
                            <a:gd name="connsiteY21" fmla="*/ 25908 h 266700"/>
                            <a:gd name="connsiteX22" fmla="*/ 209349 w 1333836"/>
                            <a:gd name="connsiteY22" fmla="*/ 84963 h 266700"/>
                            <a:gd name="connsiteX23" fmla="*/ 202235 w 1333836"/>
                            <a:gd name="connsiteY23" fmla="*/ 84963 h 266700"/>
                            <a:gd name="connsiteX24" fmla="*/ 164252 w 1333836"/>
                            <a:gd name="connsiteY24" fmla="*/ 64135 h 266700"/>
                            <a:gd name="connsiteX25" fmla="*/ 118267 w 1333836"/>
                            <a:gd name="connsiteY25" fmla="*/ 55753 h 266700"/>
                            <a:gd name="connsiteX26" fmla="*/ 101752 w 1333836"/>
                            <a:gd name="connsiteY26" fmla="*/ 56896 h 266700"/>
                            <a:gd name="connsiteX27" fmla="*/ 86001 w 1333836"/>
                            <a:gd name="connsiteY27" fmla="*/ 61087 h 266700"/>
                            <a:gd name="connsiteX28" fmla="*/ 74441 w 1333836"/>
                            <a:gd name="connsiteY28" fmla="*/ 68961 h 266700"/>
                            <a:gd name="connsiteX29" fmla="*/ 69613 w 1333836"/>
                            <a:gd name="connsiteY29" fmla="*/ 80899 h 266700"/>
                            <a:gd name="connsiteX30" fmla="*/ 77362 w 1333836"/>
                            <a:gd name="connsiteY30" fmla="*/ 96520 h 266700"/>
                            <a:gd name="connsiteX31" fmla="*/ 106707 w 1333836"/>
                            <a:gd name="connsiteY31" fmla="*/ 106426 h 266700"/>
                            <a:gd name="connsiteX32" fmla="*/ 133891 w 1333836"/>
                            <a:gd name="connsiteY32" fmla="*/ 112141 h 266700"/>
                            <a:gd name="connsiteX33" fmla="*/ 161839 w 1333836"/>
                            <a:gd name="connsiteY33" fmla="*/ 119761 h 266700"/>
                            <a:gd name="connsiteX34" fmla="*/ 205411 w 1333836"/>
                            <a:gd name="connsiteY34" fmla="*/ 146050 h 266700"/>
                            <a:gd name="connsiteX35" fmla="*/ 219511 w 1333836"/>
                            <a:gd name="connsiteY35" fmla="*/ 189230 h 266700"/>
                            <a:gd name="connsiteX36" fmla="*/ 187245 w 1333836"/>
                            <a:gd name="connsiteY36" fmla="*/ 250825 h 266700"/>
                            <a:gd name="connsiteX37" fmla="*/ 424160 w 1333836"/>
                            <a:gd name="connsiteY37" fmla="*/ 248412 h 266700"/>
                            <a:gd name="connsiteX38" fmla="*/ 345908 w 1333836"/>
                            <a:gd name="connsiteY38" fmla="*/ 275844 h 266700"/>
                            <a:gd name="connsiteX39" fmla="*/ 267783 w 1333836"/>
                            <a:gd name="connsiteY39" fmla="*/ 248412 h 266700"/>
                            <a:gd name="connsiteX40" fmla="*/ 239963 w 1333836"/>
                            <a:gd name="connsiteY40" fmla="*/ 173101 h 266700"/>
                            <a:gd name="connsiteX41" fmla="*/ 268038 w 1333836"/>
                            <a:gd name="connsiteY41" fmla="*/ 97663 h 266700"/>
                            <a:gd name="connsiteX42" fmla="*/ 346035 w 1333836"/>
                            <a:gd name="connsiteY42" fmla="*/ 70231 h 266700"/>
                            <a:gd name="connsiteX43" fmla="*/ 424414 w 1333836"/>
                            <a:gd name="connsiteY43" fmla="*/ 97790 h 266700"/>
                            <a:gd name="connsiteX44" fmla="*/ 452107 w 1333836"/>
                            <a:gd name="connsiteY44" fmla="*/ 173101 h 266700"/>
                            <a:gd name="connsiteX45" fmla="*/ 424160 w 1333836"/>
                            <a:gd name="connsiteY45" fmla="*/ 248412 h 266700"/>
                            <a:gd name="connsiteX46" fmla="*/ 376015 w 1333836"/>
                            <a:gd name="connsiteY46" fmla="*/ 126492 h 266700"/>
                            <a:gd name="connsiteX47" fmla="*/ 362676 w 1333836"/>
                            <a:gd name="connsiteY47" fmla="*/ 116459 h 266700"/>
                            <a:gd name="connsiteX48" fmla="*/ 345908 w 1333836"/>
                            <a:gd name="connsiteY48" fmla="*/ 113538 h 266700"/>
                            <a:gd name="connsiteX49" fmla="*/ 329902 w 1333836"/>
                            <a:gd name="connsiteY49" fmla="*/ 115951 h 266700"/>
                            <a:gd name="connsiteX50" fmla="*/ 316564 w 1333836"/>
                            <a:gd name="connsiteY50" fmla="*/ 125603 h 266700"/>
                            <a:gd name="connsiteX51" fmla="*/ 307544 w 1333836"/>
                            <a:gd name="connsiteY51" fmla="*/ 144018 h 266700"/>
                            <a:gd name="connsiteX52" fmla="*/ 304241 w 1333836"/>
                            <a:gd name="connsiteY52" fmla="*/ 173482 h 266700"/>
                            <a:gd name="connsiteX53" fmla="*/ 307163 w 1333836"/>
                            <a:gd name="connsiteY53" fmla="*/ 201041 h 266700"/>
                            <a:gd name="connsiteX54" fmla="*/ 315801 w 1333836"/>
                            <a:gd name="connsiteY54" fmla="*/ 219710 h 266700"/>
                            <a:gd name="connsiteX55" fmla="*/ 329013 w 1333836"/>
                            <a:gd name="connsiteY55" fmla="*/ 229489 h 266700"/>
                            <a:gd name="connsiteX56" fmla="*/ 346543 w 1333836"/>
                            <a:gd name="connsiteY56" fmla="*/ 232664 h 266700"/>
                            <a:gd name="connsiteX57" fmla="*/ 362676 w 1333836"/>
                            <a:gd name="connsiteY57" fmla="*/ 229870 h 266700"/>
                            <a:gd name="connsiteX58" fmla="*/ 375633 w 1333836"/>
                            <a:gd name="connsiteY58" fmla="*/ 220345 h 266700"/>
                            <a:gd name="connsiteX59" fmla="*/ 384653 w 1333836"/>
                            <a:gd name="connsiteY59" fmla="*/ 202438 h 266700"/>
                            <a:gd name="connsiteX60" fmla="*/ 387702 w 1333836"/>
                            <a:gd name="connsiteY60" fmla="*/ 173609 h 266700"/>
                            <a:gd name="connsiteX61" fmla="*/ 384653 w 1333836"/>
                            <a:gd name="connsiteY61" fmla="*/ 145034 h 266700"/>
                            <a:gd name="connsiteX62" fmla="*/ 376015 w 1333836"/>
                            <a:gd name="connsiteY62" fmla="*/ 126492 h 266700"/>
                            <a:gd name="connsiteX63" fmla="*/ 613056 w 1333836"/>
                            <a:gd name="connsiteY63" fmla="*/ 47117 h 266700"/>
                            <a:gd name="connsiteX64" fmla="*/ 608356 w 1333836"/>
                            <a:gd name="connsiteY64" fmla="*/ 47117 h 266700"/>
                            <a:gd name="connsiteX65" fmla="*/ 597558 w 1333836"/>
                            <a:gd name="connsiteY65" fmla="*/ 44323 h 266700"/>
                            <a:gd name="connsiteX66" fmla="*/ 583331 w 1333836"/>
                            <a:gd name="connsiteY66" fmla="*/ 42799 h 266700"/>
                            <a:gd name="connsiteX67" fmla="*/ 558687 w 1333836"/>
                            <a:gd name="connsiteY67" fmla="*/ 49403 h 266700"/>
                            <a:gd name="connsiteX68" fmla="*/ 552208 w 1333836"/>
                            <a:gd name="connsiteY68" fmla="*/ 74676 h 266700"/>
                            <a:gd name="connsiteX69" fmla="*/ 552208 w 1333836"/>
                            <a:gd name="connsiteY69" fmla="*/ 76200 h 266700"/>
                            <a:gd name="connsiteX70" fmla="*/ 599972 w 1333836"/>
                            <a:gd name="connsiteY70" fmla="*/ 76200 h 266700"/>
                            <a:gd name="connsiteX71" fmla="*/ 599972 w 1333836"/>
                            <a:gd name="connsiteY71" fmla="*/ 118237 h 266700"/>
                            <a:gd name="connsiteX72" fmla="*/ 554241 w 1333836"/>
                            <a:gd name="connsiteY72" fmla="*/ 118237 h 266700"/>
                            <a:gd name="connsiteX73" fmla="*/ 554241 w 1333836"/>
                            <a:gd name="connsiteY73" fmla="*/ 269748 h 266700"/>
                            <a:gd name="connsiteX74" fmla="*/ 491995 w 1333836"/>
                            <a:gd name="connsiteY74" fmla="*/ 269748 h 266700"/>
                            <a:gd name="connsiteX75" fmla="*/ 491995 w 1333836"/>
                            <a:gd name="connsiteY75" fmla="*/ 118364 h 266700"/>
                            <a:gd name="connsiteX76" fmla="*/ 465445 w 1333836"/>
                            <a:gd name="connsiteY76" fmla="*/ 118364 h 266700"/>
                            <a:gd name="connsiteX77" fmla="*/ 465445 w 1333836"/>
                            <a:gd name="connsiteY77" fmla="*/ 76327 h 266700"/>
                            <a:gd name="connsiteX78" fmla="*/ 491995 w 1333836"/>
                            <a:gd name="connsiteY78" fmla="*/ 76327 h 266700"/>
                            <a:gd name="connsiteX79" fmla="*/ 491995 w 1333836"/>
                            <a:gd name="connsiteY79" fmla="*/ 70993 h 266700"/>
                            <a:gd name="connsiteX80" fmla="*/ 510923 w 1333836"/>
                            <a:gd name="connsiteY80" fmla="*/ 17780 h 266700"/>
                            <a:gd name="connsiteX81" fmla="*/ 568087 w 1333836"/>
                            <a:gd name="connsiteY81" fmla="*/ 0 h 266700"/>
                            <a:gd name="connsiteX82" fmla="*/ 593113 w 1333836"/>
                            <a:gd name="connsiteY82" fmla="*/ 1016 h 266700"/>
                            <a:gd name="connsiteX83" fmla="*/ 612930 w 1333836"/>
                            <a:gd name="connsiteY83" fmla="*/ 3556 h 266700"/>
                            <a:gd name="connsiteX84" fmla="*/ 612930 w 1333836"/>
                            <a:gd name="connsiteY84" fmla="*/ 47117 h 266700"/>
                            <a:gd name="connsiteX85" fmla="*/ 764098 w 1333836"/>
                            <a:gd name="connsiteY85" fmla="*/ 118364 h 266700"/>
                            <a:gd name="connsiteX86" fmla="*/ 706171 w 1333836"/>
                            <a:gd name="connsiteY86" fmla="*/ 118364 h 266700"/>
                            <a:gd name="connsiteX87" fmla="*/ 706171 w 1333836"/>
                            <a:gd name="connsiteY87" fmla="*/ 187071 h 266700"/>
                            <a:gd name="connsiteX88" fmla="*/ 706298 w 1333836"/>
                            <a:gd name="connsiteY88" fmla="*/ 204851 h 266700"/>
                            <a:gd name="connsiteX89" fmla="*/ 709092 w 1333836"/>
                            <a:gd name="connsiteY89" fmla="*/ 218440 h 266700"/>
                            <a:gd name="connsiteX90" fmla="*/ 717604 w 1333836"/>
                            <a:gd name="connsiteY90" fmla="*/ 227965 h 266700"/>
                            <a:gd name="connsiteX91" fmla="*/ 735388 w 1333836"/>
                            <a:gd name="connsiteY91" fmla="*/ 231521 h 266700"/>
                            <a:gd name="connsiteX92" fmla="*/ 747965 w 1333836"/>
                            <a:gd name="connsiteY92" fmla="*/ 229489 h 266700"/>
                            <a:gd name="connsiteX93" fmla="*/ 758889 w 1333836"/>
                            <a:gd name="connsiteY93" fmla="*/ 225679 h 266700"/>
                            <a:gd name="connsiteX94" fmla="*/ 764098 w 1333836"/>
                            <a:gd name="connsiteY94" fmla="*/ 225679 h 266700"/>
                            <a:gd name="connsiteX95" fmla="*/ 764098 w 1333836"/>
                            <a:gd name="connsiteY95" fmla="*/ 268097 h 266700"/>
                            <a:gd name="connsiteX96" fmla="*/ 742883 w 1333836"/>
                            <a:gd name="connsiteY96" fmla="*/ 272161 h 266700"/>
                            <a:gd name="connsiteX97" fmla="*/ 715444 w 1333836"/>
                            <a:gd name="connsiteY97" fmla="*/ 273685 h 266700"/>
                            <a:gd name="connsiteX98" fmla="*/ 661583 w 1333836"/>
                            <a:gd name="connsiteY98" fmla="*/ 259080 h 266700"/>
                            <a:gd name="connsiteX99" fmla="*/ 643925 w 1333836"/>
                            <a:gd name="connsiteY99" fmla="*/ 208915 h 266700"/>
                            <a:gd name="connsiteX100" fmla="*/ 643925 w 1333836"/>
                            <a:gd name="connsiteY100" fmla="*/ 118364 h 266700"/>
                            <a:gd name="connsiteX101" fmla="*/ 618392 w 1333836"/>
                            <a:gd name="connsiteY101" fmla="*/ 118364 h 266700"/>
                            <a:gd name="connsiteX102" fmla="*/ 618392 w 1333836"/>
                            <a:gd name="connsiteY102" fmla="*/ 76327 h 266700"/>
                            <a:gd name="connsiteX103" fmla="*/ 643925 w 1333836"/>
                            <a:gd name="connsiteY103" fmla="*/ 76327 h 266700"/>
                            <a:gd name="connsiteX104" fmla="*/ 643925 w 1333836"/>
                            <a:gd name="connsiteY104" fmla="*/ 20955 h 266700"/>
                            <a:gd name="connsiteX105" fmla="*/ 706171 w 1333836"/>
                            <a:gd name="connsiteY105" fmla="*/ 20955 h 266700"/>
                            <a:gd name="connsiteX106" fmla="*/ 706171 w 1333836"/>
                            <a:gd name="connsiteY106" fmla="*/ 76327 h 266700"/>
                            <a:gd name="connsiteX107" fmla="*/ 764098 w 1333836"/>
                            <a:gd name="connsiteY107" fmla="*/ 76327 h 266700"/>
                            <a:gd name="connsiteX108" fmla="*/ 764098 w 1333836"/>
                            <a:gd name="connsiteY108" fmla="*/ 118364 h 266700"/>
                            <a:gd name="connsiteX109" fmla="*/ 962394 w 1333836"/>
                            <a:gd name="connsiteY109" fmla="*/ 139319 h 266700"/>
                            <a:gd name="connsiteX110" fmla="*/ 953629 w 1333836"/>
                            <a:gd name="connsiteY110" fmla="*/ 139319 h 266700"/>
                            <a:gd name="connsiteX111" fmla="*/ 944991 w 1333836"/>
                            <a:gd name="connsiteY111" fmla="*/ 132080 h 266700"/>
                            <a:gd name="connsiteX112" fmla="*/ 932542 w 1333836"/>
                            <a:gd name="connsiteY112" fmla="*/ 123952 h 266700"/>
                            <a:gd name="connsiteX113" fmla="*/ 917044 w 1333836"/>
                            <a:gd name="connsiteY113" fmla="*/ 117602 h 266700"/>
                            <a:gd name="connsiteX114" fmla="*/ 897481 w 1333836"/>
                            <a:gd name="connsiteY114" fmla="*/ 115062 h 266700"/>
                            <a:gd name="connsiteX115" fmla="*/ 859372 w 1333836"/>
                            <a:gd name="connsiteY115" fmla="*/ 130810 h 266700"/>
                            <a:gd name="connsiteX116" fmla="*/ 846033 w 1333836"/>
                            <a:gd name="connsiteY116" fmla="*/ 173609 h 266700"/>
                            <a:gd name="connsiteX117" fmla="*/ 859753 w 1333836"/>
                            <a:gd name="connsiteY117" fmla="*/ 216027 h 266700"/>
                            <a:gd name="connsiteX118" fmla="*/ 898624 w 1333836"/>
                            <a:gd name="connsiteY118" fmla="*/ 230505 h 266700"/>
                            <a:gd name="connsiteX119" fmla="*/ 919712 w 1333836"/>
                            <a:gd name="connsiteY119" fmla="*/ 227838 h 266700"/>
                            <a:gd name="connsiteX120" fmla="*/ 935337 w 1333836"/>
                            <a:gd name="connsiteY120" fmla="*/ 221615 h 266700"/>
                            <a:gd name="connsiteX121" fmla="*/ 945626 w 1333836"/>
                            <a:gd name="connsiteY121" fmla="*/ 214376 h 266700"/>
                            <a:gd name="connsiteX122" fmla="*/ 953883 w 1333836"/>
                            <a:gd name="connsiteY122" fmla="*/ 207010 h 266700"/>
                            <a:gd name="connsiteX123" fmla="*/ 962649 w 1333836"/>
                            <a:gd name="connsiteY123" fmla="*/ 207010 h 266700"/>
                            <a:gd name="connsiteX124" fmla="*/ 962649 w 1333836"/>
                            <a:gd name="connsiteY124" fmla="*/ 259969 h 266700"/>
                            <a:gd name="connsiteX125" fmla="*/ 932034 w 1333836"/>
                            <a:gd name="connsiteY125" fmla="*/ 270891 h 266700"/>
                            <a:gd name="connsiteX126" fmla="*/ 896846 w 1333836"/>
                            <a:gd name="connsiteY126" fmla="*/ 274955 h 266700"/>
                            <a:gd name="connsiteX127" fmla="*/ 850606 w 1333836"/>
                            <a:gd name="connsiteY127" fmla="*/ 268986 h 266700"/>
                            <a:gd name="connsiteX128" fmla="*/ 814148 w 1333836"/>
                            <a:gd name="connsiteY128" fmla="*/ 250317 h 266700"/>
                            <a:gd name="connsiteX129" fmla="*/ 790393 w 1333836"/>
                            <a:gd name="connsiteY129" fmla="*/ 218567 h 266700"/>
                            <a:gd name="connsiteX130" fmla="*/ 782009 w 1333836"/>
                            <a:gd name="connsiteY130" fmla="*/ 173736 h 266700"/>
                            <a:gd name="connsiteX131" fmla="*/ 791028 w 1333836"/>
                            <a:gd name="connsiteY131" fmla="*/ 127000 h 266700"/>
                            <a:gd name="connsiteX132" fmla="*/ 816308 w 1333836"/>
                            <a:gd name="connsiteY132" fmla="*/ 94361 h 266700"/>
                            <a:gd name="connsiteX133" fmla="*/ 852512 w 1333836"/>
                            <a:gd name="connsiteY133" fmla="*/ 76454 h 266700"/>
                            <a:gd name="connsiteX134" fmla="*/ 895068 w 1333836"/>
                            <a:gd name="connsiteY134" fmla="*/ 70739 h 266700"/>
                            <a:gd name="connsiteX135" fmla="*/ 931653 w 1333836"/>
                            <a:gd name="connsiteY135" fmla="*/ 75057 h 266700"/>
                            <a:gd name="connsiteX136" fmla="*/ 962903 w 1333836"/>
                            <a:gd name="connsiteY136" fmla="*/ 86233 h 266700"/>
                            <a:gd name="connsiteX137" fmla="*/ 962903 w 1333836"/>
                            <a:gd name="connsiteY137" fmla="*/ 139319 h 266700"/>
                            <a:gd name="connsiteX138" fmla="*/ 1180508 w 1333836"/>
                            <a:gd name="connsiteY138" fmla="*/ 269875 h 266700"/>
                            <a:gd name="connsiteX139" fmla="*/ 1119025 w 1333836"/>
                            <a:gd name="connsiteY139" fmla="*/ 269875 h 266700"/>
                            <a:gd name="connsiteX140" fmla="*/ 1119025 w 1333836"/>
                            <a:gd name="connsiteY140" fmla="*/ 249301 h 266700"/>
                            <a:gd name="connsiteX141" fmla="*/ 1106576 w 1333836"/>
                            <a:gd name="connsiteY141" fmla="*/ 258445 h 266700"/>
                            <a:gd name="connsiteX142" fmla="*/ 1092602 w 1333836"/>
                            <a:gd name="connsiteY142" fmla="*/ 266827 h 266700"/>
                            <a:gd name="connsiteX143" fmla="*/ 1073675 w 1333836"/>
                            <a:gd name="connsiteY143" fmla="*/ 272923 h 266700"/>
                            <a:gd name="connsiteX144" fmla="*/ 1052079 w 1333836"/>
                            <a:gd name="connsiteY144" fmla="*/ 274955 h 266700"/>
                            <a:gd name="connsiteX145" fmla="*/ 1005839 w 1333836"/>
                            <a:gd name="connsiteY145" fmla="*/ 257937 h 266700"/>
                            <a:gd name="connsiteX146" fmla="*/ 987293 w 1333836"/>
                            <a:gd name="connsiteY146" fmla="*/ 214376 h 266700"/>
                            <a:gd name="connsiteX147" fmla="*/ 996820 w 1333836"/>
                            <a:gd name="connsiteY147" fmla="*/ 179705 h 266700"/>
                            <a:gd name="connsiteX148" fmla="*/ 1023751 w 1333836"/>
                            <a:gd name="connsiteY148" fmla="*/ 158496 h 266700"/>
                            <a:gd name="connsiteX149" fmla="*/ 1066561 w 1333836"/>
                            <a:gd name="connsiteY149" fmla="*/ 147447 h 266700"/>
                            <a:gd name="connsiteX150" fmla="*/ 1119533 w 1333836"/>
                            <a:gd name="connsiteY150" fmla="*/ 142621 h 266700"/>
                            <a:gd name="connsiteX151" fmla="*/ 1119533 w 1333836"/>
                            <a:gd name="connsiteY151" fmla="*/ 141605 h 266700"/>
                            <a:gd name="connsiteX152" fmla="*/ 1106449 w 1333836"/>
                            <a:gd name="connsiteY152" fmla="*/ 119507 h 266700"/>
                            <a:gd name="connsiteX153" fmla="*/ 1067831 w 1333836"/>
                            <a:gd name="connsiteY153" fmla="*/ 113411 h 266700"/>
                            <a:gd name="connsiteX154" fmla="*/ 1035057 w 1333836"/>
                            <a:gd name="connsiteY154" fmla="*/ 118872 h 266700"/>
                            <a:gd name="connsiteX155" fmla="*/ 1010031 w 1333836"/>
                            <a:gd name="connsiteY155" fmla="*/ 127254 h 266700"/>
                            <a:gd name="connsiteX156" fmla="*/ 1004315 w 1333836"/>
                            <a:gd name="connsiteY156" fmla="*/ 127254 h 266700"/>
                            <a:gd name="connsiteX157" fmla="*/ 1004315 w 1333836"/>
                            <a:gd name="connsiteY157" fmla="*/ 80518 h 266700"/>
                            <a:gd name="connsiteX158" fmla="*/ 1036327 w 1333836"/>
                            <a:gd name="connsiteY158" fmla="*/ 74422 h 266700"/>
                            <a:gd name="connsiteX159" fmla="*/ 1080661 w 1333836"/>
                            <a:gd name="connsiteY159" fmla="*/ 70866 h 266700"/>
                            <a:gd name="connsiteX160" fmla="*/ 1157135 w 1333836"/>
                            <a:gd name="connsiteY160" fmla="*/ 87122 h 266700"/>
                            <a:gd name="connsiteX161" fmla="*/ 1180635 w 1333836"/>
                            <a:gd name="connsiteY161" fmla="*/ 138176 h 266700"/>
                            <a:gd name="connsiteX162" fmla="*/ 1180635 w 1333836"/>
                            <a:gd name="connsiteY162" fmla="*/ 269875 h 266700"/>
                            <a:gd name="connsiteX163" fmla="*/ 1069482 w 1333836"/>
                            <a:gd name="connsiteY163" fmla="*/ 186055 h 266700"/>
                            <a:gd name="connsiteX164" fmla="*/ 1055255 w 1333836"/>
                            <a:gd name="connsiteY164" fmla="*/ 194564 h 266700"/>
                            <a:gd name="connsiteX165" fmla="*/ 1050301 w 1333836"/>
                            <a:gd name="connsiteY165" fmla="*/ 209296 h 266700"/>
                            <a:gd name="connsiteX166" fmla="*/ 1051317 w 1333836"/>
                            <a:gd name="connsiteY166" fmla="*/ 219075 h 266700"/>
                            <a:gd name="connsiteX167" fmla="*/ 1056525 w 1333836"/>
                            <a:gd name="connsiteY167" fmla="*/ 226314 h 266700"/>
                            <a:gd name="connsiteX168" fmla="*/ 1066053 w 1333836"/>
                            <a:gd name="connsiteY168" fmla="*/ 231394 h 266700"/>
                            <a:gd name="connsiteX169" fmla="*/ 1083329 w 1333836"/>
                            <a:gd name="connsiteY169" fmla="*/ 233045 h 266700"/>
                            <a:gd name="connsiteX170" fmla="*/ 1102257 w 1333836"/>
                            <a:gd name="connsiteY170" fmla="*/ 229235 h 266700"/>
                            <a:gd name="connsiteX171" fmla="*/ 1119025 w 1333836"/>
                            <a:gd name="connsiteY171" fmla="*/ 219329 h 266700"/>
                            <a:gd name="connsiteX172" fmla="*/ 1119025 w 1333836"/>
                            <a:gd name="connsiteY172" fmla="*/ 179070 h 266700"/>
                            <a:gd name="connsiteX173" fmla="*/ 1091840 w 1333836"/>
                            <a:gd name="connsiteY173" fmla="*/ 181864 h 266700"/>
                            <a:gd name="connsiteX174" fmla="*/ 1069482 w 1333836"/>
                            <a:gd name="connsiteY174" fmla="*/ 186055 h 266700"/>
                            <a:gd name="connsiteX175" fmla="*/ 1345142 w 1333836"/>
                            <a:gd name="connsiteY175" fmla="*/ 118364 h 266700"/>
                            <a:gd name="connsiteX176" fmla="*/ 1287215 w 1333836"/>
                            <a:gd name="connsiteY176" fmla="*/ 118364 h 266700"/>
                            <a:gd name="connsiteX177" fmla="*/ 1287215 w 1333836"/>
                            <a:gd name="connsiteY177" fmla="*/ 187071 h 266700"/>
                            <a:gd name="connsiteX178" fmla="*/ 1287342 w 1333836"/>
                            <a:gd name="connsiteY178" fmla="*/ 204851 h 266700"/>
                            <a:gd name="connsiteX179" fmla="*/ 1290137 w 1333836"/>
                            <a:gd name="connsiteY179" fmla="*/ 218440 h 266700"/>
                            <a:gd name="connsiteX180" fmla="*/ 1298649 w 1333836"/>
                            <a:gd name="connsiteY180" fmla="*/ 227965 h 266700"/>
                            <a:gd name="connsiteX181" fmla="*/ 1316433 w 1333836"/>
                            <a:gd name="connsiteY181" fmla="*/ 231521 h 266700"/>
                            <a:gd name="connsiteX182" fmla="*/ 1329009 w 1333836"/>
                            <a:gd name="connsiteY182" fmla="*/ 229489 h 266700"/>
                            <a:gd name="connsiteX183" fmla="*/ 1339934 w 1333836"/>
                            <a:gd name="connsiteY183" fmla="*/ 225679 h 266700"/>
                            <a:gd name="connsiteX184" fmla="*/ 1345142 w 1333836"/>
                            <a:gd name="connsiteY184" fmla="*/ 225679 h 266700"/>
                            <a:gd name="connsiteX185" fmla="*/ 1345142 w 1333836"/>
                            <a:gd name="connsiteY185" fmla="*/ 268097 h 266700"/>
                            <a:gd name="connsiteX186" fmla="*/ 1323928 w 1333836"/>
                            <a:gd name="connsiteY186" fmla="*/ 272161 h 266700"/>
                            <a:gd name="connsiteX187" fmla="*/ 1296488 w 1333836"/>
                            <a:gd name="connsiteY187" fmla="*/ 273685 h 266700"/>
                            <a:gd name="connsiteX188" fmla="*/ 1242627 w 1333836"/>
                            <a:gd name="connsiteY188" fmla="*/ 259080 h 266700"/>
                            <a:gd name="connsiteX189" fmla="*/ 1224969 w 1333836"/>
                            <a:gd name="connsiteY189" fmla="*/ 208915 h 266700"/>
                            <a:gd name="connsiteX190" fmla="*/ 1224969 w 1333836"/>
                            <a:gd name="connsiteY190" fmla="*/ 118364 h 266700"/>
                            <a:gd name="connsiteX191" fmla="*/ 1199437 w 1333836"/>
                            <a:gd name="connsiteY191" fmla="*/ 118364 h 266700"/>
                            <a:gd name="connsiteX192" fmla="*/ 1199437 w 1333836"/>
                            <a:gd name="connsiteY192" fmla="*/ 76327 h 266700"/>
                            <a:gd name="connsiteX193" fmla="*/ 1224969 w 1333836"/>
                            <a:gd name="connsiteY193" fmla="*/ 76327 h 266700"/>
                            <a:gd name="connsiteX194" fmla="*/ 1224969 w 1333836"/>
                            <a:gd name="connsiteY194" fmla="*/ 20955 h 266700"/>
                            <a:gd name="connsiteX195" fmla="*/ 1287215 w 1333836"/>
                            <a:gd name="connsiteY195" fmla="*/ 20955 h 266700"/>
                            <a:gd name="connsiteX196" fmla="*/ 1287215 w 1333836"/>
                            <a:gd name="connsiteY196" fmla="*/ 76327 h 266700"/>
                            <a:gd name="connsiteX197" fmla="*/ 1345142 w 1333836"/>
                            <a:gd name="connsiteY197" fmla="*/ 76327 h 266700"/>
                            <a:gd name="connsiteX198" fmla="*/ 1345142 w 1333836"/>
                            <a:gd name="connsiteY198" fmla="*/ 118364 h 266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Lst>
                          <a:rect l="l" t="t" r="r" b="b"/>
                          <a:pathLst>
                            <a:path w="1333836" h="266700">
                              <a:moveTo>
                                <a:pt x="187245" y="250825"/>
                              </a:moveTo>
                              <a:cubicBezTo>
                                <a:pt x="165777" y="266573"/>
                                <a:pt x="136686" y="274574"/>
                                <a:pt x="99974" y="274574"/>
                              </a:cubicBezTo>
                              <a:cubicBezTo>
                                <a:pt x="78760" y="274574"/>
                                <a:pt x="60213" y="272669"/>
                                <a:pt x="44334" y="268986"/>
                              </a:cubicBezTo>
                              <a:cubicBezTo>
                                <a:pt x="28582" y="265303"/>
                                <a:pt x="13719" y="260477"/>
                                <a:pt x="0" y="254762"/>
                              </a:cubicBezTo>
                              <a:lnTo>
                                <a:pt x="0" y="193294"/>
                              </a:lnTo>
                              <a:lnTo>
                                <a:pt x="7241" y="193294"/>
                              </a:lnTo>
                              <a:cubicBezTo>
                                <a:pt x="20960" y="204216"/>
                                <a:pt x="36204" y="212598"/>
                                <a:pt x="53226" y="218440"/>
                              </a:cubicBezTo>
                              <a:cubicBezTo>
                                <a:pt x="70122" y="224282"/>
                                <a:pt x="86509" y="227203"/>
                                <a:pt x="102133" y="227203"/>
                              </a:cubicBezTo>
                              <a:cubicBezTo>
                                <a:pt x="106199" y="227203"/>
                                <a:pt x="111407" y="226822"/>
                                <a:pt x="118012" y="226187"/>
                              </a:cubicBezTo>
                              <a:cubicBezTo>
                                <a:pt x="124618" y="225552"/>
                                <a:pt x="129954" y="224409"/>
                                <a:pt x="134019" y="222758"/>
                              </a:cubicBezTo>
                              <a:cubicBezTo>
                                <a:pt x="139100" y="220726"/>
                                <a:pt x="143292" y="218059"/>
                                <a:pt x="146468" y="215011"/>
                              </a:cubicBezTo>
                              <a:cubicBezTo>
                                <a:pt x="149770" y="211963"/>
                                <a:pt x="151422" y="207264"/>
                                <a:pt x="151422" y="201168"/>
                              </a:cubicBezTo>
                              <a:cubicBezTo>
                                <a:pt x="151422" y="195580"/>
                                <a:pt x="149008" y="190627"/>
                                <a:pt x="144308" y="186563"/>
                              </a:cubicBezTo>
                              <a:cubicBezTo>
                                <a:pt x="139481" y="182499"/>
                                <a:pt x="132621" y="179324"/>
                                <a:pt x="123348" y="177165"/>
                              </a:cubicBezTo>
                              <a:cubicBezTo>
                                <a:pt x="113693" y="174879"/>
                                <a:pt x="103531" y="172720"/>
                                <a:pt x="92733" y="170688"/>
                              </a:cubicBezTo>
                              <a:cubicBezTo>
                                <a:pt x="81935" y="168656"/>
                                <a:pt x="71900" y="166116"/>
                                <a:pt x="62500" y="163068"/>
                              </a:cubicBezTo>
                              <a:cubicBezTo>
                                <a:pt x="40904" y="156083"/>
                                <a:pt x="25406" y="146558"/>
                                <a:pt x="15879" y="134493"/>
                              </a:cubicBezTo>
                              <a:cubicBezTo>
                                <a:pt x="6352" y="122555"/>
                                <a:pt x="1651" y="107569"/>
                                <a:pt x="1651" y="89789"/>
                              </a:cubicBezTo>
                              <a:cubicBezTo>
                                <a:pt x="1651" y="65913"/>
                                <a:pt x="12322" y="46355"/>
                                <a:pt x="33791" y="31242"/>
                              </a:cubicBezTo>
                              <a:cubicBezTo>
                                <a:pt x="55259" y="16129"/>
                                <a:pt x="82825" y="8636"/>
                                <a:pt x="116488" y="8636"/>
                              </a:cubicBezTo>
                              <a:cubicBezTo>
                                <a:pt x="133384" y="8636"/>
                                <a:pt x="150025" y="10287"/>
                                <a:pt x="166539" y="13589"/>
                              </a:cubicBezTo>
                              <a:cubicBezTo>
                                <a:pt x="183053" y="16891"/>
                                <a:pt x="197281" y="20955"/>
                                <a:pt x="209349" y="25908"/>
                              </a:cubicBezTo>
                              <a:lnTo>
                                <a:pt x="209349" y="84963"/>
                              </a:lnTo>
                              <a:lnTo>
                                <a:pt x="202235" y="84963"/>
                              </a:lnTo>
                              <a:cubicBezTo>
                                <a:pt x="191945" y="76708"/>
                                <a:pt x="179242" y="69723"/>
                                <a:pt x="164252" y="64135"/>
                              </a:cubicBezTo>
                              <a:cubicBezTo>
                                <a:pt x="149263" y="58547"/>
                                <a:pt x="133891" y="55753"/>
                                <a:pt x="118267" y="55753"/>
                              </a:cubicBezTo>
                              <a:cubicBezTo>
                                <a:pt x="112804" y="55753"/>
                                <a:pt x="107215" y="56134"/>
                                <a:pt x="101752" y="56896"/>
                              </a:cubicBezTo>
                              <a:cubicBezTo>
                                <a:pt x="96290" y="57658"/>
                                <a:pt x="91082" y="59055"/>
                                <a:pt x="86001" y="61087"/>
                              </a:cubicBezTo>
                              <a:cubicBezTo>
                                <a:pt x="81554" y="62865"/>
                                <a:pt x="77616" y="65405"/>
                                <a:pt x="74441" y="68961"/>
                              </a:cubicBezTo>
                              <a:cubicBezTo>
                                <a:pt x="71265" y="72517"/>
                                <a:pt x="69613" y="76454"/>
                                <a:pt x="69613" y="80899"/>
                              </a:cubicBezTo>
                              <a:cubicBezTo>
                                <a:pt x="69613" y="87630"/>
                                <a:pt x="72154" y="92837"/>
                                <a:pt x="77362" y="96520"/>
                              </a:cubicBezTo>
                              <a:cubicBezTo>
                                <a:pt x="82571" y="100203"/>
                                <a:pt x="92352" y="103505"/>
                                <a:pt x="106707" y="106426"/>
                              </a:cubicBezTo>
                              <a:cubicBezTo>
                                <a:pt x="116107" y="108331"/>
                                <a:pt x="125127" y="110236"/>
                                <a:pt x="133891" y="112141"/>
                              </a:cubicBezTo>
                              <a:cubicBezTo>
                                <a:pt x="142530" y="113919"/>
                                <a:pt x="151930" y="116459"/>
                                <a:pt x="161839" y="119761"/>
                              </a:cubicBezTo>
                              <a:cubicBezTo>
                                <a:pt x="181528" y="126238"/>
                                <a:pt x="196010" y="135001"/>
                                <a:pt x="205411" y="146050"/>
                              </a:cubicBezTo>
                              <a:cubicBezTo>
                                <a:pt x="214811" y="157099"/>
                                <a:pt x="219511" y="171577"/>
                                <a:pt x="219511" y="189230"/>
                              </a:cubicBezTo>
                              <a:cubicBezTo>
                                <a:pt x="219384" y="214503"/>
                                <a:pt x="208714" y="234950"/>
                                <a:pt x="187245" y="250825"/>
                              </a:cubicBezTo>
                              <a:moveTo>
                                <a:pt x="424160" y="248412"/>
                              </a:moveTo>
                              <a:cubicBezTo>
                                <a:pt x="405613" y="266700"/>
                                <a:pt x="379572" y="275844"/>
                                <a:pt x="345908" y="275844"/>
                              </a:cubicBezTo>
                              <a:cubicBezTo>
                                <a:pt x="312372" y="275844"/>
                                <a:pt x="286330" y="266700"/>
                                <a:pt x="267783" y="248412"/>
                              </a:cubicBezTo>
                              <a:cubicBezTo>
                                <a:pt x="249237" y="230124"/>
                                <a:pt x="239963" y="204978"/>
                                <a:pt x="239963" y="173101"/>
                              </a:cubicBezTo>
                              <a:cubicBezTo>
                                <a:pt x="239963" y="141097"/>
                                <a:pt x="249364" y="115824"/>
                                <a:pt x="268038" y="97663"/>
                              </a:cubicBezTo>
                              <a:cubicBezTo>
                                <a:pt x="286711" y="79375"/>
                                <a:pt x="312753" y="70231"/>
                                <a:pt x="346035" y="70231"/>
                              </a:cubicBezTo>
                              <a:cubicBezTo>
                                <a:pt x="379826" y="70231"/>
                                <a:pt x="405994" y="79375"/>
                                <a:pt x="424414" y="97790"/>
                              </a:cubicBezTo>
                              <a:cubicBezTo>
                                <a:pt x="442833" y="116205"/>
                                <a:pt x="452107" y="141351"/>
                                <a:pt x="452107" y="173101"/>
                              </a:cubicBezTo>
                              <a:cubicBezTo>
                                <a:pt x="452107" y="204851"/>
                                <a:pt x="442707" y="230124"/>
                                <a:pt x="424160" y="248412"/>
                              </a:cubicBezTo>
                              <a:moveTo>
                                <a:pt x="376015" y="126492"/>
                              </a:moveTo>
                              <a:cubicBezTo>
                                <a:pt x="372331" y="121793"/>
                                <a:pt x="367885" y="118491"/>
                                <a:pt x="362676" y="116459"/>
                              </a:cubicBezTo>
                              <a:cubicBezTo>
                                <a:pt x="357468" y="114554"/>
                                <a:pt x="351878" y="113538"/>
                                <a:pt x="345908" y="113538"/>
                              </a:cubicBezTo>
                              <a:cubicBezTo>
                                <a:pt x="339937" y="113538"/>
                                <a:pt x="334602" y="114300"/>
                                <a:pt x="329902" y="115951"/>
                              </a:cubicBezTo>
                              <a:cubicBezTo>
                                <a:pt x="325202" y="117602"/>
                                <a:pt x="320756" y="120777"/>
                                <a:pt x="316564" y="125603"/>
                              </a:cubicBezTo>
                              <a:cubicBezTo>
                                <a:pt x="312753" y="130048"/>
                                <a:pt x="309704" y="136271"/>
                                <a:pt x="307544" y="144018"/>
                              </a:cubicBezTo>
                              <a:cubicBezTo>
                                <a:pt x="305258" y="151892"/>
                                <a:pt x="304241" y="161671"/>
                                <a:pt x="304241" y="173482"/>
                              </a:cubicBezTo>
                              <a:cubicBezTo>
                                <a:pt x="304241" y="184023"/>
                                <a:pt x="305258" y="193167"/>
                                <a:pt x="307163" y="201041"/>
                              </a:cubicBezTo>
                              <a:cubicBezTo>
                                <a:pt x="309069" y="208788"/>
                                <a:pt x="311991" y="215011"/>
                                <a:pt x="315801" y="219710"/>
                              </a:cubicBezTo>
                              <a:cubicBezTo>
                                <a:pt x="319485" y="224155"/>
                                <a:pt x="323932" y="227457"/>
                                <a:pt x="329013" y="229489"/>
                              </a:cubicBezTo>
                              <a:cubicBezTo>
                                <a:pt x="334094" y="231521"/>
                                <a:pt x="339937" y="232664"/>
                                <a:pt x="346543" y="232664"/>
                              </a:cubicBezTo>
                              <a:cubicBezTo>
                                <a:pt x="352133" y="232664"/>
                                <a:pt x="357595" y="231648"/>
                                <a:pt x="362676" y="229870"/>
                              </a:cubicBezTo>
                              <a:cubicBezTo>
                                <a:pt x="367757" y="227965"/>
                                <a:pt x="372077" y="224790"/>
                                <a:pt x="375633" y="220345"/>
                              </a:cubicBezTo>
                              <a:cubicBezTo>
                                <a:pt x="379699" y="215392"/>
                                <a:pt x="382620" y="209423"/>
                                <a:pt x="384653" y="202438"/>
                              </a:cubicBezTo>
                              <a:cubicBezTo>
                                <a:pt x="386686" y="195453"/>
                                <a:pt x="387702" y="185801"/>
                                <a:pt x="387702" y="173609"/>
                              </a:cubicBezTo>
                              <a:cubicBezTo>
                                <a:pt x="387702" y="162179"/>
                                <a:pt x="386686" y="152654"/>
                                <a:pt x="384653" y="145034"/>
                              </a:cubicBezTo>
                              <a:cubicBezTo>
                                <a:pt x="382620" y="137160"/>
                                <a:pt x="379699" y="131064"/>
                                <a:pt x="376015" y="126492"/>
                              </a:cubicBezTo>
                              <a:moveTo>
                                <a:pt x="613056" y="47117"/>
                              </a:moveTo>
                              <a:lnTo>
                                <a:pt x="608356" y="47117"/>
                              </a:lnTo>
                              <a:cubicBezTo>
                                <a:pt x="605561" y="46355"/>
                                <a:pt x="602005" y="45339"/>
                                <a:pt x="597558" y="44323"/>
                              </a:cubicBezTo>
                              <a:cubicBezTo>
                                <a:pt x="593113" y="43307"/>
                                <a:pt x="588412" y="42799"/>
                                <a:pt x="583331" y="42799"/>
                              </a:cubicBezTo>
                              <a:cubicBezTo>
                                <a:pt x="571136" y="42799"/>
                                <a:pt x="563006" y="44958"/>
                                <a:pt x="558687" y="49403"/>
                              </a:cubicBezTo>
                              <a:cubicBezTo>
                                <a:pt x="554368" y="53721"/>
                                <a:pt x="552208" y="62230"/>
                                <a:pt x="552208" y="74676"/>
                              </a:cubicBezTo>
                              <a:lnTo>
                                <a:pt x="552208" y="76200"/>
                              </a:lnTo>
                              <a:lnTo>
                                <a:pt x="599972" y="76200"/>
                              </a:lnTo>
                              <a:lnTo>
                                <a:pt x="599972" y="118237"/>
                              </a:lnTo>
                              <a:lnTo>
                                <a:pt x="554241" y="118237"/>
                              </a:lnTo>
                              <a:lnTo>
                                <a:pt x="554241" y="269748"/>
                              </a:lnTo>
                              <a:lnTo>
                                <a:pt x="491995" y="269748"/>
                              </a:lnTo>
                              <a:lnTo>
                                <a:pt x="491995" y="118364"/>
                              </a:lnTo>
                              <a:lnTo>
                                <a:pt x="465445" y="118364"/>
                              </a:lnTo>
                              <a:lnTo>
                                <a:pt x="465445" y="76327"/>
                              </a:lnTo>
                              <a:lnTo>
                                <a:pt x="491995" y="76327"/>
                              </a:lnTo>
                              <a:lnTo>
                                <a:pt x="491995" y="70993"/>
                              </a:lnTo>
                              <a:cubicBezTo>
                                <a:pt x="491995" y="47371"/>
                                <a:pt x="498346" y="29591"/>
                                <a:pt x="510923" y="17780"/>
                              </a:cubicBezTo>
                              <a:cubicBezTo>
                                <a:pt x="523499" y="5969"/>
                                <a:pt x="542554" y="0"/>
                                <a:pt x="568087" y="0"/>
                              </a:cubicBezTo>
                              <a:cubicBezTo>
                                <a:pt x="577234" y="0"/>
                                <a:pt x="585618" y="254"/>
                                <a:pt x="593113" y="1016"/>
                              </a:cubicBezTo>
                              <a:cubicBezTo>
                                <a:pt x="600607" y="1651"/>
                                <a:pt x="607213" y="2413"/>
                                <a:pt x="612930" y="3556"/>
                              </a:cubicBezTo>
                              <a:lnTo>
                                <a:pt x="612930" y="47117"/>
                              </a:lnTo>
                              <a:close/>
                              <a:moveTo>
                                <a:pt x="764098" y="118364"/>
                              </a:moveTo>
                              <a:lnTo>
                                <a:pt x="706171" y="118364"/>
                              </a:lnTo>
                              <a:lnTo>
                                <a:pt x="706171" y="187071"/>
                              </a:lnTo>
                              <a:cubicBezTo>
                                <a:pt x="706171" y="193929"/>
                                <a:pt x="706171" y="199771"/>
                                <a:pt x="706298" y="204851"/>
                              </a:cubicBezTo>
                              <a:cubicBezTo>
                                <a:pt x="706425" y="209931"/>
                                <a:pt x="707314" y="214503"/>
                                <a:pt x="709092" y="218440"/>
                              </a:cubicBezTo>
                              <a:cubicBezTo>
                                <a:pt x="710744" y="222504"/>
                                <a:pt x="713539" y="225679"/>
                                <a:pt x="717604" y="227965"/>
                              </a:cubicBezTo>
                              <a:cubicBezTo>
                                <a:pt x="721669" y="230378"/>
                                <a:pt x="727639" y="231521"/>
                                <a:pt x="735388" y="231521"/>
                              </a:cubicBezTo>
                              <a:cubicBezTo>
                                <a:pt x="738564" y="231521"/>
                                <a:pt x="742756" y="230886"/>
                                <a:pt x="747965" y="229489"/>
                              </a:cubicBezTo>
                              <a:cubicBezTo>
                                <a:pt x="753173" y="228092"/>
                                <a:pt x="756857" y="226822"/>
                                <a:pt x="758889" y="225679"/>
                              </a:cubicBezTo>
                              <a:lnTo>
                                <a:pt x="764098" y="225679"/>
                              </a:lnTo>
                              <a:lnTo>
                                <a:pt x="764098" y="268097"/>
                              </a:lnTo>
                              <a:cubicBezTo>
                                <a:pt x="757492" y="269875"/>
                                <a:pt x="750378" y="271145"/>
                                <a:pt x="742883" y="272161"/>
                              </a:cubicBezTo>
                              <a:cubicBezTo>
                                <a:pt x="735388" y="273177"/>
                                <a:pt x="726242" y="273685"/>
                                <a:pt x="715444" y="273685"/>
                              </a:cubicBezTo>
                              <a:cubicBezTo>
                                <a:pt x="691308" y="273685"/>
                                <a:pt x="673396" y="268859"/>
                                <a:pt x="661583" y="259080"/>
                              </a:cubicBezTo>
                              <a:cubicBezTo>
                                <a:pt x="649769" y="249301"/>
                                <a:pt x="643925" y="232537"/>
                                <a:pt x="643925" y="208915"/>
                              </a:cubicBezTo>
                              <a:lnTo>
                                <a:pt x="643925" y="118364"/>
                              </a:lnTo>
                              <a:lnTo>
                                <a:pt x="618392" y="118364"/>
                              </a:lnTo>
                              <a:lnTo>
                                <a:pt x="618392" y="76327"/>
                              </a:lnTo>
                              <a:lnTo>
                                <a:pt x="643925" y="76327"/>
                              </a:lnTo>
                              <a:lnTo>
                                <a:pt x="643925" y="20955"/>
                              </a:lnTo>
                              <a:lnTo>
                                <a:pt x="706171" y="20955"/>
                              </a:lnTo>
                              <a:lnTo>
                                <a:pt x="706171" y="76327"/>
                              </a:lnTo>
                              <a:lnTo>
                                <a:pt x="764098" y="76327"/>
                              </a:lnTo>
                              <a:lnTo>
                                <a:pt x="764098" y="118364"/>
                              </a:lnTo>
                              <a:close/>
                              <a:moveTo>
                                <a:pt x="962394" y="139319"/>
                              </a:moveTo>
                              <a:lnTo>
                                <a:pt x="953629" y="139319"/>
                              </a:lnTo>
                              <a:cubicBezTo>
                                <a:pt x="951216" y="137287"/>
                                <a:pt x="948294" y="134874"/>
                                <a:pt x="944991" y="132080"/>
                              </a:cubicBezTo>
                              <a:cubicBezTo>
                                <a:pt x="941561" y="129286"/>
                                <a:pt x="937496" y="126619"/>
                                <a:pt x="932542" y="123952"/>
                              </a:cubicBezTo>
                              <a:cubicBezTo>
                                <a:pt x="927842" y="121412"/>
                                <a:pt x="922634" y="119380"/>
                                <a:pt x="917044" y="117602"/>
                              </a:cubicBezTo>
                              <a:cubicBezTo>
                                <a:pt x="911455" y="115951"/>
                                <a:pt x="904849" y="115062"/>
                                <a:pt x="897481" y="115062"/>
                              </a:cubicBezTo>
                              <a:cubicBezTo>
                                <a:pt x="880967" y="115062"/>
                                <a:pt x="868264" y="120269"/>
                                <a:pt x="859372" y="130810"/>
                              </a:cubicBezTo>
                              <a:cubicBezTo>
                                <a:pt x="850479" y="141351"/>
                                <a:pt x="846033" y="155575"/>
                                <a:pt x="846033" y="173609"/>
                              </a:cubicBezTo>
                              <a:cubicBezTo>
                                <a:pt x="846033" y="192278"/>
                                <a:pt x="850606" y="206375"/>
                                <a:pt x="859753" y="216027"/>
                              </a:cubicBezTo>
                              <a:cubicBezTo>
                                <a:pt x="868899" y="225679"/>
                                <a:pt x="881856" y="230505"/>
                                <a:pt x="898624" y="230505"/>
                              </a:cubicBezTo>
                              <a:cubicBezTo>
                                <a:pt x="906374" y="230505"/>
                                <a:pt x="913487" y="229616"/>
                                <a:pt x="919712" y="227838"/>
                              </a:cubicBezTo>
                              <a:cubicBezTo>
                                <a:pt x="925936" y="226060"/>
                                <a:pt x="931145" y="223901"/>
                                <a:pt x="935337" y="221615"/>
                              </a:cubicBezTo>
                              <a:cubicBezTo>
                                <a:pt x="939275" y="219329"/>
                                <a:pt x="942705" y="216916"/>
                                <a:pt x="945626" y="214376"/>
                              </a:cubicBezTo>
                              <a:cubicBezTo>
                                <a:pt x="948675" y="211836"/>
                                <a:pt x="951343" y="209423"/>
                                <a:pt x="953883" y="207010"/>
                              </a:cubicBezTo>
                              <a:lnTo>
                                <a:pt x="962649" y="207010"/>
                              </a:lnTo>
                              <a:lnTo>
                                <a:pt x="962649" y="259969"/>
                              </a:lnTo>
                              <a:cubicBezTo>
                                <a:pt x="952867" y="264541"/>
                                <a:pt x="942705" y="268224"/>
                                <a:pt x="932034" y="270891"/>
                              </a:cubicBezTo>
                              <a:cubicBezTo>
                                <a:pt x="921363" y="273558"/>
                                <a:pt x="909676" y="274955"/>
                                <a:pt x="896846" y="274955"/>
                              </a:cubicBezTo>
                              <a:cubicBezTo>
                                <a:pt x="879951" y="274955"/>
                                <a:pt x="864580" y="272923"/>
                                <a:pt x="850606" y="268986"/>
                              </a:cubicBezTo>
                              <a:cubicBezTo>
                                <a:pt x="836633" y="264922"/>
                                <a:pt x="824438" y="258699"/>
                                <a:pt x="814148" y="250317"/>
                              </a:cubicBezTo>
                              <a:cubicBezTo>
                                <a:pt x="803859" y="241935"/>
                                <a:pt x="795983" y="231394"/>
                                <a:pt x="790393" y="218567"/>
                              </a:cubicBezTo>
                              <a:cubicBezTo>
                                <a:pt x="784804" y="205867"/>
                                <a:pt x="782009" y="190881"/>
                                <a:pt x="782009" y="173736"/>
                              </a:cubicBezTo>
                              <a:cubicBezTo>
                                <a:pt x="782009" y="155702"/>
                                <a:pt x="785058" y="140081"/>
                                <a:pt x="791028" y="127000"/>
                              </a:cubicBezTo>
                              <a:cubicBezTo>
                                <a:pt x="797126" y="113919"/>
                                <a:pt x="805510" y="102997"/>
                                <a:pt x="816308" y="94361"/>
                              </a:cubicBezTo>
                              <a:cubicBezTo>
                                <a:pt x="826724" y="86233"/>
                                <a:pt x="838792" y="80264"/>
                                <a:pt x="852512" y="76454"/>
                              </a:cubicBezTo>
                              <a:cubicBezTo>
                                <a:pt x="866231" y="72644"/>
                                <a:pt x="880332" y="70739"/>
                                <a:pt x="895068" y="70739"/>
                              </a:cubicBezTo>
                              <a:cubicBezTo>
                                <a:pt x="908279" y="70739"/>
                                <a:pt x="920474" y="72136"/>
                                <a:pt x="931653" y="75057"/>
                              </a:cubicBezTo>
                              <a:cubicBezTo>
                                <a:pt x="942832" y="77978"/>
                                <a:pt x="953248" y="81661"/>
                                <a:pt x="962903" y="86233"/>
                              </a:cubicBezTo>
                              <a:lnTo>
                                <a:pt x="962903" y="139319"/>
                              </a:lnTo>
                              <a:close/>
                              <a:moveTo>
                                <a:pt x="1180508" y="269875"/>
                              </a:moveTo>
                              <a:lnTo>
                                <a:pt x="1119025" y="269875"/>
                              </a:lnTo>
                              <a:lnTo>
                                <a:pt x="1119025" y="249301"/>
                              </a:lnTo>
                              <a:cubicBezTo>
                                <a:pt x="1115722" y="251841"/>
                                <a:pt x="1111530" y="254889"/>
                                <a:pt x="1106576" y="258445"/>
                              </a:cubicBezTo>
                              <a:cubicBezTo>
                                <a:pt x="1101622" y="262001"/>
                                <a:pt x="1096922" y="264795"/>
                                <a:pt x="1092602" y="266827"/>
                              </a:cubicBezTo>
                              <a:cubicBezTo>
                                <a:pt x="1086505" y="269621"/>
                                <a:pt x="1080153" y="271653"/>
                                <a:pt x="1073675" y="272923"/>
                              </a:cubicBezTo>
                              <a:cubicBezTo>
                                <a:pt x="1067069" y="274193"/>
                                <a:pt x="1059955" y="274955"/>
                                <a:pt x="1052079" y="274955"/>
                              </a:cubicBezTo>
                              <a:cubicBezTo>
                                <a:pt x="1033659" y="274955"/>
                                <a:pt x="1018289" y="269240"/>
                                <a:pt x="1005839" y="257937"/>
                              </a:cubicBezTo>
                              <a:cubicBezTo>
                                <a:pt x="993390" y="246507"/>
                                <a:pt x="987293" y="232029"/>
                                <a:pt x="987293" y="214376"/>
                              </a:cubicBezTo>
                              <a:cubicBezTo>
                                <a:pt x="987293" y="200279"/>
                                <a:pt x="990469" y="188722"/>
                                <a:pt x="996820" y="179705"/>
                              </a:cubicBezTo>
                              <a:cubicBezTo>
                                <a:pt x="1003172" y="170688"/>
                                <a:pt x="1012064" y="163703"/>
                                <a:pt x="1023751" y="158496"/>
                              </a:cubicBezTo>
                              <a:cubicBezTo>
                                <a:pt x="1035184" y="153289"/>
                                <a:pt x="1049539" y="149606"/>
                                <a:pt x="1066561" y="147447"/>
                              </a:cubicBezTo>
                              <a:cubicBezTo>
                                <a:pt x="1083583" y="145288"/>
                                <a:pt x="1101240" y="143637"/>
                                <a:pt x="1119533" y="142621"/>
                              </a:cubicBezTo>
                              <a:lnTo>
                                <a:pt x="1119533" y="141605"/>
                              </a:lnTo>
                              <a:cubicBezTo>
                                <a:pt x="1119533" y="130937"/>
                                <a:pt x="1115214" y="123571"/>
                                <a:pt x="1106449" y="119507"/>
                              </a:cubicBezTo>
                              <a:cubicBezTo>
                                <a:pt x="1097684" y="115443"/>
                                <a:pt x="1084853" y="113411"/>
                                <a:pt x="1067831" y="113411"/>
                              </a:cubicBezTo>
                              <a:cubicBezTo>
                                <a:pt x="1057668" y="113411"/>
                                <a:pt x="1046617" y="115189"/>
                                <a:pt x="1035057" y="118872"/>
                              </a:cubicBezTo>
                              <a:cubicBezTo>
                                <a:pt x="1023497" y="122428"/>
                                <a:pt x="1015113" y="125222"/>
                                <a:pt x="1010031" y="127254"/>
                              </a:cubicBezTo>
                              <a:lnTo>
                                <a:pt x="1004315" y="127254"/>
                              </a:lnTo>
                              <a:lnTo>
                                <a:pt x="1004315" y="80518"/>
                              </a:lnTo>
                              <a:cubicBezTo>
                                <a:pt x="1010921" y="78740"/>
                                <a:pt x="1021465" y="76708"/>
                                <a:pt x="1036327" y="74422"/>
                              </a:cubicBezTo>
                              <a:cubicBezTo>
                                <a:pt x="1051063" y="72009"/>
                                <a:pt x="1065926" y="70866"/>
                                <a:pt x="1080661" y="70866"/>
                              </a:cubicBezTo>
                              <a:cubicBezTo>
                                <a:pt x="1115976" y="70866"/>
                                <a:pt x="1141510" y="76327"/>
                                <a:pt x="1157135" y="87122"/>
                              </a:cubicBezTo>
                              <a:cubicBezTo>
                                <a:pt x="1172759" y="97917"/>
                                <a:pt x="1180635" y="115062"/>
                                <a:pt x="1180635" y="138176"/>
                              </a:cubicBezTo>
                              <a:lnTo>
                                <a:pt x="1180635" y="269875"/>
                              </a:lnTo>
                              <a:close/>
                              <a:moveTo>
                                <a:pt x="1069482" y="186055"/>
                              </a:moveTo>
                              <a:cubicBezTo>
                                <a:pt x="1063258" y="187960"/>
                                <a:pt x="1058558" y="190881"/>
                                <a:pt x="1055255" y="194564"/>
                              </a:cubicBezTo>
                              <a:cubicBezTo>
                                <a:pt x="1051952" y="198247"/>
                                <a:pt x="1050301" y="203200"/>
                                <a:pt x="1050301" y="209296"/>
                              </a:cubicBezTo>
                              <a:cubicBezTo>
                                <a:pt x="1050301" y="213360"/>
                                <a:pt x="1050682" y="216535"/>
                                <a:pt x="1051317" y="219075"/>
                              </a:cubicBezTo>
                              <a:cubicBezTo>
                                <a:pt x="1051952" y="221615"/>
                                <a:pt x="1053730" y="224028"/>
                                <a:pt x="1056525" y="226314"/>
                              </a:cubicBezTo>
                              <a:cubicBezTo>
                                <a:pt x="1059193" y="228600"/>
                                <a:pt x="1062368" y="230251"/>
                                <a:pt x="1066053" y="231394"/>
                              </a:cubicBezTo>
                              <a:cubicBezTo>
                                <a:pt x="1069737" y="232537"/>
                                <a:pt x="1075453" y="233045"/>
                                <a:pt x="1083329" y="233045"/>
                              </a:cubicBezTo>
                              <a:cubicBezTo>
                                <a:pt x="1089554" y="233045"/>
                                <a:pt x="1095778" y="231775"/>
                                <a:pt x="1102257" y="229235"/>
                              </a:cubicBezTo>
                              <a:cubicBezTo>
                                <a:pt x="1108608" y="226695"/>
                                <a:pt x="1114198" y="223393"/>
                                <a:pt x="1119025" y="219329"/>
                              </a:cubicBezTo>
                              <a:lnTo>
                                <a:pt x="1119025" y="179070"/>
                              </a:lnTo>
                              <a:cubicBezTo>
                                <a:pt x="1110641" y="179705"/>
                                <a:pt x="1101495" y="180721"/>
                                <a:pt x="1091840" y="181864"/>
                              </a:cubicBezTo>
                              <a:cubicBezTo>
                                <a:pt x="1081932" y="183007"/>
                                <a:pt x="1074437" y="184531"/>
                                <a:pt x="1069482" y="186055"/>
                              </a:cubicBezTo>
                              <a:moveTo>
                                <a:pt x="1345142" y="118364"/>
                              </a:moveTo>
                              <a:lnTo>
                                <a:pt x="1287215" y="118364"/>
                              </a:lnTo>
                              <a:lnTo>
                                <a:pt x="1287215" y="187071"/>
                              </a:lnTo>
                              <a:cubicBezTo>
                                <a:pt x="1287215" y="193929"/>
                                <a:pt x="1287215" y="199771"/>
                                <a:pt x="1287342" y="204851"/>
                              </a:cubicBezTo>
                              <a:cubicBezTo>
                                <a:pt x="1287470" y="209931"/>
                                <a:pt x="1288359" y="214503"/>
                                <a:pt x="1290137" y="218440"/>
                              </a:cubicBezTo>
                              <a:cubicBezTo>
                                <a:pt x="1291788" y="222504"/>
                                <a:pt x="1294583" y="225679"/>
                                <a:pt x="1298649" y="227965"/>
                              </a:cubicBezTo>
                              <a:cubicBezTo>
                                <a:pt x="1302714" y="230378"/>
                                <a:pt x="1308684" y="231521"/>
                                <a:pt x="1316433" y="231521"/>
                              </a:cubicBezTo>
                              <a:cubicBezTo>
                                <a:pt x="1319608" y="231521"/>
                                <a:pt x="1323801" y="230886"/>
                                <a:pt x="1329009" y="229489"/>
                              </a:cubicBezTo>
                              <a:cubicBezTo>
                                <a:pt x="1334217" y="228092"/>
                                <a:pt x="1337901" y="226822"/>
                                <a:pt x="1339934" y="225679"/>
                              </a:cubicBezTo>
                              <a:lnTo>
                                <a:pt x="1345142" y="225679"/>
                              </a:lnTo>
                              <a:lnTo>
                                <a:pt x="1345142" y="268097"/>
                              </a:lnTo>
                              <a:cubicBezTo>
                                <a:pt x="1338410" y="269875"/>
                                <a:pt x="1331422" y="271145"/>
                                <a:pt x="1323928" y="272161"/>
                              </a:cubicBezTo>
                              <a:cubicBezTo>
                                <a:pt x="1316433" y="273177"/>
                                <a:pt x="1307287" y="273685"/>
                                <a:pt x="1296488" y="273685"/>
                              </a:cubicBezTo>
                              <a:cubicBezTo>
                                <a:pt x="1272353" y="273685"/>
                                <a:pt x="1254441" y="268859"/>
                                <a:pt x="1242627" y="259080"/>
                              </a:cubicBezTo>
                              <a:cubicBezTo>
                                <a:pt x="1230813" y="249301"/>
                                <a:pt x="1224969" y="232537"/>
                                <a:pt x="1224969" y="208915"/>
                              </a:cubicBezTo>
                              <a:lnTo>
                                <a:pt x="1224969" y="118364"/>
                              </a:lnTo>
                              <a:lnTo>
                                <a:pt x="1199437" y="118364"/>
                              </a:lnTo>
                              <a:lnTo>
                                <a:pt x="1199437" y="76327"/>
                              </a:lnTo>
                              <a:lnTo>
                                <a:pt x="1224969" y="76327"/>
                              </a:lnTo>
                              <a:lnTo>
                                <a:pt x="1224969" y="20955"/>
                              </a:lnTo>
                              <a:lnTo>
                                <a:pt x="1287215" y="20955"/>
                              </a:lnTo>
                              <a:lnTo>
                                <a:pt x="1287215" y="76327"/>
                              </a:lnTo>
                              <a:lnTo>
                                <a:pt x="1345142" y="76327"/>
                              </a:lnTo>
                              <a:lnTo>
                                <a:pt x="1345142" y="118364"/>
                              </a:lnTo>
                              <a:close/>
                            </a:path>
                          </a:pathLst>
                        </a:custGeom>
                        <a:solidFill>
                          <a:srgbClr val="915DA3"/>
                        </a:solidFill>
                        <a:ln w="1269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001807" id="Graphic 1" o:spid="_x0000_s1026" style="position:absolute;margin-left:0;margin-top:45.35pt;width:595.25pt;height:46pt;z-index:251658246;mso-position-horizontal:left;mso-position-horizontal-relative:page;mso-position-vertical-relative:page;mso-width-relative:margin;mso-height-relative:margin" coordorigin=",5715" coordsize="75584,5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">
              <o:lock v:ext="edit" aspectratio="t"/>
              <v:shape id="Freeform: Shape 23" o:spid="_x0000_s1027" style="position:absolute;top:7211;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" path="m,l7561963,r,25400l,25400,,xe" fillcolor="#bed140" stroked="f" strokeweight=".35264mm">
                <v:stroke joinstyle="miter"/>
                <v:path arrowok="t" o:connecttype="custom" o:connectlocs="0,0;7561963,0;7561963,25400;0,25400" o:connectangles="0,0,0,0"/>
              </v:shape>
              <v:shape id="Freeform: Shape 24" o:spid="_x0000_s1028" style="position:absolute;top:9867;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" path="m,l7561963,r,25400l,25400,,xe" fillcolor="#fbbd56" stroked="f" strokeweight=".35264mm">
                <v:stroke joinstyle="miter"/>
                <v:path arrowok="t" o:connecttype="custom" o:connectlocs="0,0;7561963,0;7561963,25400;0,25400" o:connectangles="0,0,0,0"/>
              </v:shape>
              <v:shape id="Freeform: Shape 25" o:spid="_x0000_s1029" style="position:absolute;top:9203;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" path="m,l7561963,r,25400l,25400,,xe" fillcolor="#068fcf" stroked="f" strokeweight=".35264mm">
                <v:stroke joinstyle="miter"/>
                <v:path arrowok="t" o:connecttype="custom" o:connectlocs="0,0;7561963,0;7561963,25400;0,25400" o:connectangles="0,0,0,0"/>
              </v:shape>
              <v:shape id="Freeform: Shape 26" o:spid="_x0000_s1030" style="position:absolute;top:8539;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" path="m,l7561963,r,25400l,25400,,xe" fillcolor="#915da3" stroked="f" strokeweight=".35264mm">
                <v:stroke joinstyle="miter"/>
                <v:path arrowok="t" o:connecttype="custom" o:connectlocs="0,0;7561963,0;7561963,25400;0,25400" o:connectangles="0,0,0,0"/>
              </v:shape>
              <v:shape id="Freeform: Shape 27" o:spid="_x0000_s1031" style="position:absolute;top:7875;width:75584;height:254;visibility:visible;mso-wrap-style:square;v-text-anchor:middle" coordsize="75584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" path="m,l7561963,r,25400l,25400,,xe" fillcolor="#cc5299" stroked="f" strokeweight=".35264mm">
                <v:stroke joinstyle="miter"/>
                <v:path arrowok="t" o:connecttype="custom" o:connectlocs="0,0;7561963,0;7561963,25400;0,25400" o:connectangles="0,0,0,0"/>
              </v:shape>
              <v:shape id="Freeform: Shape 28" o:spid="_x0000_s1032" style="position:absolute;left:52212;top:5715;width:17912;height:5842;visibility:visible;mso-wrap-style:square;v-text-anchor:middle" coordsize="1791151,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" path="m900276,c403073,,,132080,,295148,,458216,403073,590296,900276,590296v497204,,900276,-132080,900276,-295148c1800552,132080,1397480,,900276,e" stroked="f" strokeweight=".35264mm">
                <v:stroke joinstyle="miter"/>
                <v:path arrowok="t" o:connecttype="custom" o:connectlocs="900276,0;0,295148;900276,590296;1800552,295148;900276,0" o:connectangles="0,0,0,0,0"/>
              </v:shape>
              <v:shape id="Freeform: Shape 29" o:spid="_x0000_s1033" style="position:absolute;left:54438;top:7124;width:13338;height:2667;visibility:visible;mso-wrap-style:square;v-text-anchor:middle" coordsize="1333836,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" path="m187245,250825v-21468,15748,-50559,23749,-87271,23749c78760,274574,60213,272669,44334,268986,28582,265303,13719,260477,,254762l,193294r7241,c20960,204216,36204,212598,53226,218440v16896,5842,33283,8763,48907,8763c106199,227203,111407,226822,118012,226187v6606,-635,11942,-1778,16007,-3429c139100,220726,143292,218059,146468,215011v3302,-3048,4954,-7747,4954,-13843c151422,195580,149008,190627,144308,186563v-4827,-4064,-11687,-7239,-20960,-9398c113693,174879,103531,172720,92733,170688,81935,168656,71900,166116,62500,163068,40904,156083,25406,146558,15879,134493,6352,122555,1651,107569,1651,89789v,-23876,10671,-43434,32140,-58547c55259,16129,82825,8636,116488,8636v16896,,33537,1651,50051,4953c183053,16891,197281,20955,209349,25908r,59055l202235,84963c191945,76708,179242,69723,164252,64135,149263,58547,133891,55753,118267,55753v-5463,,-11052,381,-16515,1143c96290,57658,91082,59055,86001,61087v-4447,1778,-8385,4318,-11560,7874c71265,72517,69613,76454,69613,80899v,6731,2541,11938,7749,15621c82571,100203,92352,103505,106707,106426v9400,1905,18420,3810,27184,5715c142530,113919,151930,116459,161839,119761v19689,6477,34171,15240,43572,26289c214811,157099,219511,171577,219511,189230v-127,25273,-10797,45720,-32266,61595m424160,248412v-18547,18288,-44588,27432,-78252,27432c312372,275844,286330,266700,267783,248412,249237,230124,239963,204978,239963,173101v,-32004,9401,-57277,28075,-75438c286711,79375,312753,70231,346035,70231v33791,,59959,9144,78379,27559c442833,116205,452107,141351,452107,173101v,31750,-9400,57023,-27947,75311m376015,126492v-3684,-4699,-8130,-8001,-13339,-10033c357468,114554,351878,113538,345908,113538v-5971,,-11306,762,-16006,2413c325202,117602,320756,120777,316564,125603v-3811,4445,-6860,10668,-9020,18415c305258,151892,304241,161671,304241,173482v,10541,1017,19685,2922,27559c309069,208788,311991,215011,315801,219710v3684,4445,8131,7747,13212,9779c334094,231521,339937,232664,346543,232664v5590,,11052,-1016,16133,-2794c367757,227965,372077,224790,375633,220345v4066,-4953,6987,-10922,9020,-17907c386686,195453,387702,185801,387702,173609v,-11430,-1016,-20955,-3049,-28575c382620,137160,379699,131064,376015,126492m613056,47117r-4700,c605561,46355,602005,45339,597558,44323v-4445,-1016,-9146,-1524,-14227,-1524c571136,42799,563006,44958,558687,49403v-4319,4318,-6479,12827,-6479,25273l552208,76200r47764,l599972,118237r-45731,l554241,269748r-62246,l491995,118364r-26550,l465445,76327r26550,l491995,70993v,-23622,6351,-41402,18928,-53213c523499,5969,542554,,568087,v9147,,17531,254,25026,1016c600607,1651,607213,2413,612930,3556r,43561l613056,47117xm764098,118364r-57927,l706171,187071v,6858,,12700,127,17780c706425,209931,707314,214503,709092,218440v1652,4064,4447,7239,8512,9525c721669,230378,727639,231521,735388,231521v3176,,7368,-635,12577,-2032c753173,228092,756857,226822,758889,225679r5209,l764098,268097v-6606,1778,-13720,3048,-21215,4064c735388,273177,726242,273685,715444,273685v-24136,,-42048,-4826,-53861,-14605c649769,249301,643925,232537,643925,208915r,-90551l618392,118364r,-42037l643925,76327r,-55372l706171,20955r,55372l764098,76327r,42037xm962394,139319r-8765,c951216,137287,948294,134874,944991,132080v-3430,-2794,-7495,-5461,-12449,-8128c927842,121412,922634,119380,917044,117602v-5589,-1651,-12195,-2540,-19563,-2540c880967,115062,868264,120269,859372,130810v-8893,10541,-13339,24765,-13339,42799c846033,192278,850606,206375,859753,216027v9146,9652,22103,14478,38871,14478c906374,230505,913487,229616,919712,227838v6224,-1778,11433,-3937,15625,-6223c939275,219329,942705,216916,945626,214376v3049,-2540,5717,-4953,8257,-7366l962649,207010r,52959c952867,264541,942705,268224,932034,270891v-10671,2667,-22358,4064,-35188,4064c879951,274955,864580,272923,850606,268986v-13973,-4064,-26168,-10287,-36458,-18669c803859,241935,795983,231394,790393,218567v-5589,-12700,-8384,-27686,-8384,-44831c782009,155702,785058,140081,791028,127000v6098,-13081,14482,-24003,25280,-32639c826724,86233,838792,80264,852512,76454v13719,-3810,27820,-5715,42556,-5715c908279,70739,920474,72136,931653,75057v11179,2921,21595,6604,31250,11176l962903,139319r-509,xm1180508,269875r-61483,l1119025,249301v-3303,2540,-7495,5588,-12449,9144c1101622,262001,1096922,264795,1092602,266827v-6097,2794,-12449,4826,-18927,6096c1067069,274193,1059955,274955,1052079,274955v-18420,,-33790,-5715,-46240,-17018c993390,246507,987293,232029,987293,214376v,-14097,3176,-25654,9527,-34671c1003172,170688,1012064,163703,1023751,158496v11433,-5207,25788,-8890,42810,-11049c1083583,145288,1101240,143637,1119533,142621r,-1016c1119533,130937,1115214,123571,1106449,119507v-8765,-4064,-21596,-6096,-38618,-6096c1057668,113411,1046617,115189,1035057,118872v-11560,3556,-19944,6350,-25026,8382l1004315,127254r,-46736c1010921,78740,1021465,76708,1036327,74422v14736,-2413,29599,-3556,44334,-3556c1115976,70866,1141510,76327,1157135,87122v15624,10795,23500,27940,23500,51054l1180635,269875r-127,xm1069482,186055v-6224,1905,-10924,4826,-14227,8509c1051952,198247,1050301,203200,1050301,209296v,4064,381,7239,1016,9779c1051952,221615,1053730,224028,1056525,226314v2668,2286,5843,3937,9528,5080c1069737,232537,1075453,233045,1083329,233045v6225,,12449,-1270,18928,-3810c1108608,226695,1114198,223393,1119025,219329r,-40259c1110641,179705,1101495,180721,1091840,181864v-9908,1143,-17403,2667,-22358,4191m1345142,118364r-57927,l1287215,187071v,6858,,12700,127,17780c1287470,209931,1288359,214503,1290137,218440v1651,4064,4446,7239,8512,9525c1302714,230378,1308684,231521,1316433,231521v3175,,7368,-635,12576,-2032c1334217,228092,1337901,226822,1339934,225679r5208,l1345142,268097v-6732,1778,-13720,3048,-21214,4064c1316433,273177,1307287,273685,1296488,273685v-24135,,-42047,-4826,-53861,-14605c1230813,249301,1224969,232537,1224969,208915r,-90551l1199437,118364r,-42037l1224969,76327r,-55372l1287215,20955r,55372l1345142,76327r,42037xe" fillcolor="#915da3" stroked="f" strokeweight=".35264mm">
                <v:stroke joinstyle="miter"/>
                <v:path arrowok="t" o:connecttype="custom" o:connectlocs="187245,250825;99974,274574;44334,268986;0,254762;0,193294;7241,193294;53226,218440;102133,227203;118012,226187;134019,222758;146468,215011;151422,201168;144308,186563;123348,177165;92733,170688;62500,163068;15879,134493;1651,89789;33791,31242;116488,8636;166539,13589;209349,25908;209349,84963;202235,84963;164252,64135;118267,55753;101752,56896;86001,61087;74441,68961;69613,80899;77362,96520;106707,106426;133891,112141;161839,119761;205411,146050;219511,189230;187245,250825;424160,248412;345908,275844;267783,248412;239963,173101;268038,97663;346035,70231;424414,97790;452107,173101;424160,248412;376015,126492;362676,116459;345908,113538;329902,115951;316564,125603;307544,144018;304241,173482;307163,201041;315801,219710;329013,229489;346543,232664;362676,229870;375633,220345;384653,202438;387702,173609;384653,145034;376015,126492;613056,47117;608356,47117;597558,44323;583331,42799;558687,49403;552208,74676;552208,76200;599972,76200;599972,118237;554241,118237;554241,269748;491995,269748;491995,118364;465445,118364;465445,76327;491995,76327;491995,70993;510923,17780;568087,0;593113,1016;612930,3556;612930,47117;764098,118364;706171,118364;706171,187071;706298,204851;709092,218440;717604,227965;735388,231521;747965,229489;758889,225679;764098,225679;764098,268097;742883,272161;715444,273685;661583,259080;643925,208915;643925,118364;618392,118364;618392,76327;643925,76327;643925,20955;706171,20955;706171,76327;764098,76327;764098,118364;962394,139319;953629,139319;944991,132080;932542,123952;917044,117602;897481,115062;859372,130810;846033,173609;859753,216027;898624,230505;919712,227838;935337,221615;945626,214376;953883,207010;962649,207010;962649,259969;932034,270891;896846,274955;850606,268986;814148,250317;790393,218567;782009,173736;791028,127000;816308,94361;852512,76454;895068,70739;931653,75057;962903,86233;962903,139319;1180508,269875;1119025,269875;1119025,249301;1106576,258445;1092602,266827;1073675,272923;1052079,274955;1005839,257937;987293,214376;996820,179705;1023751,158496;1066561,147447;1119533,142621;1119533,141605;1106449,119507;1067831,113411;1035057,118872;1010031,127254;1004315,127254;1004315,80518;1036327,74422;1080661,70866;1157135,87122;1180635,138176;1180635,269875;1069482,186055;1055255,194564;1050301,209296;1051317,219075;1056525,226314;1066053,231394;1083329,233045;1102257,229235;1119025,219329;1119025,179070;1091840,181864;1069482,186055;1345142,118364;1287215,118364;1287215,187071;1287342,204851;1290137,218440;1298649,227965;1316433,231521;1329009,229489;1339934,225679;1345142,225679;1345142,268097;1323928,272161;1296488,273685;1242627,259080;1224969,208915;1224969,118364;1199437,118364;1199437,76327;1224969,76327;1224969,20955;1287215,20955;1287215,76327;1345142,76327;1345142,118364" o:connectangles="0,0,0,0,0,0,0,0,0,0,0,0,0,0,0,0,0,0,0,0,0,0,0,0,0,0,0,0,0,0,0,0,0,0,0,0,0,0,0,0,0,0,0,0,0,0,0,0,0,0,0,0,0,0,0,0,0,0,0,0,0,0,0,0,0,0,0,0,0,0,0,0,0,0,0,0,0,0,0,0,0,0,0,0,0,0,0,0,0,0,0,0,0,0,0,0,0,0,0,0,0,0,0,0,0,0,0,0,0,0,0,0,0,0,0,0,0,0,0,0,0,0,0,0,0,0,0,0,0,0,0,0,0,0,0,0,0,0,0,0,0,0,0,0,0,0,0,0,0,0,0,0,0,0,0,0,0,0,0,0,0,0,0,0,0,0,0,0,0,0,0,0,0,0,0,0,0,0,0,0,0,0,0,0,0,0,0,0,0,0,0,0,0,0,0,0,0,0,0"/>
              </v:shape>
              <w10:wrap anchorx="page" anchory="page"/>
            </v:group>
          </w:pict>
        </mc:Fallback>
      </mc:AlternateContent>
    </w:r>
    <w:r>
      <w:rPr>
        <w:noProof/>
      </w:rPr>
      <mc:AlternateContent>
        <mc:Choice Requires="wps">
          <w:drawing>
            <wp:anchor distT="0" distB="0" distL="114300" distR="114300" simplePos="0" relativeHeight="251658244" behindDoc="1" locked="0" layoutInCell="1" allowOverlap="1" wp14:anchorId="148D2450" wp14:editId="72FA9CF2">
              <wp:simplePos x="0" y="0"/>
              <wp:positionH relativeFrom="page">
                <wp:align>left</wp:align>
              </wp:positionH>
              <wp:positionV relativeFrom="page">
                <wp:align>top</wp:align>
              </wp:positionV>
              <wp:extent cx="7559640" cy="10691640"/>
              <wp:effectExtent l="0" t="0" r="3810" b="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59640" cy="106916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B8E2D" id="Rectangle 13" o:spid="_x0000_s1026" style="position:absolute;margin-left:0;margin-top:0;width:595.25pt;height:841.85pt;z-index:-25165823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" fillcolor="#915da3 [3204]" stroked="f" strokeweight="1pt">
              <o:lock v:ext="edit" aspectratio="t"/>
              <w10:wrap anchorx="page" anchory="page"/>
            </v:rect>
          </w:pict>
        </mc:Fallback>
      </mc:AlternateContent>
    </w:r>
  </w:p>
</w:hdr>
</file>

<file path=word/intelligence.xml><?xml version="1.0" encoding="utf-8"?>
<int:Intelligence xmlns:int="http://schemas.microsoft.com/office/intelligence/2019/intelligence">
  <int:IntelligenceSettings/>
  <int:Manifest>
    <int:WordHash hashCode="zXg4FXbS96SH0g" id="qOkoiKAo"/>
    <int:WordHash hashCode="dF0UpkUa3AH1QO" id="6xmCHF8T"/>
    <int:WordHash hashCode="YsVZtC7LpWRsO0" id="12Y6gCq8"/>
  </int:Manifest>
  <int:Observations>
    <int:Content id="qOkoiKAo">
      <int:Rejection type="LegacyProofing"/>
    </int:Content>
    <int:Content id="6xmCHF8T">
      <int:Rejection type="LegacyProofing"/>
    </int:Content>
    <int:Content id="12Y6gCq8">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00"/>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C4D9A"/>
    <w:multiLevelType w:val="hybridMultilevel"/>
    <w:tmpl w:val="C3C61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A3904"/>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F7BA1"/>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42D82"/>
    <w:multiLevelType w:val="hybridMultilevel"/>
    <w:tmpl w:val="267271C0"/>
    <w:lvl w:ilvl="0" w:tplc="3A426E12">
      <w:start w:val="1"/>
      <w:numFmt w:val="bullet"/>
      <w:lvlText w:val="-"/>
      <w:lvlJc w:val="left"/>
      <w:pPr>
        <w:ind w:left="720" w:hanging="360"/>
      </w:pPr>
      <w:rPr>
        <w:rFonts w:ascii="Calibri" w:hAnsi="Calibri" w:hint="default"/>
      </w:rPr>
    </w:lvl>
    <w:lvl w:ilvl="1" w:tplc="430EC2B0">
      <w:start w:val="1"/>
      <w:numFmt w:val="bullet"/>
      <w:lvlText w:val="o"/>
      <w:lvlJc w:val="left"/>
      <w:pPr>
        <w:ind w:left="1440" w:hanging="360"/>
      </w:pPr>
      <w:rPr>
        <w:rFonts w:ascii="Courier New" w:hAnsi="Courier New" w:hint="default"/>
      </w:rPr>
    </w:lvl>
    <w:lvl w:ilvl="2" w:tplc="5376522E">
      <w:start w:val="1"/>
      <w:numFmt w:val="bullet"/>
      <w:lvlText w:val=""/>
      <w:lvlJc w:val="left"/>
      <w:pPr>
        <w:ind w:left="2160" w:hanging="360"/>
      </w:pPr>
      <w:rPr>
        <w:rFonts w:ascii="Wingdings" w:hAnsi="Wingdings" w:hint="default"/>
      </w:rPr>
    </w:lvl>
    <w:lvl w:ilvl="3" w:tplc="107470C6">
      <w:start w:val="1"/>
      <w:numFmt w:val="bullet"/>
      <w:lvlText w:val=""/>
      <w:lvlJc w:val="left"/>
      <w:pPr>
        <w:ind w:left="2880" w:hanging="360"/>
      </w:pPr>
      <w:rPr>
        <w:rFonts w:ascii="Symbol" w:hAnsi="Symbol" w:hint="default"/>
      </w:rPr>
    </w:lvl>
    <w:lvl w:ilvl="4" w:tplc="C2D299CC">
      <w:start w:val="1"/>
      <w:numFmt w:val="bullet"/>
      <w:lvlText w:val="o"/>
      <w:lvlJc w:val="left"/>
      <w:pPr>
        <w:ind w:left="3600" w:hanging="360"/>
      </w:pPr>
      <w:rPr>
        <w:rFonts w:ascii="Courier New" w:hAnsi="Courier New" w:hint="default"/>
      </w:rPr>
    </w:lvl>
    <w:lvl w:ilvl="5" w:tplc="D7A222E0">
      <w:start w:val="1"/>
      <w:numFmt w:val="bullet"/>
      <w:lvlText w:val=""/>
      <w:lvlJc w:val="left"/>
      <w:pPr>
        <w:ind w:left="4320" w:hanging="360"/>
      </w:pPr>
      <w:rPr>
        <w:rFonts w:ascii="Wingdings" w:hAnsi="Wingdings" w:hint="default"/>
      </w:rPr>
    </w:lvl>
    <w:lvl w:ilvl="6" w:tplc="35E4DBDC">
      <w:start w:val="1"/>
      <w:numFmt w:val="bullet"/>
      <w:lvlText w:val=""/>
      <w:lvlJc w:val="left"/>
      <w:pPr>
        <w:ind w:left="5040" w:hanging="360"/>
      </w:pPr>
      <w:rPr>
        <w:rFonts w:ascii="Symbol" w:hAnsi="Symbol" w:hint="default"/>
      </w:rPr>
    </w:lvl>
    <w:lvl w:ilvl="7" w:tplc="0C56BE18">
      <w:start w:val="1"/>
      <w:numFmt w:val="bullet"/>
      <w:lvlText w:val="o"/>
      <w:lvlJc w:val="left"/>
      <w:pPr>
        <w:ind w:left="5760" w:hanging="360"/>
      </w:pPr>
      <w:rPr>
        <w:rFonts w:ascii="Courier New" w:hAnsi="Courier New" w:hint="default"/>
      </w:rPr>
    </w:lvl>
    <w:lvl w:ilvl="8" w:tplc="2EBC6E74">
      <w:start w:val="1"/>
      <w:numFmt w:val="bullet"/>
      <w:lvlText w:val=""/>
      <w:lvlJc w:val="left"/>
      <w:pPr>
        <w:ind w:left="6480" w:hanging="360"/>
      </w:pPr>
      <w:rPr>
        <w:rFonts w:ascii="Wingdings" w:hAnsi="Wingdings" w:hint="default"/>
      </w:rPr>
    </w:lvl>
  </w:abstractNum>
  <w:abstractNum w:abstractNumId="5" w15:restartNumberingAfterBreak="0">
    <w:nsid w:val="0AA212A0"/>
    <w:multiLevelType w:val="hybridMultilevel"/>
    <w:tmpl w:val="FAB8EF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2D38F3"/>
    <w:multiLevelType w:val="hybridMultilevel"/>
    <w:tmpl w:val="1CBCCF26"/>
    <w:styleLink w:val="ListBullets"/>
    <w:lvl w:ilvl="0" w:tplc="A200551E">
      <w:start w:val="1"/>
      <w:numFmt w:val="bullet"/>
      <w:lvlText w:val="v"/>
      <w:lvlJc w:val="left"/>
      <w:pPr>
        <w:ind w:left="720" w:hanging="360"/>
      </w:pPr>
      <w:rPr>
        <w:rFonts w:ascii="Wingdings" w:hAnsi="Wingdings" w:hint="default"/>
      </w:rPr>
    </w:lvl>
    <w:lvl w:ilvl="1" w:tplc="C7CEBA0E">
      <w:start w:val="1"/>
      <w:numFmt w:val="bullet"/>
      <w:lvlText w:val="o"/>
      <w:lvlJc w:val="left"/>
      <w:pPr>
        <w:ind w:left="1440" w:hanging="360"/>
      </w:pPr>
      <w:rPr>
        <w:rFonts w:ascii="Courier New" w:hAnsi="Courier New" w:hint="default"/>
      </w:rPr>
    </w:lvl>
    <w:lvl w:ilvl="2" w:tplc="5D1C9862">
      <w:start w:val="1"/>
      <w:numFmt w:val="bullet"/>
      <w:lvlText w:val=""/>
      <w:lvlJc w:val="left"/>
      <w:pPr>
        <w:ind w:left="2160" w:hanging="360"/>
      </w:pPr>
      <w:rPr>
        <w:rFonts w:ascii="Wingdings" w:hAnsi="Wingdings" w:hint="default"/>
      </w:rPr>
    </w:lvl>
    <w:lvl w:ilvl="3" w:tplc="950A1942">
      <w:start w:val="1"/>
      <w:numFmt w:val="bullet"/>
      <w:lvlText w:val=""/>
      <w:lvlJc w:val="left"/>
      <w:pPr>
        <w:ind w:left="2880" w:hanging="360"/>
      </w:pPr>
      <w:rPr>
        <w:rFonts w:ascii="Symbol" w:hAnsi="Symbol" w:hint="default"/>
      </w:rPr>
    </w:lvl>
    <w:lvl w:ilvl="4" w:tplc="452AC384">
      <w:start w:val="1"/>
      <w:numFmt w:val="bullet"/>
      <w:lvlText w:val="o"/>
      <w:lvlJc w:val="left"/>
      <w:pPr>
        <w:ind w:left="3600" w:hanging="360"/>
      </w:pPr>
      <w:rPr>
        <w:rFonts w:ascii="Courier New" w:hAnsi="Courier New" w:hint="default"/>
      </w:rPr>
    </w:lvl>
    <w:lvl w:ilvl="5" w:tplc="51326CA6">
      <w:start w:val="1"/>
      <w:numFmt w:val="bullet"/>
      <w:lvlText w:val=""/>
      <w:lvlJc w:val="left"/>
      <w:pPr>
        <w:ind w:left="4320" w:hanging="360"/>
      </w:pPr>
      <w:rPr>
        <w:rFonts w:ascii="Wingdings" w:hAnsi="Wingdings" w:hint="default"/>
      </w:rPr>
    </w:lvl>
    <w:lvl w:ilvl="6" w:tplc="A6E66B88">
      <w:start w:val="1"/>
      <w:numFmt w:val="bullet"/>
      <w:lvlText w:val=""/>
      <w:lvlJc w:val="left"/>
      <w:pPr>
        <w:ind w:left="5040" w:hanging="360"/>
      </w:pPr>
      <w:rPr>
        <w:rFonts w:ascii="Symbol" w:hAnsi="Symbol" w:hint="default"/>
      </w:rPr>
    </w:lvl>
    <w:lvl w:ilvl="7" w:tplc="998C21C4">
      <w:start w:val="1"/>
      <w:numFmt w:val="bullet"/>
      <w:lvlText w:val="o"/>
      <w:lvlJc w:val="left"/>
      <w:pPr>
        <w:ind w:left="5760" w:hanging="360"/>
      </w:pPr>
      <w:rPr>
        <w:rFonts w:ascii="Courier New" w:hAnsi="Courier New" w:hint="default"/>
      </w:rPr>
    </w:lvl>
    <w:lvl w:ilvl="8" w:tplc="A24E3034">
      <w:start w:val="1"/>
      <w:numFmt w:val="bullet"/>
      <w:lvlText w:val=""/>
      <w:lvlJc w:val="left"/>
      <w:pPr>
        <w:ind w:left="6480" w:hanging="360"/>
      </w:pPr>
      <w:rPr>
        <w:rFonts w:ascii="Wingdings" w:hAnsi="Wingdings" w:hint="default"/>
      </w:rPr>
    </w:lvl>
  </w:abstractNum>
  <w:abstractNum w:abstractNumId="7" w15:restartNumberingAfterBreak="0">
    <w:nsid w:val="129C2210"/>
    <w:multiLevelType w:val="multilevel"/>
    <w:tmpl w:val="5B0A1D4A"/>
    <w:lvl w:ilvl="0">
      <w:start w:val="1"/>
      <w:numFmt w:val="decimal"/>
      <w:pStyle w:val="Heading1Numbered"/>
      <w:lvlText w:val="%1."/>
      <w:lvlJc w:val="left"/>
      <w:pPr>
        <w:tabs>
          <w:tab w:val="num" w:pos="1021"/>
        </w:tabs>
        <w:ind w:left="1021" w:hanging="1021"/>
      </w:pPr>
    </w:lvl>
    <w:lvl w:ilvl="1">
      <w:start w:val="1"/>
      <w:numFmt w:val="decimal"/>
      <w:pStyle w:val="Heading2Numbered"/>
      <w:lvlText w:val="%1.%2."/>
      <w:lvlJc w:val="left"/>
      <w:pPr>
        <w:tabs>
          <w:tab w:val="num" w:pos="1021"/>
        </w:tabs>
        <w:ind w:left="1021" w:hanging="1021"/>
      </w:pPr>
    </w:lvl>
    <w:lvl w:ilvl="2">
      <w:start w:val="1"/>
      <w:numFmt w:val="decimal"/>
      <w:pStyle w:val="Heading3Numbered"/>
      <w:lvlText w:val="%1.%2.%3."/>
      <w:lvlJc w:val="left"/>
      <w:pPr>
        <w:tabs>
          <w:tab w:val="num" w:pos="1247"/>
        </w:tabs>
        <w:ind w:left="1247" w:hanging="1247"/>
      </w:pPr>
    </w:lvl>
    <w:lvl w:ilvl="3">
      <w:start w:val="1"/>
      <w:numFmt w:val="decimal"/>
      <w:pStyle w:val="Heading4Numbered"/>
      <w:lvlText w:val="%1.%2.%3.%4."/>
      <w:lvlJc w:val="left"/>
      <w:pPr>
        <w:tabs>
          <w:tab w:val="num" w:pos="1474"/>
        </w:tabs>
        <w:ind w:left="1474" w:hanging="1474"/>
      </w:pPr>
    </w:lvl>
    <w:lvl w:ilvl="4">
      <w:start w:val="1"/>
      <w:numFmt w:val="decimal"/>
      <w:lvlText w:val=""/>
      <w:lvlJc w:val="left"/>
      <w:pPr>
        <w:tabs>
          <w:tab w:val="num" w:pos="851"/>
        </w:tabs>
        <w:ind w:left="0" w:firstLine="0"/>
      </w:pPr>
    </w:lvl>
    <w:lvl w:ilvl="5">
      <w:start w:val="1"/>
      <w:numFmt w:val="decimal"/>
      <w:lvlText w:val=""/>
      <w:lvlJc w:val="left"/>
      <w:pPr>
        <w:tabs>
          <w:tab w:val="num" w:pos="851"/>
        </w:tabs>
        <w:ind w:left="0" w:firstLine="0"/>
      </w:pPr>
    </w:lvl>
    <w:lvl w:ilvl="6">
      <w:start w:val="1"/>
      <w:numFmt w:val="decimal"/>
      <w:lvlText w:val=""/>
      <w:lvlJc w:val="left"/>
      <w:pPr>
        <w:tabs>
          <w:tab w:val="num" w:pos="851"/>
        </w:tabs>
        <w:ind w:left="0" w:firstLine="0"/>
      </w:pPr>
    </w:lvl>
    <w:lvl w:ilvl="7">
      <w:start w:val="1"/>
      <w:numFmt w:val="decimal"/>
      <w:lvlText w:val=""/>
      <w:lvlJc w:val="left"/>
      <w:pPr>
        <w:tabs>
          <w:tab w:val="num" w:pos="851"/>
        </w:tabs>
        <w:ind w:left="0" w:firstLine="0"/>
      </w:pPr>
    </w:lvl>
    <w:lvl w:ilvl="8">
      <w:start w:val="1"/>
      <w:numFmt w:val="decimal"/>
      <w:lvlText w:val=""/>
      <w:lvlJc w:val="left"/>
      <w:pPr>
        <w:tabs>
          <w:tab w:val="num" w:pos="851"/>
        </w:tabs>
        <w:ind w:left="0" w:firstLine="0"/>
      </w:pPr>
    </w:lvl>
  </w:abstractNum>
  <w:abstractNum w:abstractNumId="8" w15:restartNumberingAfterBreak="0">
    <w:nsid w:val="135D78AF"/>
    <w:multiLevelType w:val="hybridMultilevel"/>
    <w:tmpl w:val="59C66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16AA2"/>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C7C32"/>
    <w:multiLevelType w:val="hybridMultilevel"/>
    <w:tmpl w:val="CB5C4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740429"/>
    <w:multiLevelType w:val="hybridMultilevel"/>
    <w:tmpl w:val="8D209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FF37C3"/>
    <w:multiLevelType w:val="hybridMultilevel"/>
    <w:tmpl w:val="E6107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BB55C7"/>
    <w:multiLevelType w:val="multilevel"/>
    <w:tmpl w:val="035AEC22"/>
    <w:styleLink w:val="ListHeadings"/>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C12963"/>
    <w:multiLevelType w:val="hybridMultilevel"/>
    <w:tmpl w:val="04408D0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F00EE6"/>
    <w:multiLevelType w:val="multilevel"/>
    <w:tmpl w:val="60A2B064"/>
    <w:lvl w:ilvl="0">
      <w:start w:val="1"/>
      <w:numFmt w:val="decimal"/>
      <w:lvlText w:val="%1."/>
      <w:lvlJc w:val="left"/>
      <w:pPr>
        <w:ind w:left="720" w:hanging="360"/>
      </w:pPr>
    </w:lvl>
    <w:lvl w:ilvl="1">
      <w:start w:val="4"/>
      <w:numFmt w:val="decimal"/>
      <w:isLgl/>
      <w:lvlText w:val="%1.%2."/>
      <w:lvlJc w:val="left"/>
      <w:pPr>
        <w:ind w:left="1240" w:hanging="880"/>
      </w:pPr>
      <w:rPr>
        <w:rFonts w:hint="default"/>
      </w:rPr>
    </w:lvl>
    <w:lvl w:ilvl="2">
      <w:start w:val="5"/>
      <w:numFmt w:val="decimal"/>
      <w:isLgl/>
      <w:lvlText w:val="%1.%2.%3."/>
      <w:lvlJc w:val="left"/>
      <w:pPr>
        <w:ind w:left="1240" w:hanging="880"/>
      </w:pPr>
      <w:rPr>
        <w:rFonts w:hint="default"/>
      </w:rPr>
    </w:lvl>
    <w:lvl w:ilvl="3">
      <w:start w:val="1"/>
      <w:numFmt w:val="decimal"/>
      <w:isLgl/>
      <w:lvlText w:val="%1.%2.%3.%4."/>
      <w:lvlJc w:val="left"/>
      <w:pPr>
        <w:ind w:left="1240" w:hanging="8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6652F91"/>
    <w:multiLevelType w:val="hybridMultilevel"/>
    <w:tmpl w:val="0B2E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DE38B0"/>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92CAE"/>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44BE6"/>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6F7F66"/>
    <w:multiLevelType w:val="hybridMultilevel"/>
    <w:tmpl w:val="64B4EE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937427"/>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F59AE"/>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61268"/>
    <w:multiLevelType w:val="hybridMultilevel"/>
    <w:tmpl w:val="9C60C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141C65"/>
    <w:multiLevelType w:val="hybridMultilevel"/>
    <w:tmpl w:val="F50217DA"/>
    <w:lvl w:ilvl="0" w:tplc="5BE853B4">
      <w:start w:val="1"/>
      <w:numFmt w:val="bullet"/>
      <w:lvlText w:val=""/>
      <w:lvlJc w:val="left"/>
      <w:pPr>
        <w:ind w:left="720" w:hanging="360"/>
      </w:pPr>
      <w:rPr>
        <w:rFonts w:ascii="Symbol" w:hAnsi="Symbol" w:hint="default"/>
      </w:rPr>
    </w:lvl>
    <w:lvl w:ilvl="1" w:tplc="81C01BB0">
      <w:start w:val="1"/>
      <w:numFmt w:val="bullet"/>
      <w:lvlText w:val="o"/>
      <w:lvlJc w:val="left"/>
      <w:pPr>
        <w:ind w:left="1440" w:hanging="360"/>
      </w:pPr>
      <w:rPr>
        <w:rFonts w:ascii="Courier New" w:hAnsi="Courier New" w:hint="default"/>
      </w:rPr>
    </w:lvl>
    <w:lvl w:ilvl="2" w:tplc="B38804B4">
      <w:start w:val="1"/>
      <w:numFmt w:val="bullet"/>
      <w:lvlText w:val=""/>
      <w:lvlJc w:val="left"/>
      <w:pPr>
        <w:ind w:left="2160" w:hanging="360"/>
      </w:pPr>
      <w:rPr>
        <w:rFonts w:ascii="Wingdings" w:hAnsi="Wingdings" w:hint="default"/>
      </w:rPr>
    </w:lvl>
    <w:lvl w:ilvl="3" w:tplc="DC2C3DE2">
      <w:start w:val="1"/>
      <w:numFmt w:val="bullet"/>
      <w:lvlText w:val=""/>
      <w:lvlJc w:val="left"/>
      <w:pPr>
        <w:ind w:left="2880" w:hanging="360"/>
      </w:pPr>
      <w:rPr>
        <w:rFonts w:ascii="Symbol" w:hAnsi="Symbol" w:hint="default"/>
      </w:rPr>
    </w:lvl>
    <w:lvl w:ilvl="4" w:tplc="7ABA99C4">
      <w:start w:val="1"/>
      <w:numFmt w:val="bullet"/>
      <w:lvlText w:val="o"/>
      <w:lvlJc w:val="left"/>
      <w:pPr>
        <w:ind w:left="3600" w:hanging="360"/>
      </w:pPr>
      <w:rPr>
        <w:rFonts w:ascii="Courier New" w:hAnsi="Courier New" w:hint="default"/>
      </w:rPr>
    </w:lvl>
    <w:lvl w:ilvl="5" w:tplc="6596C706">
      <w:start w:val="1"/>
      <w:numFmt w:val="bullet"/>
      <w:lvlText w:val=""/>
      <w:lvlJc w:val="left"/>
      <w:pPr>
        <w:ind w:left="4320" w:hanging="360"/>
      </w:pPr>
      <w:rPr>
        <w:rFonts w:ascii="Wingdings" w:hAnsi="Wingdings" w:hint="default"/>
      </w:rPr>
    </w:lvl>
    <w:lvl w:ilvl="6" w:tplc="EBE2058C">
      <w:start w:val="1"/>
      <w:numFmt w:val="bullet"/>
      <w:lvlText w:val=""/>
      <w:lvlJc w:val="left"/>
      <w:pPr>
        <w:ind w:left="5040" w:hanging="360"/>
      </w:pPr>
      <w:rPr>
        <w:rFonts w:ascii="Symbol" w:hAnsi="Symbol" w:hint="default"/>
      </w:rPr>
    </w:lvl>
    <w:lvl w:ilvl="7" w:tplc="4ED843EA">
      <w:start w:val="1"/>
      <w:numFmt w:val="bullet"/>
      <w:lvlText w:val="o"/>
      <w:lvlJc w:val="left"/>
      <w:pPr>
        <w:ind w:left="5760" w:hanging="360"/>
      </w:pPr>
      <w:rPr>
        <w:rFonts w:ascii="Courier New" w:hAnsi="Courier New" w:hint="default"/>
      </w:rPr>
    </w:lvl>
    <w:lvl w:ilvl="8" w:tplc="CAD61092">
      <w:start w:val="1"/>
      <w:numFmt w:val="bullet"/>
      <w:lvlText w:val=""/>
      <w:lvlJc w:val="left"/>
      <w:pPr>
        <w:ind w:left="6480" w:hanging="360"/>
      </w:pPr>
      <w:rPr>
        <w:rFonts w:ascii="Wingdings" w:hAnsi="Wingdings" w:hint="default"/>
      </w:rPr>
    </w:lvl>
  </w:abstractNum>
  <w:abstractNum w:abstractNumId="25" w15:restartNumberingAfterBreak="0">
    <w:nsid w:val="3EC722F8"/>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AE1BC7"/>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C0CE5"/>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D70EF"/>
    <w:multiLevelType w:val="hybridMultilevel"/>
    <w:tmpl w:val="BF04A16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250174"/>
    <w:multiLevelType w:val="hybridMultilevel"/>
    <w:tmpl w:val="F8EA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EC44A9"/>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785A90"/>
    <w:multiLevelType w:val="hybridMultilevel"/>
    <w:tmpl w:val="354E7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7C7B0B"/>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E34949"/>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819D1"/>
    <w:multiLevelType w:val="hybridMultilevel"/>
    <w:tmpl w:val="7D1AE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28E47C9"/>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0E6E16"/>
    <w:multiLevelType w:val="hybridMultilevel"/>
    <w:tmpl w:val="C6AEA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EE105A"/>
    <w:multiLevelType w:val="hybridMultilevel"/>
    <w:tmpl w:val="E6D874E0"/>
    <w:styleLink w:val="ListNumber"/>
    <w:lvl w:ilvl="0" w:tplc="1C4CD18A">
      <w:start w:val="1"/>
      <w:numFmt w:val="bullet"/>
      <w:lvlText w:val=""/>
      <w:lvlJc w:val="left"/>
      <w:pPr>
        <w:ind w:left="720" w:hanging="360"/>
      </w:pPr>
      <w:rPr>
        <w:rFonts w:ascii="Symbol" w:hAnsi="Symbol" w:hint="default"/>
      </w:rPr>
    </w:lvl>
    <w:lvl w:ilvl="1" w:tplc="25C68722">
      <w:start w:val="1"/>
      <w:numFmt w:val="bullet"/>
      <w:lvlText w:val="o"/>
      <w:lvlJc w:val="left"/>
      <w:pPr>
        <w:ind w:left="1440" w:hanging="360"/>
      </w:pPr>
      <w:rPr>
        <w:rFonts w:ascii="Courier New" w:hAnsi="Courier New" w:hint="default"/>
      </w:rPr>
    </w:lvl>
    <w:lvl w:ilvl="2" w:tplc="8ECEDADE">
      <w:start w:val="1"/>
      <w:numFmt w:val="bullet"/>
      <w:lvlText w:val=""/>
      <w:lvlJc w:val="left"/>
      <w:pPr>
        <w:ind w:left="2160" w:hanging="360"/>
      </w:pPr>
      <w:rPr>
        <w:rFonts w:ascii="Wingdings" w:hAnsi="Wingdings" w:hint="default"/>
      </w:rPr>
    </w:lvl>
    <w:lvl w:ilvl="3" w:tplc="3022D58A">
      <w:start w:val="1"/>
      <w:numFmt w:val="bullet"/>
      <w:lvlText w:val=""/>
      <w:lvlJc w:val="left"/>
      <w:pPr>
        <w:ind w:left="2880" w:hanging="360"/>
      </w:pPr>
      <w:rPr>
        <w:rFonts w:ascii="Symbol" w:hAnsi="Symbol" w:hint="default"/>
      </w:rPr>
    </w:lvl>
    <w:lvl w:ilvl="4" w:tplc="CDD29878">
      <w:start w:val="1"/>
      <w:numFmt w:val="bullet"/>
      <w:lvlText w:val="o"/>
      <w:lvlJc w:val="left"/>
      <w:pPr>
        <w:ind w:left="3600" w:hanging="360"/>
      </w:pPr>
      <w:rPr>
        <w:rFonts w:ascii="Courier New" w:hAnsi="Courier New" w:hint="default"/>
      </w:rPr>
    </w:lvl>
    <w:lvl w:ilvl="5" w:tplc="D2A222B4">
      <w:start w:val="1"/>
      <w:numFmt w:val="bullet"/>
      <w:lvlText w:val=""/>
      <w:lvlJc w:val="left"/>
      <w:pPr>
        <w:ind w:left="4320" w:hanging="360"/>
      </w:pPr>
      <w:rPr>
        <w:rFonts w:ascii="Wingdings" w:hAnsi="Wingdings" w:hint="default"/>
      </w:rPr>
    </w:lvl>
    <w:lvl w:ilvl="6" w:tplc="B7E2ED92">
      <w:start w:val="1"/>
      <w:numFmt w:val="bullet"/>
      <w:lvlText w:val=""/>
      <w:lvlJc w:val="left"/>
      <w:pPr>
        <w:ind w:left="5040" w:hanging="360"/>
      </w:pPr>
      <w:rPr>
        <w:rFonts w:ascii="Symbol" w:hAnsi="Symbol" w:hint="default"/>
      </w:rPr>
    </w:lvl>
    <w:lvl w:ilvl="7" w:tplc="C2420954">
      <w:start w:val="1"/>
      <w:numFmt w:val="bullet"/>
      <w:lvlText w:val="o"/>
      <w:lvlJc w:val="left"/>
      <w:pPr>
        <w:ind w:left="5760" w:hanging="360"/>
      </w:pPr>
      <w:rPr>
        <w:rFonts w:ascii="Courier New" w:hAnsi="Courier New" w:hint="default"/>
      </w:rPr>
    </w:lvl>
    <w:lvl w:ilvl="8" w:tplc="4FCA530A">
      <w:start w:val="1"/>
      <w:numFmt w:val="bullet"/>
      <w:lvlText w:val=""/>
      <w:lvlJc w:val="left"/>
      <w:pPr>
        <w:ind w:left="6480" w:hanging="360"/>
      </w:pPr>
      <w:rPr>
        <w:rFonts w:ascii="Wingdings" w:hAnsi="Wingdings" w:hint="default"/>
      </w:rPr>
    </w:lvl>
  </w:abstractNum>
  <w:abstractNum w:abstractNumId="38" w15:restartNumberingAfterBreak="0">
    <w:nsid w:val="589210A9"/>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A97027"/>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E806F4"/>
    <w:multiLevelType w:val="hybridMultilevel"/>
    <w:tmpl w:val="EBEEBA3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EDA099A"/>
    <w:multiLevelType w:val="hybridMultilevel"/>
    <w:tmpl w:val="17BCD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4322E98"/>
    <w:multiLevelType w:val="hybridMultilevel"/>
    <w:tmpl w:val="A0B6D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2D3337"/>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A50D6C"/>
    <w:multiLevelType w:val="hybridMultilevel"/>
    <w:tmpl w:val="1D549608"/>
    <w:lvl w:ilvl="0" w:tplc="575A747A">
      <w:start w:val="1"/>
      <w:numFmt w:val="bullet"/>
      <w:lvlText w:val="-"/>
      <w:lvlJc w:val="left"/>
      <w:pPr>
        <w:ind w:left="720" w:hanging="360"/>
      </w:pPr>
      <w:rPr>
        <w:rFonts w:ascii="Calibri" w:hAnsi="Calibri" w:hint="default"/>
      </w:rPr>
    </w:lvl>
    <w:lvl w:ilvl="1" w:tplc="E02CB9C6">
      <w:start w:val="1"/>
      <w:numFmt w:val="bullet"/>
      <w:lvlText w:val="o"/>
      <w:lvlJc w:val="left"/>
      <w:pPr>
        <w:ind w:left="1440" w:hanging="360"/>
      </w:pPr>
      <w:rPr>
        <w:rFonts w:ascii="Courier New" w:hAnsi="Courier New" w:hint="default"/>
      </w:rPr>
    </w:lvl>
    <w:lvl w:ilvl="2" w:tplc="569645D4">
      <w:start w:val="1"/>
      <w:numFmt w:val="bullet"/>
      <w:lvlText w:val=""/>
      <w:lvlJc w:val="left"/>
      <w:pPr>
        <w:ind w:left="2160" w:hanging="360"/>
      </w:pPr>
      <w:rPr>
        <w:rFonts w:ascii="Wingdings" w:hAnsi="Wingdings" w:hint="default"/>
      </w:rPr>
    </w:lvl>
    <w:lvl w:ilvl="3" w:tplc="535AFA24">
      <w:start w:val="1"/>
      <w:numFmt w:val="bullet"/>
      <w:lvlText w:val=""/>
      <w:lvlJc w:val="left"/>
      <w:pPr>
        <w:ind w:left="2880" w:hanging="360"/>
      </w:pPr>
      <w:rPr>
        <w:rFonts w:ascii="Symbol" w:hAnsi="Symbol" w:hint="default"/>
      </w:rPr>
    </w:lvl>
    <w:lvl w:ilvl="4" w:tplc="CDD4E2D0">
      <w:start w:val="1"/>
      <w:numFmt w:val="bullet"/>
      <w:lvlText w:val="o"/>
      <w:lvlJc w:val="left"/>
      <w:pPr>
        <w:ind w:left="3600" w:hanging="360"/>
      </w:pPr>
      <w:rPr>
        <w:rFonts w:ascii="Courier New" w:hAnsi="Courier New" w:hint="default"/>
      </w:rPr>
    </w:lvl>
    <w:lvl w:ilvl="5" w:tplc="F53EF4B6">
      <w:start w:val="1"/>
      <w:numFmt w:val="bullet"/>
      <w:lvlText w:val=""/>
      <w:lvlJc w:val="left"/>
      <w:pPr>
        <w:ind w:left="4320" w:hanging="360"/>
      </w:pPr>
      <w:rPr>
        <w:rFonts w:ascii="Wingdings" w:hAnsi="Wingdings" w:hint="default"/>
      </w:rPr>
    </w:lvl>
    <w:lvl w:ilvl="6" w:tplc="69D81ED2">
      <w:start w:val="1"/>
      <w:numFmt w:val="bullet"/>
      <w:lvlText w:val=""/>
      <w:lvlJc w:val="left"/>
      <w:pPr>
        <w:ind w:left="5040" w:hanging="360"/>
      </w:pPr>
      <w:rPr>
        <w:rFonts w:ascii="Symbol" w:hAnsi="Symbol" w:hint="default"/>
      </w:rPr>
    </w:lvl>
    <w:lvl w:ilvl="7" w:tplc="E55CC1AC">
      <w:start w:val="1"/>
      <w:numFmt w:val="bullet"/>
      <w:lvlText w:val="o"/>
      <w:lvlJc w:val="left"/>
      <w:pPr>
        <w:ind w:left="5760" w:hanging="360"/>
      </w:pPr>
      <w:rPr>
        <w:rFonts w:ascii="Courier New" w:hAnsi="Courier New" w:hint="default"/>
      </w:rPr>
    </w:lvl>
    <w:lvl w:ilvl="8" w:tplc="53AC6026">
      <w:start w:val="1"/>
      <w:numFmt w:val="bullet"/>
      <w:lvlText w:val=""/>
      <w:lvlJc w:val="left"/>
      <w:pPr>
        <w:ind w:left="6480" w:hanging="360"/>
      </w:pPr>
      <w:rPr>
        <w:rFonts w:ascii="Wingdings" w:hAnsi="Wingdings" w:hint="default"/>
      </w:rPr>
    </w:lvl>
  </w:abstractNum>
  <w:abstractNum w:abstractNumId="45" w15:restartNumberingAfterBreak="0">
    <w:nsid w:val="70C17DF7"/>
    <w:multiLevelType w:val="hybridMultilevel"/>
    <w:tmpl w:val="643A8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4510C66"/>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17CCA"/>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057219"/>
    <w:multiLevelType w:val="hybridMultilevel"/>
    <w:tmpl w:val="E082936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6C652C3"/>
    <w:multiLevelType w:val="hybridMultilevel"/>
    <w:tmpl w:val="A94EC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9032B0B"/>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336845"/>
    <w:multiLevelType w:val="hybridMultilevel"/>
    <w:tmpl w:val="D5D4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D37153"/>
    <w:multiLevelType w:val="hybridMultilevel"/>
    <w:tmpl w:val="76B47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B60743E"/>
    <w:multiLevelType w:val="hybridMultilevel"/>
    <w:tmpl w:val="A288B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CC73520"/>
    <w:multiLevelType w:val="multilevel"/>
    <w:tmpl w:val="D5CA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707E7F"/>
    <w:multiLevelType w:val="hybridMultilevel"/>
    <w:tmpl w:val="5BC03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03975149">
    <w:abstractNumId w:val="48"/>
  </w:num>
  <w:num w:numId="2" w16cid:durableId="1238979097">
    <w:abstractNumId w:val="14"/>
  </w:num>
  <w:num w:numId="3" w16cid:durableId="485827391">
    <w:abstractNumId w:val="6"/>
  </w:num>
  <w:num w:numId="4" w16cid:durableId="36398163">
    <w:abstractNumId w:val="37"/>
  </w:num>
  <w:num w:numId="5" w16cid:durableId="941767983">
    <w:abstractNumId w:val="4"/>
  </w:num>
  <w:num w:numId="6" w16cid:durableId="611322305">
    <w:abstractNumId w:val="44"/>
  </w:num>
  <w:num w:numId="7" w16cid:durableId="177694991">
    <w:abstractNumId w:val="13"/>
  </w:num>
  <w:num w:numId="8" w16cid:durableId="1343051294">
    <w:abstractNumId w:val="15"/>
  </w:num>
  <w:num w:numId="9" w16cid:durableId="387068720">
    <w:abstractNumId w:val="20"/>
  </w:num>
  <w:num w:numId="10" w16cid:durableId="914390619">
    <w:abstractNumId w:val="34"/>
  </w:num>
  <w:num w:numId="11" w16cid:durableId="176510073">
    <w:abstractNumId w:val="28"/>
  </w:num>
  <w:num w:numId="12" w16cid:durableId="360521500">
    <w:abstractNumId w:val="5"/>
  </w:num>
  <w:num w:numId="13" w16cid:durableId="1333685123">
    <w:abstractNumId w:val="42"/>
  </w:num>
  <w:num w:numId="14" w16cid:durableId="2074234386">
    <w:abstractNumId w:val="8"/>
  </w:num>
  <w:num w:numId="15" w16cid:durableId="999230079">
    <w:abstractNumId w:val="7"/>
  </w:num>
  <w:num w:numId="16" w16cid:durableId="1618830495">
    <w:abstractNumId w:val="40"/>
  </w:num>
  <w:num w:numId="17" w16cid:durableId="2061005938">
    <w:abstractNumId w:val="53"/>
  </w:num>
  <w:num w:numId="18" w16cid:durableId="1698777474">
    <w:abstractNumId w:val="55"/>
  </w:num>
  <w:num w:numId="19" w16cid:durableId="175465746">
    <w:abstractNumId w:val="11"/>
  </w:num>
  <w:num w:numId="20" w16cid:durableId="1115713411">
    <w:abstractNumId w:val="45"/>
  </w:num>
  <w:num w:numId="21" w16cid:durableId="352607716">
    <w:abstractNumId w:val="1"/>
  </w:num>
  <w:num w:numId="22" w16cid:durableId="122386134">
    <w:abstractNumId w:val="12"/>
  </w:num>
  <w:num w:numId="23" w16cid:durableId="58867667">
    <w:abstractNumId w:val="31"/>
  </w:num>
  <w:num w:numId="24" w16cid:durableId="293756103">
    <w:abstractNumId w:val="41"/>
  </w:num>
  <w:num w:numId="25" w16cid:durableId="525145173">
    <w:abstractNumId w:val="51"/>
  </w:num>
  <w:num w:numId="26" w16cid:durableId="573129763">
    <w:abstractNumId w:val="29"/>
  </w:num>
  <w:num w:numId="27" w16cid:durableId="751662170">
    <w:abstractNumId w:val="52"/>
  </w:num>
  <w:num w:numId="28" w16cid:durableId="1052388477">
    <w:abstractNumId w:val="16"/>
  </w:num>
  <w:num w:numId="29" w16cid:durableId="1386223249">
    <w:abstractNumId w:val="10"/>
  </w:num>
  <w:num w:numId="30" w16cid:durableId="367797486">
    <w:abstractNumId w:val="32"/>
  </w:num>
  <w:num w:numId="31" w16cid:durableId="1749693033">
    <w:abstractNumId w:val="0"/>
  </w:num>
  <w:num w:numId="32" w16cid:durableId="77217327">
    <w:abstractNumId w:val="35"/>
  </w:num>
  <w:num w:numId="33" w16cid:durableId="263617447">
    <w:abstractNumId w:val="22"/>
  </w:num>
  <w:num w:numId="34" w16cid:durableId="93980562">
    <w:abstractNumId w:val="54"/>
  </w:num>
  <w:num w:numId="35" w16cid:durableId="943463753">
    <w:abstractNumId w:val="23"/>
  </w:num>
  <w:num w:numId="36" w16cid:durableId="1259558295">
    <w:abstractNumId w:val="49"/>
  </w:num>
  <w:num w:numId="37" w16cid:durableId="1881084556">
    <w:abstractNumId w:val="33"/>
  </w:num>
  <w:num w:numId="38" w16cid:durableId="601718164">
    <w:abstractNumId w:val="18"/>
  </w:num>
  <w:num w:numId="39" w16cid:durableId="885990411">
    <w:abstractNumId w:val="17"/>
  </w:num>
  <w:num w:numId="40" w16cid:durableId="1904022275">
    <w:abstractNumId w:val="2"/>
  </w:num>
  <w:num w:numId="41" w16cid:durableId="1856112784">
    <w:abstractNumId w:val="9"/>
  </w:num>
  <w:num w:numId="42" w16cid:durableId="2059430484">
    <w:abstractNumId w:val="19"/>
  </w:num>
  <w:num w:numId="43" w16cid:durableId="483813064">
    <w:abstractNumId w:val="46"/>
  </w:num>
  <w:num w:numId="44" w16cid:durableId="285309117">
    <w:abstractNumId w:val="38"/>
  </w:num>
  <w:num w:numId="45" w16cid:durableId="189340823">
    <w:abstractNumId w:val="27"/>
  </w:num>
  <w:num w:numId="46" w16cid:durableId="983434130">
    <w:abstractNumId w:val="47"/>
  </w:num>
  <w:num w:numId="47" w16cid:durableId="488985383">
    <w:abstractNumId w:val="50"/>
  </w:num>
  <w:num w:numId="48" w16cid:durableId="1995599990">
    <w:abstractNumId w:val="43"/>
  </w:num>
  <w:num w:numId="49" w16cid:durableId="1845241806">
    <w:abstractNumId w:val="21"/>
  </w:num>
  <w:num w:numId="50" w16cid:durableId="838933019">
    <w:abstractNumId w:val="30"/>
  </w:num>
  <w:num w:numId="51" w16cid:durableId="410276720">
    <w:abstractNumId w:val="39"/>
  </w:num>
  <w:num w:numId="52" w16cid:durableId="615449956">
    <w:abstractNumId w:val="25"/>
  </w:num>
  <w:num w:numId="53" w16cid:durableId="186873477">
    <w:abstractNumId w:val="3"/>
  </w:num>
  <w:num w:numId="54" w16cid:durableId="1267230148">
    <w:abstractNumId w:val="26"/>
  </w:num>
  <w:num w:numId="55" w16cid:durableId="1474447801">
    <w:abstractNumId w:val="24"/>
  </w:num>
  <w:num w:numId="56" w16cid:durableId="175651843">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efaultTableStyle w:val="GridTable4-Accent1"/>
  <w:characterSpacingControl w:val="doNotCompress"/>
  <w:hdrShapeDefaults>
    <o:shapedefaults v:ext="edit" spidmax="2050"/>
  </w:hdrShapeDefaults>
  <w:footnotePr>
    <w:footnote w:id="-1"/>
    <w:footnote w:id="0"/>
    <w:footnote w:id="1"/>
  </w:footnotePr>
  <w:endnotePr>
    <w:endnote w:id="-1"/>
    <w:endnote w:id="0"/>
    <w:endnote w:id="1"/>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xMTSzNDA3MjY3tLRQ0lEKTi0uzszPAykwNK4FANBnGRotAAAA"/>
  </w:docVars>
  <w:rsids>
    <w:rsidRoot w:val="007C1375"/>
    <w:rsid w:val="00000259"/>
    <w:rsid w:val="000007D9"/>
    <w:rsid w:val="000012F6"/>
    <w:rsid w:val="000018C9"/>
    <w:rsid w:val="0000227D"/>
    <w:rsid w:val="00002848"/>
    <w:rsid w:val="00002EC7"/>
    <w:rsid w:val="0000315D"/>
    <w:rsid w:val="00003304"/>
    <w:rsid w:val="000035F2"/>
    <w:rsid w:val="000039F7"/>
    <w:rsid w:val="00004367"/>
    <w:rsid w:val="0000448B"/>
    <w:rsid w:val="00004687"/>
    <w:rsid w:val="00004AB1"/>
    <w:rsid w:val="00004F96"/>
    <w:rsid w:val="00005458"/>
    <w:rsid w:val="00005502"/>
    <w:rsid w:val="00005539"/>
    <w:rsid w:val="0000563F"/>
    <w:rsid w:val="0000588C"/>
    <w:rsid w:val="000059B2"/>
    <w:rsid w:val="00005AAD"/>
    <w:rsid w:val="00006643"/>
    <w:rsid w:val="00006821"/>
    <w:rsid w:val="00006D65"/>
    <w:rsid w:val="00007213"/>
    <w:rsid w:val="00007429"/>
    <w:rsid w:val="00007D4A"/>
    <w:rsid w:val="00010683"/>
    <w:rsid w:val="00010B89"/>
    <w:rsid w:val="000110B1"/>
    <w:rsid w:val="000118F1"/>
    <w:rsid w:val="00011D5C"/>
    <w:rsid w:val="00012798"/>
    <w:rsid w:val="00012E19"/>
    <w:rsid w:val="00013005"/>
    <w:rsid w:val="00013113"/>
    <w:rsid w:val="000133E5"/>
    <w:rsid w:val="00013593"/>
    <w:rsid w:val="00013CBE"/>
    <w:rsid w:val="0001437D"/>
    <w:rsid w:val="000146D9"/>
    <w:rsid w:val="000146E5"/>
    <w:rsid w:val="0001490F"/>
    <w:rsid w:val="00014AB8"/>
    <w:rsid w:val="00014BAC"/>
    <w:rsid w:val="00015006"/>
    <w:rsid w:val="00015095"/>
    <w:rsid w:val="0001532F"/>
    <w:rsid w:val="0001598E"/>
    <w:rsid w:val="00016083"/>
    <w:rsid w:val="0001617F"/>
    <w:rsid w:val="000163E5"/>
    <w:rsid w:val="00016905"/>
    <w:rsid w:val="00016FEC"/>
    <w:rsid w:val="0001799E"/>
    <w:rsid w:val="00017A8E"/>
    <w:rsid w:val="00017C3B"/>
    <w:rsid w:val="00017ED8"/>
    <w:rsid w:val="000202A7"/>
    <w:rsid w:val="00020600"/>
    <w:rsid w:val="0002090F"/>
    <w:rsid w:val="00020FDA"/>
    <w:rsid w:val="00021077"/>
    <w:rsid w:val="00021F30"/>
    <w:rsid w:val="00021FA8"/>
    <w:rsid w:val="00022757"/>
    <w:rsid w:val="00022C60"/>
    <w:rsid w:val="00022FB2"/>
    <w:rsid w:val="000230E8"/>
    <w:rsid w:val="00023B5E"/>
    <w:rsid w:val="00023C68"/>
    <w:rsid w:val="0002457F"/>
    <w:rsid w:val="000245CF"/>
    <w:rsid w:val="000245D0"/>
    <w:rsid w:val="000249D3"/>
    <w:rsid w:val="00024ADC"/>
    <w:rsid w:val="00024D30"/>
    <w:rsid w:val="00024E1D"/>
    <w:rsid w:val="00025755"/>
    <w:rsid w:val="00025AB4"/>
    <w:rsid w:val="00026A23"/>
    <w:rsid w:val="00027AA6"/>
    <w:rsid w:val="00030092"/>
    <w:rsid w:val="000306A0"/>
    <w:rsid w:val="0003136C"/>
    <w:rsid w:val="00031640"/>
    <w:rsid w:val="000322AD"/>
    <w:rsid w:val="000322E3"/>
    <w:rsid w:val="000328C2"/>
    <w:rsid w:val="00032F79"/>
    <w:rsid w:val="0003329E"/>
    <w:rsid w:val="00034255"/>
    <w:rsid w:val="0003444E"/>
    <w:rsid w:val="00034968"/>
    <w:rsid w:val="00034A1B"/>
    <w:rsid w:val="00034B50"/>
    <w:rsid w:val="0003540F"/>
    <w:rsid w:val="0003546F"/>
    <w:rsid w:val="00035A48"/>
    <w:rsid w:val="00035D0E"/>
    <w:rsid w:val="0003626C"/>
    <w:rsid w:val="000363D8"/>
    <w:rsid w:val="00036D38"/>
    <w:rsid w:val="000371ED"/>
    <w:rsid w:val="0003729E"/>
    <w:rsid w:val="000377CD"/>
    <w:rsid w:val="00037A6A"/>
    <w:rsid w:val="00037E04"/>
    <w:rsid w:val="0003A618"/>
    <w:rsid w:val="00040B24"/>
    <w:rsid w:val="0004161D"/>
    <w:rsid w:val="000422EB"/>
    <w:rsid w:val="000422F0"/>
    <w:rsid w:val="0004251C"/>
    <w:rsid w:val="000425FB"/>
    <w:rsid w:val="00043178"/>
    <w:rsid w:val="00043410"/>
    <w:rsid w:val="00043A27"/>
    <w:rsid w:val="000443E9"/>
    <w:rsid w:val="000443FC"/>
    <w:rsid w:val="0004550C"/>
    <w:rsid w:val="00045936"/>
    <w:rsid w:val="0004622E"/>
    <w:rsid w:val="00046B38"/>
    <w:rsid w:val="00046FB2"/>
    <w:rsid w:val="0004740C"/>
    <w:rsid w:val="000475EA"/>
    <w:rsid w:val="0004793B"/>
    <w:rsid w:val="0005016D"/>
    <w:rsid w:val="0005143B"/>
    <w:rsid w:val="00052422"/>
    <w:rsid w:val="000524A2"/>
    <w:rsid w:val="00052A3A"/>
    <w:rsid w:val="00052D0B"/>
    <w:rsid w:val="000534F7"/>
    <w:rsid w:val="00053B56"/>
    <w:rsid w:val="000541A0"/>
    <w:rsid w:val="000546DE"/>
    <w:rsid w:val="0005541B"/>
    <w:rsid w:val="000557CC"/>
    <w:rsid w:val="000569D7"/>
    <w:rsid w:val="00056B4E"/>
    <w:rsid w:val="000573C9"/>
    <w:rsid w:val="00060314"/>
    <w:rsid w:val="000605E4"/>
    <w:rsid w:val="00060B7B"/>
    <w:rsid w:val="00060D32"/>
    <w:rsid w:val="00061309"/>
    <w:rsid w:val="0006141A"/>
    <w:rsid w:val="000617D6"/>
    <w:rsid w:val="00062085"/>
    <w:rsid w:val="00062554"/>
    <w:rsid w:val="00062694"/>
    <w:rsid w:val="00062BF5"/>
    <w:rsid w:val="000632C4"/>
    <w:rsid w:val="000637D6"/>
    <w:rsid w:val="00063868"/>
    <w:rsid w:val="000656B5"/>
    <w:rsid w:val="00065ADF"/>
    <w:rsid w:val="00065E0B"/>
    <w:rsid w:val="00065E1C"/>
    <w:rsid w:val="00066AEB"/>
    <w:rsid w:val="00067780"/>
    <w:rsid w:val="00067D2D"/>
    <w:rsid w:val="00070946"/>
    <w:rsid w:val="00070F42"/>
    <w:rsid w:val="00071B6C"/>
    <w:rsid w:val="0007280C"/>
    <w:rsid w:val="00072DC1"/>
    <w:rsid w:val="00072DD2"/>
    <w:rsid w:val="00072E84"/>
    <w:rsid w:val="0007309C"/>
    <w:rsid w:val="00073451"/>
    <w:rsid w:val="000734F2"/>
    <w:rsid w:val="000734FD"/>
    <w:rsid w:val="000738B1"/>
    <w:rsid w:val="00073AAA"/>
    <w:rsid w:val="00073FE2"/>
    <w:rsid w:val="000747FA"/>
    <w:rsid w:val="00075187"/>
    <w:rsid w:val="00075922"/>
    <w:rsid w:val="00076130"/>
    <w:rsid w:val="0007664C"/>
    <w:rsid w:val="00077D9C"/>
    <w:rsid w:val="000803B3"/>
    <w:rsid w:val="00080A75"/>
    <w:rsid w:val="00081314"/>
    <w:rsid w:val="000818E4"/>
    <w:rsid w:val="00081A78"/>
    <w:rsid w:val="00081B0C"/>
    <w:rsid w:val="00082249"/>
    <w:rsid w:val="00082635"/>
    <w:rsid w:val="00082AA5"/>
    <w:rsid w:val="00082D19"/>
    <w:rsid w:val="0008358C"/>
    <w:rsid w:val="00083FE2"/>
    <w:rsid w:val="000840EC"/>
    <w:rsid w:val="000842C2"/>
    <w:rsid w:val="00084A19"/>
    <w:rsid w:val="00084DFC"/>
    <w:rsid w:val="00084FC1"/>
    <w:rsid w:val="0008503B"/>
    <w:rsid w:val="00085371"/>
    <w:rsid w:val="00085B49"/>
    <w:rsid w:val="00086F23"/>
    <w:rsid w:val="00087212"/>
    <w:rsid w:val="00087320"/>
    <w:rsid w:val="00087479"/>
    <w:rsid w:val="000876BC"/>
    <w:rsid w:val="00087711"/>
    <w:rsid w:val="00087728"/>
    <w:rsid w:val="00087C25"/>
    <w:rsid w:val="00090B59"/>
    <w:rsid w:val="00091161"/>
    <w:rsid w:val="0009148C"/>
    <w:rsid w:val="000914C0"/>
    <w:rsid w:val="00091AAD"/>
    <w:rsid w:val="00092197"/>
    <w:rsid w:val="0009271B"/>
    <w:rsid w:val="00092804"/>
    <w:rsid w:val="00092D3A"/>
    <w:rsid w:val="0009375E"/>
    <w:rsid w:val="00093762"/>
    <w:rsid w:val="00093BCF"/>
    <w:rsid w:val="00094032"/>
    <w:rsid w:val="00094BD8"/>
    <w:rsid w:val="00095187"/>
    <w:rsid w:val="000952C9"/>
    <w:rsid w:val="00095524"/>
    <w:rsid w:val="00096010"/>
    <w:rsid w:val="0009625C"/>
    <w:rsid w:val="00096677"/>
    <w:rsid w:val="000967AE"/>
    <w:rsid w:val="00096B0B"/>
    <w:rsid w:val="00096FB4"/>
    <w:rsid w:val="00097869"/>
    <w:rsid w:val="00097BD3"/>
    <w:rsid w:val="000A0F58"/>
    <w:rsid w:val="000A1124"/>
    <w:rsid w:val="000A15E9"/>
    <w:rsid w:val="000A1B39"/>
    <w:rsid w:val="000A1E06"/>
    <w:rsid w:val="000A22AC"/>
    <w:rsid w:val="000A2B91"/>
    <w:rsid w:val="000A3D7A"/>
    <w:rsid w:val="000A4508"/>
    <w:rsid w:val="000A541E"/>
    <w:rsid w:val="000A5A0C"/>
    <w:rsid w:val="000A5EE2"/>
    <w:rsid w:val="000A6001"/>
    <w:rsid w:val="000A6A9E"/>
    <w:rsid w:val="000A7107"/>
    <w:rsid w:val="000A7979"/>
    <w:rsid w:val="000A7BAA"/>
    <w:rsid w:val="000A7D4B"/>
    <w:rsid w:val="000B0250"/>
    <w:rsid w:val="000B083F"/>
    <w:rsid w:val="000B0884"/>
    <w:rsid w:val="000B0BEC"/>
    <w:rsid w:val="000B0CB9"/>
    <w:rsid w:val="000B0DC8"/>
    <w:rsid w:val="000B151E"/>
    <w:rsid w:val="000B1525"/>
    <w:rsid w:val="000B18FC"/>
    <w:rsid w:val="000B20C9"/>
    <w:rsid w:val="000B2D4D"/>
    <w:rsid w:val="000B2D9D"/>
    <w:rsid w:val="000B30C5"/>
    <w:rsid w:val="000B332B"/>
    <w:rsid w:val="000B4053"/>
    <w:rsid w:val="000B40DA"/>
    <w:rsid w:val="000B5031"/>
    <w:rsid w:val="000B5B32"/>
    <w:rsid w:val="000B5F9B"/>
    <w:rsid w:val="000B5FFC"/>
    <w:rsid w:val="000B6301"/>
    <w:rsid w:val="000B666D"/>
    <w:rsid w:val="000B667E"/>
    <w:rsid w:val="000B6B1E"/>
    <w:rsid w:val="000B740C"/>
    <w:rsid w:val="000B74DC"/>
    <w:rsid w:val="000B7680"/>
    <w:rsid w:val="000B7E04"/>
    <w:rsid w:val="000C0844"/>
    <w:rsid w:val="000C0BB2"/>
    <w:rsid w:val="000C0D09"/>
    <w:rsid w:val="000C0ECA"/>
    <w:rsid w:val="000C1038"/>
    <w:rsid w:val="000C1301"/>
    <w:rsid w:val="000C1384"/>
    <w:rsid w:val="000C14A0"/>
    <w:rsid w:val="000C2E93"/>
    <w:rsid w:val="000C39A6"/>
    <w:rsid w:val="000C3ADF"/>
    <w:rsid w:val="000C3B31"/>
    <w:rsid w:val="000C3CD9"/>
    <w:rsid w:val="000C3D7D"/>
    <w:rsid w:val="000C3DCA"/>
    <w:rsid w:val="000C45AB"/>
    <w:rsid w:val="000C47C2"/>
    <w:rsid w:val="000C4AD7"/>
    <w:rsid w:val="000C50E3"/>
    <w:rsid w:val="000C5616"/>
    <w:rsid w:val="000C5F11"/>
    <w:rsid w:val="000C6709"/>
    <w:rsid w:val="000C6782"/>
    <w:rsid w:val="000C6D98"/>
    <w:rsid w:val="000C79A6"/>
    <w:rsid w:val="000C7AAB"/>
    <w:rsid w:val="000C7B51"/>
    <w:rsid w:val="000C7D13"/>
    <w:rsid w:val="000D069E"/>
    <w:rsid w:val="000D086D"/>
    <w:rsid w:val="000D0BEE"/>
    <w:rsid w:val="000D0EB9"/>
    <w:rsid w:val="000D10DF"/>
    <w:rsid w:val="000D1E6D"/>
    <w:rsid w:val="000D216E"/>
    <w:rsid w:val="000D21F6"/>
    <w:rsid w:val="000D24BC"/>
    <w:rsid w:val="000D25C7"/>
    <w:rsid w:val="000D2A6D"/>
    <w:rsid w:val="000D3894"/>
    <w:rsid w:val="000D39A3"/>
    <w:rsid w:val="000D3FFE"/>
    <w:rsid w:val="000D44F5"/>
    <w:rsid w:val="000D578B"/>
    <w:rsid w:val="000D580A"/>
    <w:rsid w:val="000D5B4B"/>
    <w:rsid w:val="000D6641"/>
    <w:rsid w:val="000D6736"/>
    <w:rsid w:val="000D6CEA"/>
    <w:rsid w:val="000D6E1D"/>
    <w:rsid w:val="000D6EDE"/>
    <w:rsid w:val="000D701A"/>
    <w:rsid w:val="000D7BE2"/>
    <w:rsid w:val="000D7FF6"/>
    <w:rsid w:val="000E10A4"/>
    <w:rsid w:val="000E126F"/>
    <w:rsid w:val="000E155B"/>
    <w:rsid w:val="000E160E"/>
    <w:rsid w:val="000E1A39"/>
    <w:rsid w:val="000E1BA8"/>
    <w:rsid w:val="000E1D08"/>
    <w:rsid w:val="000E1D67"/>
    <w:rsid w:val="000E1EA2"/>
    <w:rsid w:val="000E1F91"/>
    <w:rsid w:val="000E23E9"/>
    <w:rsid w:val="000E250F"/>
    <w:rsid w:val="000E25B7"/>
    <w:rsid w:val="000E286F"/>
    <w:rsid w:val="000E290D"/>
    <w:rsid w:val="000E2B65"/>
    <w:rsid w:val="000E3AE6"/>
    <w:rsid w:val="000E3C39"/>
    <w:rsid w:val="000E3CA9"/>
    <w:rsid w:val="000E3D76"/>
    <w:rsid w:val="000E4700"/>
    <w:rsid w:val="000E4749"/>
    <w:rsid w:val="000E4EE3"/>
    <w:rsid w:val="000E58AE"/>
    <w:rsid w:val="000E594C"/>
    <w:rsid w:val="000E622A"/>
    <w:rsid w:val="000E63FC"/>
    <w:rsid w:val="000E6B0B"/>
    <w:rsid w:val="000E7704"/>
    <w:rsid w:val="000E7A5B"/>
    <w:rsid w:val="000E7B8D"/>
    <w:rsid w:val="000EEDAE"/>
    <w:rsid w:val="000F0282"/>
    <w:rsid w:val="000F0961"/>
    <w:rsid w:val="000F0C38"/>
    <w:rsid w:val="000F11DD"/>
    <w:rsid w:val="000F17D0"/>
    <w:rsid w:val="000F1B79"/>
    <w:rsid w:val="000F34E8"/>
    <w:rsid w:val="000F3837"/>
    <w:rsid w:val="000F3E2C"/>
    <w:rsid w:val="000F42A4"/>
    <w:rsid w:val="000F4A7D"/>
    <w:rsid w:val="000F4D7E"/>
    <w:rsid w:val="000F537C"/>
    <w:rsid w:val="000F55EB"/>
    <w:rsid w:val="000F5B85"/>
    <w:rsid w:val="000F6218"/>
    <w:rsid w:val="000F6F82"/>
    <w:rsid w:val="000F7D2E"/>
    <w:rsid w:val="0010089E"/>
    <w:rsid w:val="00100B51"/>
    <w:rsid w:val="001013AF"/>
    <w:rsid w:val="00101736"/>
    <w:rsid w:val="00101E82"/>
    <w:rsid w:val="0010267C"/>
    <w:rsid w:val="00102902"/>
    <w:rsid w:val="00103089"/>
    <w:rsid w:val="00103F9C"/>
    <w:rsid w:val="0010474C"/>
    <w:rsid w:val="00104B5A"/>
    <w:rsid w:val="00105054"/>
    <w:rsid w:val="00105205"/>
    <w:rsid w:val="0010545B"/>
    <w:rsid w:val="001054FA"/>
    <w:rsid w:val="0010573A"/>
    <w:rsid w:val="00105933"/>
    <w:rsid w:val="0010690E"/>
    <w:rsid w:val="00106D28"/>
    <w:rsid w:val="00106F26"/>
    <w:rsid w:val="00107140"/>
    <w:rsid w:val="00107422"/>
    <w:rsid w:val="0010796C"/>
    <w:rsid w:val="00107B73"/>
    <w:rsid w:val="00107BE9"/>
    <w:rsid w:val="00107FF8"/>
    <w:rsid w:val="0011006C"/>
    <w:rsid w:val="0011050C"/>
    <w:rsid w:val="00110605"/>
    <w:rsid w:val="00110F11"/>
    <w:rsid w:val="0011114D"/>
    <w:rsid w:val="00111386"/>
    <w:rsid w:val="00111B85"/>
    <w:rsid w:val="00111CEE"/>
    <w:rsid w:val="00111D33"/>
    <w:rsid w:val="0011235C"/>
    <w:rsid w:val="0011399E"/>
    <w:rsid w:val="00113BE3"/>
    <w:rsid w:val="00113BFF"/>
    <w:rsid w:val="00113CD7"/>
    <w:rsid w:val="00114BA5"/>
    <w:rsid w:val="00114BD9"/>
    <w:rsid w:val="00114DDD"/>
    <w:rsid w:val="00114EC7"/>
    <w:rsid w:val="00114F34"/>
    <w:rsid w:val="0011524C"/>
    <w:rsid w:val="00115C97"/>
    <w:rsid w:val="00115E6B"/>
    <w:rsid w:val="00115E87"/>
    <w:rsid w:val="0011647E"/>
    <w:rsid w:val="001165AC"/>
    <w:rsid w:val="001165B3"/>
    <w:rsid w:val="001167EB"/>
    <w:rsid w:val="00116933"/>
    <w:rsid w:val="00116A7C"/>
    <w:rsid w:val="00116CFE"/>
    <w:rsid w:val="00117478"/>
    <w:rsid w:val="001174DD"/>
    <w:rsid w:val="001202BE"/>
    <w:rsid w:val="00120339"/>
    <w:rsid w:val="001217C1"/>
    <w:rsid w:val="00121A30"/>
    <w:rsid w:val="00121C3C"/>
    <w:rsid w:val="0012285C"/>
    <w:rsid w:val="00122C9F"/>
    <w:rsid w:val="00122D43"/>
    <w:rsid w:val="0012355D"/>
    <w:rsid w:val="0012372A"/>
    <w:rsid w:val="001237E8"/>
    <w:rsid w:val="0012380C"/>
    <w:rsid w:val="00123A4D"/>
    <w:rsid w:val="00123B46"/>
    <w:rsid w:val="00123D57"/>
    <w:rsid w:val="00123DFF"/>
    <w:rsid w:val="001244A2"/>
    <w:rsid w:val="00124D15"/>
    <w:rsid w:val="00124D6B"/>
    <w:rsid w:val="001250AA"/>
    <w:rsid w:val="001255A9"/>
    <w:rsid w:val="00125644"/>
    <w:rsid w:val="00125C1F"/>
    <w:rsid w:val="00125D39"/>
    <w:rsid w:val="00125D78"/>
    <w:rsid w:val="00125E2E"/>
    <w:rsid w:val="0012601E"/>
    <w:rsid w:val="00127A5D"/>
    <w:rsid w:val="00130839"/>
    <w:rsid w:val="00130A55"/>
    <w:rsid w:val="00130AC2"/>
    <w:rsid w:val="00131DD7"/>
    <w:rsid w:val="001324C3"/>
    <w:rsid w:val="001330D9"/>
    <w:rsid w:val="001337CA"/>
    <w:rsid w:val="00133F17"/>
    <w:rsid w:val="001346FC"/>
    <w:rsid w:val="001349CF"/>
    <w:rsid w:val="00134B26"/>
    <w:rsid w:val="00135694"/>
    <w:rsid w:val="00135836"/>
    <w:rsid w:val="0013592C"/>
    <w:rsid w:val="00135AFB"/>
    <w:rsid w:val="001369BF"/>
    <w:rsid w:val="0013764D"/>
    <w:rsid w:val="00137D1C"/>
    <w:rsid w:val="0014056A"/>
    <w:rsid w:val="00140681"/>
    <w:rsid w:val="001406E9"/>
    <w:rsid w:val="001409F9"/>
    <w:rsid w:val="00140E34"/>
    <w:rsid w:val="00140ED9"/>
    <w:rsid w:val="00141216"/>
    <w:rsid w:val="001416BE"/>
    <w:rsid w:val="00141995"/>
    <w:rsid w:val="001427E7"/>
    <w:rsid w:val="00142C92"/>
    <w:rsid w:val="00143490"/>
    <w:rsid w:val="00143DC8"/>
    <w:rsid w:val="00144553"/>
    <w:rsid w:val="00144576"/>
    <w:rsid w:val="001446A3"/>
    <w:rsid w:val="00144917"/>
    <w:rsid w:val="00144BC0"/>
    <w:rsid w:val="00145234"/>
    <w:rsid w:val="00145486"/>
    <w:rsid w:val="00145C1D"/>
    <w:rsid w:val="00145CA1"/>
    <w:rsid w:val="00145DFA"/>
    <w:rsid w:val="00146A86"/>
    <w:rsid w:val="00147028"/>
    <w:rsid w:val="001474EE"/>
    <w:rsid w:val="00147CAB"/>
    <w:rsid w:val="00147F1B"/>
    <w:rsid w:val="00150AF3"/>
    <w:rsid w:val="00151508"/>
    <w:rsid w:val="001519B2"/>
    <w:rsid w:val="00151FA4"/>
    <w:rsid w:val="00152A0A"/>
    <w:rsid w:val="00152AB6"/>
    <w:rsid w:val="00152B28"/>
    <w:rsid w:val="00152F34"/>
    <w:rsid w:val="0015340B"/>
    <w:rsid w:val="001540B0"/>
    <w:rsid w:val="00154577"/>
    <w:rsid w:val="00154942"/>
    <w:rsid w:val="0015499F"/>
    <w:rsid w:val="00154C02"/>
    <w:rsid w:val="00154CF7"/>
    <w:rsid w:val="00154E42"/>
    <w:rsid w:val="001550F8"/>
    <w:rsid w:val="00155693"/>
    <w:rsid w:val="00155D02"/>
    <w:rsid w:val="00155D1C"/>
    <w:rsid w:val="00155D3A"/>
    <w:rsid w:val="00156055"/>
    <w:rsid w:val="001561B9"/>
    <w:rsid w:val="00156252"/>
    <w:rsid w:val="001563A8"/>
    <w:rsid w:val="0015651A"/>
    <w:rsid w:val="00156E8F"/>
    <w:rsid w:val="00156FDF"/>
    <w:rsid w:val="001573D8"/>
    <w:rsid w:val="00157B6D"/>
    <w:rsid w:val="001603F8"/>
    <w:rsid w:val="001608F1"/>
    <w:rsid w:val="00160917"/>
    <w:rsid w:val="001609B7"/>
    <w:rsid w:val="00160C7F"/>
    <w:rsid w:val="0016102D"/>
    <w:rsid w:val="0016136B"/>
    <w:rsid w:val="001623F4"/>
    <w:rsid w:val="00162ABE"/>
    <w:rsid w:val="00162C8C"/>
    <w:rsid w:val="00163269"/>
    <w:rsid w:val="00163363"/>
    <w:rsid w:val="0016370C"/>
    <w:rsid w:val="001637D8"/>
    <w:rsid w:val="00163B4A"/>
    <w:rsid w:val="00164072"/>
    <w:rsid w:val="0016455E"/>
    <w:rsid w:val="0016497B"/>
    <w:rsid w:val="00164DD0"/>
    <w:rsid w:val="001653FA"/>
    <w:rsid w:val="0016556B"/>
    <w:rsid w:val="00165BF0"/>
    <w:rsid w:val="00165E07"/>
    <w:rsid w:val="00165F29"/>
    <w:rsid w:val="00166518"/>
    <w:rsid w:val="001666BB"/>
    <w:rsid w:val="001668DE"/>
    <w:rsid w:val="001669BE"/>
    <w:rsid w:val="00166A3F"/>
    <w:rsid w:val="00166A41"/>
    <w:rsid w:val="00167227"/>
    <w:rsid w:val="00167B9E"/>
    <w:rsid w:val="00170070"/>
    <w:rsid w:val="001704FE"/>
    <w:rsid w:val="00170629"/>
    <w:rsid w:val="00170C5D"/>
    <w:rsid w:val="00170F4F"/>
    <w:rsid w:val="0017121E"/>
    <w:rsid w:val="00171401"/>
    <w:rsid w:val="00171468"/>
    <w:rsid w:val="00171CB8"/>
    <w:rsid w:val="00172458"/>
    <w:rsid w:val="00172806"/>
    <w:rsid w:val="00172B0B"/>
    <w:rsid w:val="001730D6"/>
    <w:rsid w:val="00173255"/>
    <w:rsid w:val="001736B5"/>
    <w:rsid w:val="001737DF"/>
    <w:rsid w:val="0017380B"/>
    <w:rsid w:val="001739A8"/>
    <w:rsid w:val="00173ADA"/>
    <w:rsid w:val="00173BDE"/>
    <w:rsid w:val="00173BEF"/>
    <w:rsid w:val="00174204"/>
    <w:rsid w:val="001747BB"/>
    <w:rsid w:val="00174B98"/>
    <w:rsid w:val="00174D9B"/>
    <w:rsid w:val="00175D78"/>
    <w:rsid w:val="00175F9F"/>
    <w:rsid w:val="0017631F"/>
    <w:rsid w:val="00176552"/>
    <w:rsid w:val="001767D9"/>
    <w:rsid w:val="00176AD9"/>
    <w:rsid w:val="00176C9C"/>
    <w:rsid w:val="00177157"/>
    <w:rsid w:val="0017722E"/>
    <w:rsid w:val="00177D95"/>
    <w:rsid w:val="00178A0A"/>
    <w:rsid w:val="00180164"/>
    <w:rsid w:val="00180660"/>
    <w:rsid w:val="00180745"/>
    <w:rsid w:val="00181064"/>
    <w:rsid w:val="0018140C"/>
    <w:rsid w:val="001818CA"/>
    <w:rsid w:val="001819A3"/>
    <w:rsid w:val="00181BFE"/>
    <w:rsid w:val="001823A5"/>
    <w:rsid w:val="001823A8"/>
    <w:rsid w:val="00182675"/>
    <w:rsid w:val="001828FD"/>
    <w:rsid w:val="00182BA6"/>
    <w:rsid w:val="00183015"/>
    <w:rsid w:val="001833D0"/>
    <w:rsid w:val="00183961"/>
    <w:rsid w:val="00183F5A"/>
    <w:rsid w:val="00183FA4"/>
    <w:rsid w:val="001840DD"/>
    <w:rsid w:val="00184390"/>
    <w:rsid w:val="00184962"/>
    <w:rsid w:val="00184EF2"/>
    <w:rsid w:val="00185D71"/>
    <w:rsid w:val="001860EC"/>
    <w:rsid w:val="00186133"/>
    <w:rsid w:val="0018665D"/>
    <w:rsid w:val="001866CA"/>
    <w:rsid w:val="00186823"/>
    <w:rsid w:val="00186B26"/>
    <w:rsid w:val="00186B6C"/>
    <w:rsid w:val="00187676"/>
    <w:rsid w:val="00187BFD"/>
    <w:rsid w:val="00187E20"/>
    <w:rsid w:val="0019089B"/>
    <w:rsid w:val="00191283"/>
    <w:rsid w:val="00191300"/>
    <w:rsid w:val="0019142D"/>
    <w:rsid w:val="0019143A"/>
    <w:rsid w:val="001919F6"/>
    <w:rsid w:val="00192214"/>
    <w:rsid w:val="00192269"/>
    <w:rsid w:val="00192B09"/>
    <w:rsid w:val="00192D44"/>
    <w:rsid w:val="00192DD6"/>
    <w:rsid w:val="001930D1"/>
    <w:rsid w:val="00193148"/>
    <w:rsid w:val="001936B7"/>
    <w:rsid w:val="00193A5F"/>
    <w:rsid w:val="001944E1"/>
    <w:rsid w:val="00194B57"/>
    <w:rsid w:val="00194EA6"/>
    <w:rsid w:val="00195CD4"/>
    <w:rsid w:val="00196737"/>
    <w:rsid w:val="00196AF4"/>
    <w:rsid w:val="00196D9D"/>
    <w:rsid w:val="001975E9"/>
    <w:rsid w:val="001A00B4"/>
    <w:rsid w:val="001A0335"/>
    <w:rsid w:val="001A0486"/>
    <w:rsid w:val="001A0B63"/>
    <w:rsid w:val="001A0DB6"/>
    <w:rsid w:val="001A1019"/>
    <w:rsid w:val="001A11B2"/>
    <w:rsid w:val="001A12DF"/>
    <w:rsid w:val="001A1379"/>
    <w:rsid w:val="001A1C38"/>
    <w:rsid w:val="001A2439"/>
    <w:rsid w:val="001A2443"/>
    <w:rsid w:val="001A25A3"/>
    <w:rsid w:val="001A27F4"/>
    <w:rsid w:val="001A2A15"/>
    <w:rsid w:val="001A338A"/>
    <w:rsid w:val="001A38AA"/>
    <w:rsid w:val="001A3A41"/>
    <w:rsid w:val="001A3B60"/>
    <w:rsid w:val="001A3E11"/>
    <w:rsid w:val="001A4520"/>
    <w:rsid w:val="001A4950"/>
    <w:rsid w:val="001A4F4A"/>
    <w:rsid w:val="001A6754"/>
    <w:rsid w:val="001A67C4"/>
    <w:rsid w:val="001A7014"/>
    <w:rsid w:val="001A701B"/>
    <w:rsid w:val="001A753C"/>
    <w:rsid w:val="001A7756"/>
    <w:rsid w:val="001A7A45"/>
    <w:rsid w:val="001B03B0"/>
    <w:rsid w:val="001B08A5"/>
    <w:rsid w:val="001B0924"/>
    <w:rsid w:val="001B0BB1"/>
    <w:rsid w:val="001B0C11"/>
    <w:rsid w:val="001B1080"/>
    <w:rsid w:val="001B118A"/>
    <w:rsid w:val="001B1466"/>
    <w:rsid w:val="001B1B5B"/>
    <w:rsid w:val="001B22AB"/>
    <w:rsid w:val="001B26B7"/>
    <w:rsid w:val="001B2707"/>
    <w:rsid w:val="001B2BE6"/>
    <w:rsid w:val="001B2DE2"/>
    <w:rsid w:val="001B2F93"/>
    <w:rsid w:val="001B39E6"/>
    <w:rsid w:val="001B3B6F"/>
    <w:rsid w:val="001B425C"/>
    <w:rsid w:val="001B4F65"/>
    <w:rsid w:val="001B5219"/>
    <w:rsid w:val="001B547F"/>
    <w:rsid w:val="001B5B5B"/>
    <w:rsid w:val="001B6583"/>
    <w:rsid w:val="001B6AA8"/>
    <w:rsid w:val="001B6CDB"/>
    <w:rsid w:val="001B6DAF"/>
    <w:rsid w:val="001C0E1B"/>
    <w:rsid w:val="001C11A6"/>
    <w:rsid w:val="001C2193"/>
    <w:rsid w:val="001C2656"/>
    <w:rsid w:val="001C2875"/>
    <w:rsid w:val="001C2876"/>
    <w:rsid w:val="001C34A0"/>
    <w:rsid w:val="001C3AF6"/>
    <w:rsid w:val="001C4003"/>
    <w:rsid w:val="001C4435"/>
    <w:rsid w:val="001C4BED"/>
    <w:rsid w:val="001C4F18"/>
    <w:rsid w:val="001C522D"/>
    <w:rsid w:val="001C56B0"/>
    <w:rsid w:val="001C56BE"/>
    <w:rsid w:val="001C5A2A"/>
    <w:rsid w:val="001C69B3"/>
    <w:rsid w:val="001D02BA"/>
    <w:rsid w:val="001D0AE5"/>
    <w:rsid w:val="001D22ED"/>
    <w:rsid w:val="001D2B0D"/>
    <w:rsid w:val="001D31AA"/>
    <w:rsid w:val="001D32F7"/>
    <w:rsid w:val="001D37C2"/>
    <w:rsid w:val="001D3CC0"/>
    <w:rsid w:val="001D412A"/>
    <w:rsid w:val="001D49AA"/>
    <w:rsid w:val="001D4CDC"/>
    <w:rsid w:val="001D5A45"/>
    <w:rsid w:val="001D5FE2"/>
    <w:rsid w:val="001D6D0D"/>
    <w:rsid w:val="001D727F"/>
    <w:rsid w:val="001D7428"/>
    <w:rsid w:val="001D7BF4"/>
    <w:rsid w:val="001DF938"/>
    <w:rsid w:val="001DFE45"/>
    <w:rsid w:val="001E059A"/>
    <w:rsid w:val="001E1A6E"/>
    <w:rsid w:val="001E1CE4"/>
    <w:rsid w:val="001E1F53"/>
    <w:rsid w:val="001E3922"/>
    <w:rsid w:val="001E3E5D"/>
    <w:rsid w:val="001E41FE"/>
    <w:rsid w:val="001E4624"/>
    <w:rsid w:val="001E4805"/>
    <w:rsid w:val="001E49CA"/>
    <w:rsid w:val="001E5350"/>
    <w:rsid w:val="001E608D"/>
    <w:rsid w:val="001E6B58"/>
    <w:rsid w:val="001E72B5"/>
    <w:rsid w:val="001E7829"/>
    <w:rsid w:val="001E7C8E"/>
    <w:rsid w:val="001F102F"/>
    <w:rsid w:val="001F1691"/>
    <w:rsid w:val="001F1BBB"/>
    <w:rsid w:val="001F1BDF"/>
    <w:rsid w:val="001F1FD5"/>
    <w:rsid w:val="001F2731"/>
    <w:rsid w:val="001F28DA"/>
    <w:rsid w:val="001F31EC"/>
    <w:rsid w:val="001F3250"/>
    <w:rsid w:val="001F33A8"/>
    <w:rsid w:val="001F3424"/>
    <w:rsid w:val="001F38E4"/>
    <w:rsid w:val="001F41D2"/>
    <w:rsid w:val="001F4599"/>
    <w:rsid w:val="001F4DD6"/>
    <w:rsid w:val="001F5112"/>
    <w:rsid w:val="001F519C"/>
    <w:rsid w:val="001F643C"/>
    <w:rsid w:val="001F666A"/>
    <w:rsid w:val="001F66F7"/>
    <w:rsid w:val="001F7261"/>
    <w:rsid w:val="001F7561"/>
    <w:rsid w:val="001F7EC3"/>
    <w:rsid w:val="001F7EDB"/>
    <w:rsid w:val="001F7FCF"/>
    <w:rsid w:val="00200594"/>
    <w:rsid w:val="00201332"/>
    <w:rsid w:val="00201526"/>
    <w:rsid w:val="00201854"/>
    <w:rsid w:val="00201B22"/>
    <w:rsid w:val="0020247C"/>
    <w:rsid w:val="0020350B"/>
    <w:rsid w:val="00203788"/>
    <w:rsid w:val="00203B35"/>
    <w:rsid w:val="00203C75"/>
    <w:rsid w:val="00204146"/>
    <w:rsid w:val="00204566"/>
    <w:rsid w:val="00204ADE"/>
    <w:rsid w:val="00204AE7"/>
    <w:rsid w:val="00204B26"/>
    <w:rsid w:val="00204DDE"/>
    <w:rsid w:val="00205422"/>
    <w:rsid w:val="002058BA"/>
    <w:rsid w:val="00205950"/>
    <w:rsid w:val="00205B8B"/>
    <w:rsid w:val="00205E0B"/>
    <w:rsid w:val="00206F16"/>
    <w:rsid w:val="00207099"/>
    <w:rsid w:val="00207666"/>
    <w:rsid w:val="00207F1D"/>
    <w:rsid w:val="00207F32"/>
    <w:rsid w:val="00207F4F"/>
    <w:rsid w:val="0021049F"/>
    <w:rsid w:val="0021069E"/>
    <w:rsid w:val="00210B24"/>
    <w:rsid w:val="00211338"/>
    <w:rsid w:val="0021141A"/>
    <w:rsid w:val="002117BC"/>
    <w:rsid w:val="002122A4"/>
    <w:rsid w:val="00212D04"/>
    <w:rsid w:val="00212FA4"/>
    <w:rsid w:val="002130DE"/>
    <w:rsid w:val="002132F1"/>
    <w:rsid w:val="002158A8"/>
    <w:rsid w:val="00215D65"/>
    <w:rsid w:val="00215E67"/>
    <w:rsid w:val="00216DE3"/>
    <w:rsid w:val="00216F51"/>
    <w:rsid w:val="002171E2"/>
    <w:rsid w:val="0022016F"/>
    <w:rsid w:val="002201F7"/>
    <w:rsid w:val="00220606"/>
    <w:rsid w:val="00220A15"/>
    <w:rsid w:val="00220CAD"/>
    <w:rsid w:val="002218AE"/>
    <w:rsid w:val="00221B01"/>
    <w:rsid w:val="00222393"/>
    <w:rsid w:val="00222715"/>
    <w:rsid w:val="002229C3"/>
    <w:rsid w:val="00222BE7"/>
    <w:rsid w:val="00222CB0"/>
    <w:rsid w:val="00222DB3"/>
    <w:rsid w:val="00223229"/>
    <w:rsid w:val="00223324"/>
    <w:rsid w:val="0022341F"/>
    <w:rsid w:val="002236A2"/>
    <w:rsid w:val="0022381E"/>
    <w:rsid w:val="002238C1"/>
    <w:rsid w:val="00223C04"/>
    <w:rsid w:val="0022415B"/>
    <w:rsid w:val="00224180"/>
    <w:rsid w:val="0022418E"/>
    <w:rsid w:val="00224E74"/>
    <w:rsid w:val="00224F61"/>
    <w:rsid w:val="00226A4F"/>
    <w:rsid w:val="002273D2"/>
    <w:rsid w:val="00227BE0"/>
    <w:rsid w:val="002303F3"/>
    <w:rsid w:val="002304C5"/>
    <w:rsid w:val="0023066D"/>
    <w:rsid w:val="0023086D"/>
    <w:rsid w:val="00230FBA"/>
    <w:rsid w:val="00231235"/>
    <w:rsid w:val="00231598"/>
    <w:rsid w:val="002315C2"/>
    <w:rsid w:val="0023202A"/>
    <w:rsid w:val="00232B6A"/>
    <w:rsid w:val="00232E7A"/>
    <w:rsid w:val="002332B4"/>
    <w:rsid w:val="00233681"/>
    <w:rsid w:val="002336B3"/>
    <w:rsid w:val="002338DB"/>
    <w:rsid w:val="00233A73"/>
    <w:rsid w:val="00234848"/>
    <w:rsid w:val="00234D47"/>
    <w:rsid w:val="002353B3"/>
    <w:rsid w:val="00235F88"/>
    <w:rsid w:val="00236299"/>
    <w:rsid w:val="0023658D"/>
    <w:rsid w:val="00237227"/>
    <w:rsid w:val="002379A5"/>
    <w:rsid w:val="00237A8E"/>
    <w:rsid w:val="0023E946"/>
    <w:rsid w:val="0024015D"/>
    <w:rsid w:val="00240617"/>
    <w:rsid w:val="00240FA1"/>
    <w:rsid w:val="002411F1"/>
    <w:rsid w:val="002415F2"/>
    <w:rsid w:val="00241748"/>
    <w:rsid w:val="0024263D"/>
    <w:rsid w:val="00242D3F"/>
    <w:rsid w:val="00243333"/>
    <w:rsid w:val="00243D65"/>
    <w:rsid w:val="0024403B"/>
    <w:rsid w:val="00244397"/>
    <w:rsid w:val="002449A9"/>
    <w:rsid w:val="00245670"/>
    <w:rsid w:val="00245BFA"/>
    <w:rsid w:val="00245D70"/>
    <w:rsid w:val="002462DB"/>
    <w:rsid w:val="002463B8"/>
    <w:rsid w:val="002463FE"/>
    <w:rsid w:val="00246C9C"/>
    <w:rsid w:val="00246D07"/>
    <w:rsid w:val="00246DE2"/>
    <w:rsid w:val="00247425"/>
    <w:rsid w:val="00247D8D"/>
    <w:rsid w:val="00250189"/>
    <w:rsid w:val="00250552"/>
    <w:rsid w:val="002505D9"/>
    <w:rsid w:val="0025107F"/>
    <w:rsid w:val="00251933"/>
    <w:rsid w:val="00251A42"/>
    <w:rsid w:val="00251EC4"/>
    <w:rsid w:val="0025207D"/>
    <w:rsid w:val="0025211C"/>
    <w:rsid w:val="002523F0"/>
    <w:rsid w:val="0025277E"/>
    <w:rsid w:val="00252A95"/>
    <w:rsid w:val="0025315D"/>
    <w:rsid w:val="002535DC"/>
    <w:rsid w:val="0025381C"/>
    <w:rsid w:val="00253DF1"/>
    <w:rsid w:val="00254291"/>
    <w:rsid w:val="0025469C"/>
    <w:rsid w:val="002548EB"/>
    <w:rsid w:val="00254D10"/>
    <w:rsid w:val="002550F2"/>
    <w:rsid w:val="0025561E"/>
    <w:rsid w:val="002556CC"/>
    <w:rsid w:val="00255FF8"/>
    <w:rsid w:val="00256784"/>
    <w:rsid w:val="002569B9"/>
    <w:rsid w:val="00257559"/>
    <w:rsid w:val="00257745"/>
    <w:rsid w:val="0025787C"/>
    <w:rsid w:val="002600F2"/>
    <w:rsid w:val="002604EB"/>
    <w:rsid w:val="002607AE"/>
    <w:rsid w:val="00260944"/>
    <w:rsid w:val="00261044"/>
    <w:rsid w:val="00261A32"/>
    <w:rsid w:val="00261F4A"/>
    <w:rsid w:val="0026260A"/>
    <w:rsid w:val="0026289C"/>
    <w:rsid w:val="00263517"/>
    <w:rsid w:val="00263542"/>
    <w:rsid w:val="0026390C"/>
    <w:rsid w:val="00263A07"/>
    <w:rsid w:val="00263A92"/>
    <w:rsid w:val="00263C85"/>
    <w:rsid w:val="00264CD6"/>
    <w:rsid w:val="00264DE8"/>
    <w:rsid w:val="0026633F"/>
    <w:rsid w:val="002667BB"/>
    <w:rsid w:val="002674AA"/>
    <w:rsid w:val="00267BDA"/>
    <w:rsid w:val="00267DF9"/>
    <w:rsid w:val="002704FF"/>
    <w:rsid w:val="00270633"/>
    <w:rsid w:val="0027084D"/>
    <w:rsid w:val="00270AF2"/>
    <w:rsid w:val="00270C5B"/>
    <w:rsid w:val="00270D7B"/>
    <w:rsid w:val="0027125A"/>
    <w:rsid w:val="002713F5"/>
    <w:rsid w:val="002717D0"/>
    <w:rsid w:val="00271ACA"/>
    <w:rsid w:val="00271CD5"/>
    <w:rsid w:val="00271D54"/>
    <w:rsid w:val="0027229A"/>
    <w:rsid w:val="002722EA"/>
    <w:rsid w:val="00273428"/>
    <w:rsid w:val="002737B4"/>
    <w:rsid w:val="002737B6"/>
    <w:rsid w:val="0027395B"/>
    <w:rsid w:val="00274014"/>
    <w:rsid w:val="00274190"/>
    <w:rsid w:val="0027471E"/>
    <w:rsid w:val="00275EDB"/>
    <w:rsid w:val="00275F6B"/>
    <w:rsid w:val="00276182"/>
    <w:rsid w:val="0027629A"/>
    <w:rsid w:val="002763A8"/>
    <w:rsid w:val="00276B22"/>
    <w:rsid w:val="00276DFD"/>
    <w:rsid w:val="00276E92"/>
    <w:rsid w:val="002772A7"/>
    <w:rsid w:val="00277772"/>
    <w:rsid w:val="00277D2C"/>
    <w:rsid w:val="0028067B"/>
    <w:rsid w:val="00280A70"/>
    <w:rsid w:val="002814E3"/>
    <w:rsid w:val="00281514"/>
    <w:rsid w:val="002815D0"/>
    <w:rsid w:val="00281789"/>
    <w:rsid w:val="002818A2"/>
    <w:rsid w:val="002818AD"/>
    <w:rsid w:val="002819D9"/>
    <w:rsid w:val="002819EF"/>
    <w:rsid w:val="002822F6"/>
    <w:rsid w:val="00282A66"/>
    <w:rsid w:val="00282AB4"/>
    <w:rsid w:val="00282BC1"/>
    <w:rsid w:val="00282E38"/>
    <w:rsid w:val="00283BDA"/>
    <w:rsid w:val="00283D28"/>
    <w:rsid w:val="00283E20"/>
    <w:rsid w:val="00283E5F"/>
    <w:rsid w:val="002842E5"/>
    <w:rsid w:val="00284518"/>
    <w:rsid w:val="00285827"/>
    <w:rsid w:val="0028641A"/>
    <w:rsid w:val="00286501"/>
    <w:rsid w:val="00286997"/>
    <w:rsid w:val="00286A74"/>
    <w:rsid w:val="00286D76"/>
    <w:rsid w:val="0028709F"/>
    <w:rsid w:val="002871FE"/>
    <w:rsid w:val="00287F59"/>
    <w:rsid w:val="00290103"/>
    <w:rsid w:val="002905DC"/>
    <w:rsid w:val="00291124"/>
    <w:rsid w:val="00291545"/>
    <w:rsid w:val="00291640"/>
    <w:rsid w:val="00291BB1"/>
    <w:rsid w:val="00291D09"/>
    <w:rsid w:val="00291E35"/>
    <w:rsid w:val="00292394"/>
    <w:rsid w:val="00292551"/>
    <w:rsid w:val="0029256C"/>
    <w:rsid w:val="00292D37"/>
    <w:rsid w:val="00293904"/>
    <w:rsid w:val="00294BCE"/>
    <w:rsid w:val="0029536B"/>
    <w:rsid w:val="00295B83"/>
    <w:rsid w:val="00296021"/>
    <w:rsid w:val="002961A8"/>
    <w:rsid w:val="0029699F"/>
    <w:rsid w:val="002973E0"/>
    <w:rsid w:val="002978BD"/>
    <w:rsid w:val="00297E96"/>
    <w:rsid w:val="002A0322"/>
    <w:rsid w:val="002A0383"/>
    <w:rsid w:val="002A055D"/>
    <w:rsid w:val="002A08D8"/>
    <w:rsid w:val="002A09F0"/>
    <w:rsid w:val="002A15C9"/>
    <w:rsid w:val="002A1AB1"/>
    <w:rsid w:val="002A1F09"/>
    <w:rsid w:val="002A2148"/>
    <w:rsid w:val="002A223B"/>
    <w:rsid w:val="002A2401"/>
    <w:rsid w:val="002A2564"/>
    <w:rsid w:val="002A27FC"/>
    <w:rsid w:val="002A2C67"/>
    <w:rsid w:val="002A2E54"/>
    <w:rsid w:val="002A2F5A"/>
    <w:rsid w:val="002A35BA"/>
    <w:rsid w:val="002A368C"/>
    <w:rsid w:val="002A3983"/>
    <w:rsid w:val="002A39BF"/>
    <w:rsid w:val="002A4814"/>
    <w:rsid w:val="002A4AFB"/>
    <w:rsid w:val="002A5126"/>
    <w:rsid w:val="002A5CD2"/>
    <w:rsid w:val="002A5DE9"/>
    <w:rsid w:val="002A69C4"/>
    <w:rsid w:val="002A6B65"/>
    <w:rsid w:val="002A715B"/>
    <w:rsid w:val="002A72AF"/>
    <w:rsid w:val="002A7798"/>
    <w:rsid w:val="002A7AA8"/>
    <w:rsid w:val="002B0355"/>
    <w:rsid w:val="002B0548"/>
    <w:rsid w:val="002B05E7"/>
    <w:rsid w:val="002B07A7"/>
    <w:rsid w:val="002B07D4"/>
    <w:rsid w:val="002B0AC1"/>
    <w:rsid w:val="002B0C88"/>
    <w:rsid w:val="002B1257"/>
    <w:rsid w:val="002B12C5"/>
    <w:rsid w:val="002B1670"/>
    <w:rsid w:val="002B19A4"/>
    <w:rsid w:val="002B1C5E"/>
    <w:rsid w:val="002B2859"/>
    <w:rsid w:val="002B2D99"/>
    <w:rsid w:val="002B3901"/>
    <w:rsid w:val="002B413C"/>
    <w:rsid w:val="002B42F6"/>
    <w:rsid w:val="002B4879"/>
    <w:rsid w:val="002B50C9"/>
    <w:rsid w:val="002B5BF5"/>
    <w:rsid w:val="002B601B"/>
    <w:rsid w:val="002B63AA"/>
    <w:rsid w:val="002B6A06"/>
    <w:rsid w:val="002C010F"/>
    <w:rsid w:val="002C047D"/>
    <w:rsid w:val="002C0D94"/>
    <w:rsid w:val="002C13C9"/>
    <w:rsid w:val="002C1B03"/>
    <w:rsid w:val="002C1C22"/>
    <w:rsid w:val="002C1CB3"/>
    <w:rsid w:val="002C20C1"/>
    <w:rsid w:val="002C2763"/>
    <w:rsid w:val="002C2A5F"/>
    <w:rsid w:val="002C401C"/>
    <w:rsid w:val="002C43AE"/>
    <w:rsid w:val="002C49FB"/>
    <w:rsid w:val="002C4E4D"/>
    <w:rsid w:val="002C4FFF"/>
    <w:rsid w:val="002C526C"/>
    <w:rsid w:val="002C52E3"/>
    <w:rsid w:val="002C5CDC"/>
    <w:rsid w:val="002C6940"/>
    <w:rsid w:val="002C6B9F"/>
    <w:rsid w:val="002C74B1"/>
    <w:rsid w:val="002C7ABE"/>
    <w:rsid w:val="002C7E54"/>
    <w:rsid w:val="002D09CC"/>
    <w:rsid w:val="002D0B7F"/>
    <w:rsid w:val="002D0C87"/>
    <w:rsid w:val="002D0D42"/>
    <w:rsid w:val="002D11D6"/>
    <w:rsid w:val="002D1F34"/>
    <w:rsid w:val="002D207C"/>
    <w:rsid w:val="002D2103"/>
    <w:rsid w:val="002D2F3F"/>
    <w:rsid w:val="002D35DF"/>
    <w:rsid w:val="002D368B"/>
    <w:rsid w:val="002D3738"/>
    <w:rsid w:val="002D3B9F"/>
    <w:rsid w:val="002D3C58"/>
    <w:rsid w:val="002D42BA"/>
    <w:rsid w:val="002D4736"/>
    <w:rsid w:val="002D47CF"/>
    <w:rsid w:val="002D4E22"/>
    <w:rsid w:val="002D4F1C"/>
    <w:rsid w:val="002D541E"/>
    <w:rsid w:val="002D55A1"/>
    <w:rsid w:val="002D59F7"/>
    <w:rsid w:val="002D5CDE"/>
    <w:rsid w:val="002D5D05"/>
    <w:rsid w:val="002D699F"/>
    <w:rsid w:val="002D6A6E"/>
    <w:rsid w:val="002D6B5E"/>
    <w:rsid w:val="002D6B7C"/>
    <w:rsid w:val="002D6F4C"/>
    <w:rsid w:val="002D7426"/>
    <w:rsid w:val="002D77D3"/>
    <w:rsid w:val="002D7936"/>
    <w:rsid w:val="002D7FAC"/>
    <w:rsid w:val="002E05B6"/>
    <w:rsid w:val="002E0830"/>
    <w:rsid w:val="002E09FB"/>
    <w:rsid w:val="002E0E9D"/>
    <w:rsid w:val="002E12A9"/>
    <w:rsid w:val="002E1488"/>
    <w:rsid w:val="002E14AD"/>
    <w:rsid w:val="002E17DF"/>
    <w:rsid w:val="002E19F0"/>
    <w:rsid w:val="002E1B50"/>
    <w:rsid w:val="002E1B7E"/>
    <w:rsid w:val="002E1D1E"/>
    <w:rsid w:val="002E2686"/>
    <w:rsid w:val="002E3BED"/>
    <w:rsid w:val="002E3D0A"/>
    <w:rsid w:val="002E4E44"/>
    <w:rsid w:val="002E53EA"/>
    <w:rsid w:val="002E5ED6"/>
    <w:rsid w:val="002E6029"/>
    <w:rsid w:val="002E6902"/>
    <w:rsid w:val="002E6F8B"/>
    <w:rsid w:val="002E75A0"/>
    <w:rsid w:val="002E7783"/>
    <w:rsid w:val="002F021B"/>
    <w:rsid w:val="002F07ED"/>
    <w:rsid w:val="002F0DB4"/>
    <w:rsid w:val="002F0F76"/>
    <w:rsid w:val="002F0FE9"/>
    <w:rsid w:val="002F104E"/>
    <w:rsid w:val="002F1EA4"/>
    <w:rsid w:val="002F1FBF"/>
    <w:rsid w:val="002F2144"/>
    <w:rsid w:val="002F2472"/>
    <w:rsid w:val="002F28A0"/>
    <w:rsid w:val="002F3A87"/>
    <w:rsid w:val="002F3A93"/>
    <w:rsid w:val="002F3EE5"/>
    <w:rsid w:val="002F4274"/>
    <w:rsid w:val="002F482E"/>
    <w:rsid w:val="002F48D8"/>
    <w:rsid w:val="002F4E55"/>
    <w:rsid w:val="002F4F42"/>
    <w:rsid w:val="002F57C6"/>
    <w:rsid w:val="002F64E0"/>
    <w:rsid w:val="002F676C"/>
    <w:rsid w:val="002F679B"/>
    <w:rsid w:val="002F6E3B"/>
    <w:rsid w:val="002F7A87"/>
    <w:rsid w:val="003000E1"/>
    <w:rsid w:val="00300FFD"/>
    <w:rsid w:val="00302FB4"/>
    <w:rsid w:val="003031C3"/>
    <w:rsid w:val="00303381"/>
    <w:rsid w:val="003034B5"/>
    <w:rsid w:val="00303DD5"/>
    <w:rsid w:val="00305C83"/>
    <w:rsid w:val="00305E0E"/>
    <w:rsid w:val="0030601B"/>
    <w:rsid w:val="00306532"/>
    <w:rsid w:val="00306610"/>
    <w:rsid w:val="003066C6"/>
    <w:rsid w:val="003079CB"/>
    <w:rsid w:val="00307AEF"/>
    <w:rsid w:val="00307D29"/>
    <w:rsid w:val="00307DC5"/>
    <w:rsid w:val="0031045A"/>
    <w:rsid w:val="003113DE"/>
    <w:rsid w:val="00311546"/>
    <w:rsid w:val="00311A1B"/>
    <w:rsid w:val="00312181"/>
    <w:rsid w:val="00312421"/>
    <w:rsid w:val="003131DA"/>
    <w:rsid w:val="00313910"/>
    <w:rsid w:val="00313D61"/>
    <w:rsid w:val="00313E2E"/>
    <w:rsid w:val="003147C5"/>
    <w:rsid w:val="00315144"/>
    <w:rsid w:val="003164B1"/>
    <w:rsid w:val="003172A3"/>
    <w:rsid w:val="00317641"/>
    <w:rsid w:val="00317A78"/>
    <w:rsid w:val="00317B12"/>
    <w:rsid w:val="00317BDA"/>
    <w:rsid w:val="00317C05"/>
    <w:rsid w:val="00317EF9"/>
    <w:rsid w:val="00317F69"/>
    <w:rsid w:val="0032045E"/>
    <w:rsid w:val="00320ABD"/>
    <w:rsid w:val="00320D41"/>
    <w:rsid w:val="00320FE3"/>
    <w:rsid w:val="0032170F"/>
    <w:rsid w:val="00321809"/>
    <w:rsid w:val="0032185B"/>
    <w:rsid w:val="00323689"/>
    <w:rsid w:val="00323A48"/>
    <w:rsid w:val="0032435A"/>
    <w:rsid w:val="00324BB5"/>
    <w:rsid w:val="003255D4"/>
    <w:rsid w:val="003255D8"/>
    <w:rsid w:val="0032593D"/>
    <w:rsid w:val="003259B4"/>
    <w:rsid w:val="0032686F"/>
    <w:rsid w:val="003269BA"/>
    <w:rsid w:val="003273CE"/>
    <w:rsid w:val="00327D10"/>
    <w:rsid w:val="00330291"/>
    <w:rsid w:val="00330854"/>
    <w:rsid w:val="00332049"/>
    <w:rsid w:val="0033227E"/>
    <w:rsid w:val="00332665"/>
    <w:rsid w:val="0033288C"/>
    <w:rsid w:val="00332C56"/>
    <w:rsid w:val="0033314B"/>
    <w:rsid w:val="0033326D"/>
    <w:rsid w:val="00333369"/>
    <w:rsid w:val="00333737"/>
    <w:rsid w:val="00333920"/>
    <w:rsid w:val="00333B13"/>
    <w:rsid w:val="003345EA"/>
    <w:rsid w:val="0033492D"/>
    <w:rsid w:val="0033509F"/>
    <w:rsid w:val="00335C87"/>
    <w:rsid w:val="00335E0C"/>
    <w:rsid w:val="00335F1E"/>
    <w:rsid w:val="00336983"/>
    <w:rsid w:val="0033699E"/>
    <w:rsid w:val="00337779"/>
    <w:rsid w:val="003377DF"/>
    <w:rsid w:val="00340F04"/>
    <w:rsid w:val="0034125C"/>
    <w:rsid w:val="00341BA9"/>
    <w:rsid w:val="00342156"/>
    <w:rsid w:val="003422A5"/>
    <w:rsid w:val="00342D02"/>
    <w:rsid w:val="00342DF5"/>
    <w:rsid w:val="00342E21"/>
    <w:rsid w:val="00342FEF"/>
    <w:rsid w:val="00343765"/>
    <w:rsid w:val="00343C78"/>
    <w:rsid w:val="00343F14"/>
    <w:rsid w:val="003443F0"/>
    <w:rsid w:val="00344612"/>
    <w:rsid w:val="003446EE"/>
    <w:rsid w:val="00344903"/>
    <w:rsid w:val="00344C63"/>
    <w:rsid w:val="00344F88"/>
    <w:rsid w:val="0034548D"/>
    <w:rsid w:val="0034560D"/>
    <w:rsid w:val="00345BA6"/>
    <w:rsid w:val="00345BBE"/>
    <w:rsid w:val="00345C99"/>
    <w:rsid w:val="0034645B"/>
    <w:rsid w:val="003466E7"/>
    <w:rsid w:val="0034676E"/>
    <w:rsid w:val="00346788"/>
    <w:rsid w:val="0034679A"/>
    <w:rsid w:val="00346973"/>
    <w:rsid w:val="00346B5D"/>
    <w:rsid w:val="00346CE6"/>
    <w:rsid w:val="0034744E"/>
    <w:rsid w:val="00347A95"/>
    <w:rsid w:val="00347DA5"/>
    <w:rsid w:val="00347E73"/>
    <w:rsid w:val="0035013A"/>
    <w:rsid w:val="00350210"/>
    <w:rsid w:val="003502AA"/>
    <w:rsid w:val="00350430"/>
    <w:rsid w:val="003508F2"/>
    <w:rsid w:val="00350B5B"/>
    <w:rsid w:val="003517C5"/>
    <w:rsid w:val="00351F36"/>
    <w:rsid w:val="00352DB0"/>
    <w:rsid w:val="00352FBF"/>
    <w:rsid w:val="00353FF6"/>
    <w:rsid w:val="00354166"/>
    <w:rsid w:val="0035418C"/>
    <w:rsid w:val="003545EA"/>
    <w:rsid w:val="003547E9"/>
    <w:rsid w:val="003553B1"/>
    <w:rsid w:val="0035552D"/>
    <w:rsid w:val="003556F2"/>
    <w:rsid w:val="00355C48"/>
    <w:rsid w:val="00355EAA"/>
    <w:rsid w:val="003561C0"/>
    <w:rsid w:val="0035640B"/>
    <w:rsid w:val="00356B21"/>
    <w:rsid w:val="00356E46"/>
    <w:rsid w:val="003571A7"/>
    <w:rsid w:val="00357487"/>
    <w:rsid w:val="003574D5"/>
    <w:rsid w:val="00357750"/>
    <w:rsid w:val="00357A7B"/>
    <w:rsid w:val="003603A2"/>
    <w:rsid w:val="003615DA"/>
    <w:rsid w:val="0036168A"/>
    <w:rsid w:val="00361A1C"/>
    <w:rsid w:val="00361B71"/>
    <w:rsid w:val="00361F4B"/>
    <w:rsid w:val="003625F1"/>
    <w:rsid w:val="00362759"/>
    <w:rsid w:val="00362DF0"/>
    <w:rsid w:val="00363540"/>
    <w:rsid w:val="0036370E"/>
    <w:rsid w:val="003639DD"/>
    <w:rsid w:val="00363A7D"/>
    <w:rsid w:val="0036496C"/>
    <w:rsid w:val="0036536F"/>
    <w:rsid w:val="003658DF"/>
    <w:rsid w:val="003666DB"/>
    <w:rsid w:val="003666DF"/>
    <w:rsid w:val="003669DA"/>
    <w:rsid w:val="00366B0C"/>
    <w:rsid w:val="00366DAA"/>
    <w:rsid w:val="00367113"/>
    <w:rsid w:val="003673BB"/>
    <w:rsid w:val="003676D4"/>
    <w:rsid w:val="003679D6"/>
    <w:rsid w:val="00370A98"/>
    <w:rsid w:val="00370C9B"/>
    <w:rsid w:val="00370DDE"/>
    <w:rsid w:val="00371027"/>
    <w:rsid w:val="0037146C"/>
    <w:rsid w:val="003715CE"/>
    <w:rsid w:val="00371B11"/>
    <w:rsid w:val="00371D99"/>
    <w:rsid w:val="003724F1"/>
    <w:rsid w:val="003729A7"/>
    <w:rsid w:val="0037323C"/>
    <w:rsid w:val="00373350"/>
    <w:rsid w:val="0037335D"/>
    <w:rsid w:val="00374B64"/>
    <w:rsid w:val="00374DEF"/>
    <w:rsid w:val="00375BDF"/>
    <w:rsid w:val="00375D73"/>
    <w:rsid w:val="003764C9"/>
    <w:rsid w:val="00377822"/>
    <w:rsid w:val="00377888"/>
    <w:rsid w:val="00377DC7"/>
    <w:rsid w:val="003805B5"/>
    <w:rsid w:val="00380814"/>
    <w:rsid w:val="0038224C"/>
    <w:rsid w:val="003823CD"/>
    <w:rsid w:val="003826A9"/>
    <w:rsid w:val="003827D5"/>
    <w:rsid w:val="003829E2"/>
    <w:rsid w:val="003832A0"/>
    <w:rsid w:val="00383457"/>
    <w:rsid w:val="0038357C"/>
    <w:rsid w:val="0038383F"/>
    <w:rsid w:val="003838DF"/>
    <w:rsid w:val="00383C96"/>
    <w:rsid w:val="00383CD0"/>
    <w:rsid w:val="00383D63"/>
    <w:rsid w:val="00384261"/>
    <w:rsid w:val="0038486C"/>
    <w:rsid w:val="00384AE1"/>
    <w:rsid w:val="003854FA"/>
    <w:rsid w:val="00385FB6"/>
    <w:rsid w:val="00385FF5"/>
    <w:rsid w:val="003863FE"/>
    <w:rsid w:val="0038640A"/>
    <w:rsid w:val="003865A8"/>
    <w:rsid w:val="003866B6"/>
    <w:rsid w:val="0038695D"/>
    <w:rsid w:val="00386BF0"/>
    <w:rsid w:val="00386D99"/>
    <w:rsid w:val="00386F10"/>
    <w:rsid w:val="00387A47"/>
    <w:rsid w:val="00387DBA"/>
    <w:rsid w:val="00387EEB"/>
    <w:rsid w:val="00390188"/>
    <w:rsid w:val="0039039C"/>
    <w:rsid w:val="003906A0"/>
    <w:rsid w:val="003908A3"/>
    <w:rsid w:val="00390ADB"/>
    <w:rsid w:val="00390B91"/>
    <w:rsid w:val="00391A4C"/>
    <w:rsid w:val="00392305"/>
    <w:rsid w:val="003926A6"/>
    <w:rsid w:val="00392AD0"/>
    <w:rsid w:val="00392D29"/>
    <w:rsid w:val="00392F1F"/>
    <w:rsid w:val="003932D1"/>
    <w:rsid w:val="00394C2A"/>
    <w:rsid w:val="00394C6F"/>
    <w:rsid w:val="00394CFD"/>
    <w:rsid w:val="00394D3A"/>
    <w:rsid w:val="00394D4B"/>
    <w:rsid w:val="00394DC6"/>
    <w:rsid w:val="00395043"/>
    <w:rsid w:val="003953BA"/>
    <w:rsid w:val="003953E7"/>
    <w:rsid w:val="0039639B"/>
    <w:rsid w:val="0039673A"/>
    <w:rsid w:val="00396822"/>
    <w:rsid w:val="00397830"/>
    <w:rsid w:val="00397C2A"/>
    <w:rsid w:val="003A052B"/>
    <w:rsid w:val="003A078D"/>
    <w:rsid w:val="003A0F77"/>
    <w:rsid w:val="003A10A3"/>
    <w:rsid w:val="003A1421"/>
    <w:rsid w:val="003A26D7"/>
    <w:rsid w:val="003A2F9A"/>
    <w:rsid w:val="003A3180"/>
    <w:rsid w:val="003A3492"/>
    <w:rsid w:val="003A45C5"/>
    <w:rsid w:val="003A4CE5"/>
    <w:rsid w:val="003A5241"/>
    <w:rsid w:val="003A559C"/>
    <w:rsid w:val="003A573F"/>
    <w:rsid w:val="003A58C9"/>
    <w:rsid w:val="003A5B4F"/>
    <w:rsid w:val="003A646B"/>
    <w:rsid w:val="003A6511"/>
    <w:rsid w:val="003A65C1"/>
    <w:rsid w:val="003A6DF0"/>
    <w:rsid w:val="003A704F"/>
    <w:rsid w:val="003A74B6"/>
    <w:rsid w:val="003B0026"/>
    <w:rsid w:val="003B012B"/>
    <w:rsid w:val="003B04CF"/>
    <w:rsid w:val="003B0B4E"/>
    <w:rsid w:val="003B0F44"/>
    <w:rsid w:val="003B17AC"/>
    <w:rsid w:val="003B2DBD"/>
    <w:rsid w:val="003B2EAF"/>
    <w:rsid w:val="003B3356"/>
    <w:rsid w:val="003B337A"/>
    <w:rsid w:val="003B3E70"/>
    <w:rsid w:val="003B4374"/>
    <w:rsid w:val="003B465F"/>
    <w:rsid w:val="003B499A"/>
    <w:rsid w:val="003B4BD0"/>
    <w:rsid w:val="003B4D56"/>
    <w:rsid w:val="003B4EED"/>
    <w:rsid w:val="003B53FA"/>
    <w:rsid w:val="003B61F8"/>
    <w:rsid w:val="003B62F4"/>
    <w:rsid w:val="003B6AE3"/>
    <w:rsid w:val="003B7930"/>
    <w:rsid w:val="003B79AC"/>
    <w:rsid w:val="003BD9C1"/>
    <w:rsid w:val="003C0F5B"/>
    <w:rsid w:val="003C1165"/>
    <w:rsid w:val="003C1283"/>
    <w:rsid w:val="003C1663"/>
    <w:rsid w:val="003C17BA"/>
    <w:rsid w:val="003C19EC"/>
    <w:rsid w:val="003C1C3B"/>
    <w:rsid w:val="003C1CAC"/>
    <w:rsid w:val="003C1E48"/>
    <w:rsid w:val="003C224F"/>
    <w:rsid w:val="003C2A96"/>
    <w:rsid w:val="003C2B57"/>
    <w:rsid w:val="003C313F"/>
    <w:rsid w:val="003C31C3"/>
    <w:rsid w:val="003C3BB0"/>
    <w:rsid w:val="003C3F70"/>
    <w:rsid w:val="003C417F"/>
    <w:rsid w:val="003C4870"/>
    <w:rsid w:val="003C4A55"/>
    <w:rsid w:val="003C4CFB"/>
    <w:rsid w:val="003C4E1B"/>
    <w:rsid w:val="003C4EC2"/>
    <w:rsid w:val="003C53CB"/>
    <w:rsid w:val="003C55FF"/>
    <w:rsid w:val="003C58E5"/>
    <w:rsid w:val="003C5904"/>
    <w:rsid w:val="003C5C2A"/>
    <w:rsid w:val="003C5DF9"/>
    <w:rsid w:val="003C63DB"/>
    <w:rsid w:val="003C68F0"/>
    <w:rsid w:val="003C6B55"/>
    <w:rsid w:val="003C77FE"/>
    <w:rsid w:val="003C7A39"/>
    <w:rsid w:val="003C7ECC"/>
    <w:rsid w:val="003D0092"/>
    <w:rsid w:val="003D0C2D"/>
    <w:rsid w:val="003D0D37"/>
    <w:rsid w:val="003D11F2"/>
    <w:rsid w:val="003D162A"/>
    <w:rsid w:val="003D196A"/>
    <w:rsid w:val="003D1D04"/>
    <w:rsid w:val="003D1F43"/>
    <w:rsid w:val="003D20E9"/>
    <w:rsid w:val="003D2498"/>
    <w:rsid w:val="003D2521"/>
    <w:rsid w:val="003D2A5B"/>
    <w:rsid w:val="003D2AC9"/>
    <w:rsid w:val="003D3578"/>
    <w:rsid w:val="003D3734"/>
    <w:rsid w:val="003D47B7"/>
    <w:rsid w:val="003D4CA3"/>
    <w:rsid w:val="003D4F3B"/>
    <w:rsid w:val="003D4FD0"/>
    <w:rsid w:val="003D5187"/>
    <w:rsid w:val="003D5650"/>
    <w:rsid w:val="003D5B23"/>
    <w:rsid w:val="003D5BEE"/>
    <w:rsid w:val="003D6516"/>
    <w:rsid w:val="003D77BF"/>
    <w:rsid w:val="003D7904"/>
    <w:rsid w:val="003E000D"/>
    <w:rsid w:val="003E03C1"/>
    <w:rsid w:val="003E0634"/>
    <w:rsid w:val="003E0636"/>
    <w:rsid w:val="003E070E"/>
    <w:rsid w:val="003E08AE"/>
    <w:rsid w:val="003E0A02"/>
    <w:rsid w:val="003E11DB"/>
    <w:rsid w:val="003E1231"/>
    <w:rsid w:val="003E15E2"/>
    <w:rsid w:val="003E1913"/>
    <w:rsid w:val="003E192E"/>
    <w:rsid w:val="003E1A04"/>
    <w:rsid w:val="003E2083"/>
    <w:rsid w:val="003E2D1E"/>
    <w:rsid w:val="003E2EF5"/>
    <w:rsid w:val="003E30E5"/>
    <w:rsid w:val="003E31C5"/>
    <w:rsid w:val="003E3334"/>
    <w:rsid w:val="003E337A"/>
    <w:rsid w:val="003E3CE7"/>
    <w:rsid w:val="003E4090"/>
    <w:rsid w:val="003E43DF"/>
    <w:rsid w:val="003E441F"/>
    <w:rsid w:val="003E4896"/>
    <w:rsid w:val="003E4A7A"/>
    <w:rsid w:val="003E5725"/>
    <w:rsid w:val="003E57B9"/>
    <w:rsid w:val="003E5DAC"/>
    <w:rsid w:val="003E5F51"/>
    <w:rsid w:val="003E6A1E"/>
    <w:rsid w:val="003E6B10"/>
    <w:rsid w:val="003E6C2B"/>
    <w:rsid w:val="003E6D6E"/>
    <w:rsid w:val="003E6EB8"/>
    <w:rsid w:val="003E7007"/>
    <w:rsid w:val="003E704E"/>
    <w:rsid w:val="003F0B4E"/>
    <w:rsid w:val="003F0D28"/>
    <w:rsid w:val="003F121C"/>
    <w:rsid w:val="003F17A3"/>
    <w:rsid w:val="003F1DDE"/>
    <w:rsid w:val="003F245F"/>
    <w:rsid w:val="003F2FF9"/>
    <w:rsid w:val="003F33C0"/>
    <w:rsid w:val="003F34DB"/>
    <w:rsid w:val="003F362E"/>
    <w:rsid w:val="003F3666"/>
    <w:rsid w:val="003F41E8"/>
    <w:rsid w:val="003F4672"/>
    <w:rsid w:val="003F485E"/>
    <w:rsid w:val="003F4B68"/>
    <w:rsid w:val="003F4C8C"/>
    <w:rsid w:val="003F4E9B"/>
    <w:rsid w:val="003F50A7"/>
    <w:rsid w:val="003F521A"/>
    <w:rsid w:val="003F564F"/>
    <w:rsid w:val="003F566F"/>
    <w:rsid w:val="003F5BC1"/>
    <w:rsid w:val="003F5E9B"/>
    <w:rsid w:val="003F6291"/>
    <w:rsid w:val="003F64D6"/>
    <w:rsid w:val="003F6529"/>
    <w:rsid w:val="003F68FF"/>
    <w:rsid w:val="003F6C29"/>
    <w:rsid w:val="003F70C3"/>
    <w:rsid w:val="003F7107"/>
    <w:rsid w:val="003F7A0C"/>
    <w:rsid w:val="003FB4BB"/>
    <w:rsid w:val="004002AB"/>
    <w:rsid w:val="00400D0E"/>
    <w:rsid w:val="004010C6"/>
    <w:rsid w:val="004014BE"/>
    <w:rsid w:val="004019F3"/>
    <w:rsid w:val="00401ABB"/>
    <w:rsid w:val="00402084"/>
    <w:rsid w:val="004021DA"/>
    <w:rsid w:val="004028D4"/>
    <w:rsid w:val="00402E85"/>
    <w:rsid w:val="004037C0"/>
    <w:rsid w:val="0040425A"/>
    <w:rsid w:val="004046C8"/>
    <w:rsid w:val="00405087"/>
    <w:rsid w:val="00405E08"/>
    <w:rsid w:val="004067CE"/>
    <w:rsid w:val="004068BA"/>
    <w:rsid w:val="0040704F"/>
    <w:rsid w:val="00407348"/>
    <w:rsid w:val="00407C89"/>
    <w:rsid w:val="0040C2B6"/>
    <w:rsid w:val="00410EA8"/>
    <w:rsid w:val="004112C4"/>
    <w:rsid w:val="00411818"/>
    <w:rsid w:val="00411A0B"/>
    <w:rsid w:val="00411B72"/>
    <w:rsid w:val="004130FF"/>
    <w:rsid w:val="004134F9"/>
    <w:rsid w:val="00413F0D"/>
    <w:rsid w:val="004140FB"/>
    <w:rsid w:val="0041474A"/>
    <w:rsid w:val="00414CB4"/>
    <w:rsid w:val="00414CBA"/>
    <w:rsid w:val="00414EA5"/>
    <w:rsid w:val="0041643B"/>
    <w:rsid w:val="00416555"/>
    <w:rsid w:val="00416594"/>
    <w:rsid w:val="00416752"/>
    <w:rsid w:val="004175C0"/>
    <w:rsid w:val="00417762"/>
    <w:rsid w:val="0042019A"/>
    <w:rsid w:val="00420387"/>
    <w:rsid w:val="00420833"/>
    <w:rsid w:val="00421114"/>
    <w:rsid w:val="00421444"/>
    <w:rsid w:val="00421465"/>
    <w:rsid w:val="0042188F"/>
    <w:rsid w:val="00421CC3"/>
    <w:rsid w:val="00421E8E"/>
    <w:rsid w:val="00421FD4"/>
    <w:rsid w:val="0042270F"/>
    <w:rsid w:val="00422B56"/>
    <w:rsid w:val="00422EF3"/>
    <w:rsid w:val="00422FE2"/>
    <w:rsid w:val="004231A9"/>
    <w:rsid w:val="0042420E"/>
    <w:rsid w:val="0042482E"/>
    <w:rsid w:val="00424B6B"/>
    <w:rsid w:val="00425182"/>
    <w:rsid w:val="004251B3"/>
    <w:rsid w:val="004252FC"/>
    <w:rsid w:val="004255C8"/>
    <w:rsid w:val="00425619"/>
    <w:rsid w:val="00425621"/>
    <w:rsid w:val="004256A0"/>
    <w:rsid w:val="00425962"/>
    <w:rsid w:val="00425E07"/>
    <w:rsid w:val="00425F5E"/>
    <w:rsid w:val="004268E3"/>
    <w:rsid w:val="00427170"/>
    <w:rsid w:val="004271B8"/>
    <w:rsid w:val="00427903"/>
    <w:rsid w:val="00427E2E"/>
    <w:rsid w:val="00430488"/>
    <w:rsid w:val="004312CF"/>
    <w:rsid w:val="004316CA"/>
    <w:rsid w:val="00431F31"/>
    <w:rsid w:val="004321AB"/>
    <w:rsid w:val="0043247D"/>
    <w:rsid w:val="00432F22"/>
    <w:rsid w:val="00433529"/>
    <w:rsid w:val="00433603"/>
    <w:rsid w:val="00433D59"/>
    <w:rsid w:val="004348DF"/>
    <w:rsid w:val="00434AEB"/>
    <w:rsid w:val="00434E71"/>
    <w:rsid w:val="004351A9"/>
    <w:rsid w:val="00435386"/>
    <w:rsid w:val="004353A7"/>
    <w:rsid w:val="00435581"/>
    <w:rsid w:val="004356D9"/>
    <w:rsid w:val="00435AB5"/>
    <w:rsid w:val="00435B54"/>
    <w:rsid w:val="00435C36"/>
    <w:rsid w:val="00435DC6"/>
    <w:rsid w:val="00435E1B"/>
    <w:rsid w:val="00435E71"/>
    <w:rsid w:val="00436D11"/>
    <w:rsid w:val="00440A2D"/>
    <w:rsid w:val="00440BEF"/>
    <w:rsid w:val="00441A63"/>
    <w:rsid w:val="00441D12"/>
    <w:rsid w:val="00441E8D"/>
    <w:rsid w:val="00442094"/>
    <w:rsid w:val="00442314"/>
    <w:rsid w:val="004423FF"/>
    <w:rsid w:val="00442781"/>
    <w:rsid w:val="00442A9B"/>
    <w:rsid w:val="00442E99"/>
    <w:rsid w:val="0044306D"/>
    <w:rsid w:val="00443933"/>
    <w:rsid w:val="00443CEC"/>
    <w:rsid w:val="004442AF"/>
    <w:rsid w:val="004456E8"/>
    <w:rsid w:val="00445946"/>
    <w:rsid w:val="00445984"/>
    <w:rsid w:val="00445B36"/>
    <w:rsid w:val="00446537"/>
    <w:rsid w:val="004467EE"/>
    <w:rsid w:val="00446ACB"/>
    <w:rsid w:val="00446D2F"/>
    <w:rsid w:val="004471F9"/>
    <w:rsid w:val="0044720D"/>
    <w:rsid w:val="004473E7"/>
    <w:rsid w:val="0044779F"/>
    <w:rsid w:val="00447B4F"/>
    <w:rsid w:val="00450650"/>
    <w:rsid w:val="00450A9F"/>
    <w:rsid w:val="00450EFC"/>
    <w:rsid w:val="00451719"/>
    <w:rsid w:val="004517D1"/>
    <w:rsid w:val="00451E28"/>
    <w:rsid w:val="004522A8"/>
    <w:rsid w:val="00452853"/>
    <w:rsid w:val="00452EF4"/>
    <w:rsid w:val="00452F46"/>
    <w:rsid w:val="004535D8"/>
    <w:rsid w:val="004538A8"/>
    <w:rsid w:val="004538D8"/>
    <w:rsid w:val="0045404D"/>
    <w:rsid w:val="00454657"/>
    <w:rsid w:val="004546D1"/>
    <w:rsid w:val="004548B0"/>
    <w:rsid w:val="00454922"/>
    <w:rsid w:val="00454ABF"/>
    <w:rsid w:val="004550BD"/>
    <w:rsid w:val="004551F6"/>
    <w:rsid w:val="004552AC"/>
    <w:rsid w:val="00456542"/>
    <w:rsid w:val="00456B0C"/>
    <w:rsid w:val="00456B7F"/>
    <w:rsid w:val="00456BF9"/>
    <w:rsid w:val="00456FC0"/>
    <w:rsid w:val="0045785B"/>
    <w:rsid w:val="00457D59"/>
    <w:rsid w:val="00457D73"/>
    <w:rsid w:val="00460156"/>
    <w:rsid w:val="0046018A"/>
    <w:rsid w:val="004605E5"/>
    <w:rsid w:val="004609FA"/>
    <w:rsid w:val="00460B32"/>
    <w:rsid w:val="00460D81"/>
    <w:rsid w:val="004614CD"/>
    <w:rsid w:val="00461DAD"/>
    <w:rsid w:val="00461E6E"/>
    <w:rsid w:val="00462408"/>
    <w:rsid w:val="004624CD"/>
    <w:rsid w:val="00462782"/>
    <w:rsid w:val="00462A08"/>
    <w:rsid w:val="00463794"/>
    <w:rsid w:val="00463E00"/>
    <w:rsid w:val="00463F37"/>
    <w:rsid w:val="004654D1"/>
    <w:rsid w:val="004654E8"/>
    <w:rsid w:val="004655B9"/>
    <w:rsid w:val="00466296"/>
    <w:rsid w:val="004663D1"/>
    <w:rsid w:val="0046648D"/>
    <w:rsid w:val="0046650E"/>
    <w:rsid w:val="0046662A"/>
    <w:rsid w:val="004670CE"/>
    <w:rsid w:val="00467159"/>
    <w:rsid w:val="0046797A"/>
    <w:rsid w:val="00467B32"/>
    <w:rsid w:val="004702C9"/>
    <w:rsid w:val="00470DF5"/>
    <w:rsid w:val="0047118C"/>
    <w:rsid w:val="00471343"/>
    <w:rsid w:val="00471889"/>
    <w:rsid w:val="0047193C"/>
    <w:rsid w:val="00471B6B"/>
    <w:rsid w:val="00472534"/>
    <w:rsid w:val="00472AF8"/>
    <w:rsid w:val="00472DCA"/>
    <w:rsid w:val="00474471"/>
    <w:rsid w:val="004746E6"/>
    <w:rsid w:val="00474DB9"/>
    <w:rsid w:val="00475032"/>
    <w:rsid w:val="004754A0"/>
    <w:rsid w:val="004754F4"/>
    <w:rsid w:val="0047555C"/>
    <w:rsid w:val="00475575"/>
    <w:rsid w:val="00476848"/>
    <w:rsid w:val="004769D3"/>
    <w:rsid w:val="00476A00"/>
    <w:rsid w:val="00476A9D"/>
    <w:rsid w:val="00476C6B"/>
    <w:rsid w:val="004774C3"/>
    <w:rsid w:val="0047783E"/>
    <w:rsid w:val="00477B28"/>
    <w:rsid w:val="00477D05"/>
    <w:rsid w:val="0048030C"/>
    <w:rsid w:val="00480751"/>
    <w:rsid w:val="00481C8E"/>
    <w:rsid w:val="0048249B"/>
    <w:rsid w:val="0048289D"/>
    <w:rsid w:val="00482969"/>
    <w:rsid w:val="00482A2D"/>
    <w:rsid w:val="00482E03"/>
    <w:rsid w:val="00482EEA"/>
    <w:rsid w:val="00482F63"/>
    <w:rsid w:val="00483C57"/>
    <w:rsid w:val="00483F11"/>
    <w:rsid w:val="004847D8"/>
    <w:rsid w:val="00484D91"/>
    <w:rsid w:val="00484FE0"/>
    <w:rsid w:val="0048505F"/>
    <w:rsid w:val="0048515E"/>
    <w:rsid w:val="0048572A"/>
    <w:rsid w:val="0048586B"/>
    <w:rsid w:val="00486A51"/>
    <w:rsid w:val="00486F8E"/>
    <w:rsid w:val="00487C76"/>
    <w:rsid w:val="004901A9"/>
    <w:rsid w:val="004901FA"/>
    <w:rsid w:val="004907D3"/>
    <w:rsid w:val="0049100A"/>
    <w:rsid w:val="004915CA"/>
    <w:rsid w:val="00491618"/>
    <w:rsid w:val="004917EE"/>
    <w:rsid w:val="00491B16"/>
    <w:rsid w:val="00491B40"/>
    <w:rsid w:val="00491EF3"/>
    <w:rsid w:val="00492058"/>
    <w:rsid w:val="00492B7B"/>
    <w:rsid w:val="00492C7C"/>
    <w:rsid w:val="00493102"/>
    <w:rsid w:val="004939DD"/>
    <w:rsid w:val="00493DB5"/>
    <w:rsid w:val="00495173"/>
    <w:rsid w:val="0049576F"/>
    <w:rsid w:val="00495B2F"/>
    <w:rsid w:val="00495F71"/>
    <w:rsid w:val="00495F77"/>
    <w:rsid w:val="0049604B"/>
    <w:rsid w:val="00496522"/>
    <w:rsid w:val="004968A4"/>
    <w:rsid w:val="004972CD"/>
    <w:rsid w:val="004973A8"/>
    <w:rsid w:val="004974EC"/>
    <w:rsid w:val="004A051B"/>
    <w:rsid w:val="004A078B"/>
    <w:rsid w:val="004A08F2"/>
    <w:rsid w:val="004A0CE3"/>
    <w:rsid w:val="004A11CA"/>
    <w:rsid w:val="004A167A"/>
    <w:rsid w:val="004A1A8A"/>
    <w:rsid w:val="004A1CCA"/>
    <w:rsid w:val="004A1F7D"/>
    <w:rsid w:val="004A2996"/>
    <w:rsid w:val="004A2AE7"/>
    <w:rsid w:val="004A2BB2"/>
    <w:rsid w:val="004A2C0A"/>
    <w:rsid w:val="004A2E41"/>
    <w:rsid w:val="004A2EB5"/>
    <w:rsid w:val="004A3A83"/>
    <w:rsid w:val="004A3B11"/>
    <w:rsid w:val="004A3FE4"/>
    <w:rsid w:val="004A4207"/>
    <w:rsid w:val="004A42F4"/>
    <w:rsid w:val="004A4428"/>
    <w:rsid w:val="004A48EE"/>
    <w:rsid w:val="004A4A74"/>
    <w:rsid w:val="004A66B0"/>
    <w:rsid w:val="004A7173"/>
    <w:rsid w:val="004A76F8"/>
    <w:rsid w:val="004A7A01"/>
    <w:rsid w:val="004A7A4F"/>
    <w:rsid w:val="004A7D7A"/>
    <w:rsid w:val="004B07A5"/>
    <w:rsid w:val="004B0871"/>
    <w:rsid w:val="004B095F"/>
    <w:rsid w:val="004B0C11"/>
    <w:rsid w:val="004B0C61"/>
    <w:rsid w:val="004B0C8D"/>
    <w:rsid w:val="004B0D71"/>
    <w:rsid w:val="004B0E4B"/>
    <w:rsid w:val="004B0FB8"/>
    <w:rsid w:val="004B10A5"/>
    <w:rsid w:val="004B128C"/>
    <w:rsid w:val="004B128F"/>
    <w:rsid w:val="004B12D9"/>
    <w:rsid w:val="004B1DB3"/>
    <w:rsid w:val="004B1E5C"/>
    <w:rsid w:val="004B22C4"/>
    <w:rsid w:val="004B295F"/>
    <w:rsid w:val="004B33EA"/>
    <w:rsid w:val="004B3B68"/>
    <w:rsid w:val="004B3CA6"/>
    <w:rsid w:val="004B3DD4"/>
    <w:rsid w:val="004B45E6"/>
    <w:rsid w:val="004B5309"/>
    <w:rsid w:val="004B5546"/>
    <w:rsid w:val="004B55BD"/>
    <w:rsid w:val="004B606E"/>
    <w:rsid w:val="004B690C"/>
    <w:rsid w:val="004B72F5"/>
    <w:rsid w:val="004B7499"/>
    <w:rsid w:val="004C058A"/>
    <w:rsid w:val="004C12FC"/>
    <w:rsid w:val="004C158C"/>
    <w:rsid w:val="004C18EE"/>
    <w:rsid w:val="004C1C3A"/>
    <w:rsid w:val="004C1C4B"/>
    <w:rsid w:val="004C1E6F"/>
    <w:rsid w:val="004C1EE6"/>
    <w:rsid w:val="004C2D82"/>
    <w:rsid w:val="004C2E8E"/>
    <w:rsid w:val="004C338A"/>
    <w:rsid w:val="004C3983"/>
    <w:rsid w:val="004C40A3"/>
    <w:rsid w:val="004C426C"/>
    <w:rsid w:val="004C4AD2"/>
    <w:rsid w:val="004C4AEB"/>
    <w:rsid w:val="004C4E76"/>
    <w:rsid w:val="004C556D"/>
    <w:rsid w:val="004C5654"/>
    <w:rsid w:val="004C5BB4"/>
    <w:rsid w:val="004C5E19"/>
    <w:rsid w:val="004C655B"/>
    <w:rsid w:val="004D0016"/>
    <w:rsid w:val="004D00CF"/>
    <w:rsid w:val="004D0528"/>
    <w:rsid w:val="004D05E0"/>
    <w:rsid w:val="004D084C"/>
    <w:rsid w:val="004D0F2F"/>
    <w:rsid w:val="004D126E"/>
    <w:rsid w:val="004D13B8"/>
    <w:rsid w:val="004D1A70"/>
    <w:rsid w:val="004D1D49"/>
    <w:rsid w:val="004D1DE0"/>
    <w:rsid w:val="004D207E"/>
    <w:rsid w:val="004D2439"/>
    <w:rsid w:val="004D2609"/>
    <w:rsid w:val="004D28C9"/>
    <w:rsid w:val="004D2A69"/>
    <w:rsid w:val="004D2B20"/>
    <w:rsid w:val="004D2EB8"/>
    <w:rsid w:val="004D306D"/>
    <w:rsid w:val="004D36A8"/>
    <w:rsid w:val="004D37BC"/>
    <w:rsid w:val="004D3C12"/>
    <w:rsid w:val="004D3DCD"/>
    <w:rsid w:val="004D43EE"/>
    <w:rsid w:val="004D4CE2"/>
    <w:rsid w:val="004D5688"/>
    <w:rsid w:val="004D5F7B"/>
    <w:rsid w:val="004D746B"/>
    <w:rsid w:val="004D74CF"/>
    <w:rsid w:val="004D77A1"/>
    <w:rsid w:val="004D789F"/>
    <w:rsid w:val="004D7FE0"/>
    <w:rsid w:val="004E00F7"/>
    <w:rsid w:val="004E0FA5"/>
    <w:rsid w:val="004E0FA8"/>
    <w:rsid w:val="004E1099"/>
    <w:rsid w:val="004E10BB"/>
    <w:rsid w:val="004E1242"/>
    <w:rsid w:val="004E2A28"/>
    <w:rsid w:val="004E2F84"/>
    <w:rsid w:val="004E2FE3"/>
    <w:rsid w:val="004E3627"/>
    <w:rsid w:val="004E37FB"/>
    <w:rsid w:val="004E41B9"/>
    <w:rsid w:val="004E4212"/>
    <w:rsid w:val="004E4488"/>
    <w:rsid w:val="004E48B1"/>
    <w:rsid w:val="004E4B39"/>
    <w:rsid w:val="004E4D86"/>
    <w:rsid w:val="004E59FF"/>
    <w:rsid w:val="004E5D9E"/>
    <w:rsid w:val="004E5DCC"/>
    <w:rsid w:val="004E5FF3"/>
    <w:rsid w:val="004E6529"/>
    <w:rsid w:val="004E67FD"/>
    <w:rsid w:val="004E6F5F"/>
    <w:rsid w:val="004E71A9"/>
    <w:rsid w:val="004E726A"/>
    <w:rsid w:val="004E7885"/>
    <w:rsid w:val="004E7DD5"/>
    <w:rsid w:val="004F0A3D"/>
    <w:rsid w:val="004F1527"/>
    <w:rsid w:val="004F153C"/>
    <w:rsid w:val="004F1E87"/>
    <w:rsid w:val="004F1EDB"/>
    <w:rsid w:val="004F2115"/>
    <w:rsid w:val="004F282B"/>
    <w:rsid w:val="004F2835"/>
    <w:rsid w:val="004F2E17"/>
    <w:rsid w:val="004F2E48"/>
    <w:rsid w:val="004F2ED9"/>
    <w:rsid w:val="004F3258"/>
    <w:rsid w:val="004F32BF"/>
    <w:rsid w:val="004F33C1"/>
    <w:rsid w:val="004F3949"/>
    <w:rsid w:val="004F3953"/>
    <w:rsid w:val="004F3C5B"/>
    <w:rsid w:val="004F423D"/>
    <w:rsid w:val="004F434D"/>
    <w:rsid w:val="004F460D"/>
    <w:rsid w:val="004F4BD0"/>
    <w:rsid w:val="004F5147"/>
    <w:rsid w:val="004F5189"/>
    <w:rsid w:val="004F54BF"/>
    <w:rsid w:val="004F58A2"/>
    <w:rsid w:val="004F5C16"/>
    <w:rsid w:val="004F6052"/>
    <w:rsid w:val="004F6211"/>
    <w:rsid w:val="004F6973"/>
    <w:rsid w:val="004F779D"/>
    <w:rsid w:val="004F79BD"/>
    <w:rsid w:val="00500FA1"/>
    <w:rsid w:val="00501544"/>
    <w:rsid w:val="0050163A"/>
    <w:rsid w:val="00501A17"/>
    <w:rsid w:val="00501AF7"/>
    <w:rsid w:val="00501CA7"/>
    <w:rsid w:val="005020B7"/>
    <w:rsid w:val="00502754"/>
    <w:rsid w:val="00502901"/>
    <w:rsid w:val="00502ABC"/>
    <w:rsid w:val="00503D1C"/>
    <w:rsid w:val="005042C2"/>
    <w:rsid w:val="00504AB6"/>
    <w:rsid w:val="0050519E"/>
    <w:rsid w:val="00505769"/>
    <w:rsid w:val="00505E10"/>
    <w:rsid w:val="00506B83"/>
    <w:rsid w:val="00507469"/>
    <w:rsid w:val="00507523"/>
    <w:rsid w:val="005078FB"/>
    <w:rsid w:val="00507921"/>
    <w:rsid w:val="00507B04"/>
    <w:rsid w:val="0050C5AC"/>
    <w:rsid w:val="005100DD"/>
    <w:rsid w:val="005101C3"/>
    <w:rsid w:val="005103A9"/>
    <w:rsid w:val="00511088"/>
    <w:rsid w:val="00511349"/>
    <w:rsid w:val="00511AA8"/>
    <w:rsid w:val="00511BA7"/>
    <w:rsid w:val="00513964"/>
    <w:rsid w:val="00513B79"/>
    <w:rsid w:val="00513E3F"/>
    <w:rsid w:val="005142EF"/>
    <w:rsid w:val="00514C1D"/>
    <w:rsid w:val="00515027"/>
    <w:rsid w:val="0051522D"/>
    <w:rsid w:val="0051546B"/>
    <w:rsid w:val="005154D2"/>
    <w:rsid w:val="00515C05"/>
    <w:rsid w:val="00515D31"/>
    <w:rsid w:val="005168A4"/>
    <w:rsid w:val="0051723E"/>
    <w:rsid w:val="00517554"/>
    <w:rsid w:val="00517649"/>
    <w:rsid w:val="005176A5"/>
    <w:rsid w:val="00517D91"/>
    <w:rsid w:val="0052005C"/>
    <w:rsid w:val="005208A7"/>
    <w:rsid w:val="005209EC"/>
    <w:rsid w:val="00520C75"/>
    <w:rsid w:val="00520D59"/>
    <w:rsid w:val="0052106F"/>
    <w:rsid w:val="005211A2"/>
    <w:rsid w:val="005217B0"/>
    <w:rsid w:val="00521DD5"/>
    <w:rsid w:val="005225AD"/>
    <w:rsid w:val="00522646"/>
    <w:rsid w:val="00522B12"/>
    <w:rsid w:val="00522C37"/>
    <w:rsid w:val="00523152"/>
    <w:rsid w:val="00523D94"/>
    <w:rsid w:val="00523F90"/>
    <w:rsid w:val="0052415B"/>
    <w:rsid w:val="005246C3"/>
    <w:rsid w:val="00524910"/>
    <w:rsid w:val="00524AE8"/>
    <w:rsid w:val="005250E2"/>
    <w:rsid w:val="005255FB"/>
    <w:rsid w:val="00525EA6"/>
    <w:rsid w:val="00526134"/>
    <w:rsid w:val="00526925"/>
    <w:rsid w:val="00526EE5"/>
    <w:rsid w:val="005270D3"/>
    <w:rsid w:val="005271BF"/>
    <w:rsid w:val="005273E8"/>
    <w:rsid w:val="00527A1C"/>
    <w:rsid w:val="00530414"/>
    <w:rsid w:val="005304EE"/>
    <w:rsid w:val="00530D8B"/>
    <w:rsid w:val="00531250"/>
    <w:rsid w:val="00531395"/>
    <w:rsid w:val="005314F1"/>
    <w:rsid w:val="00531656"/>
    <w:rsid w:val="00531AF3"/>
    <w:rsid w:val="00531B01"/>
    <w:rsid w:val="00531CC2"/>
    <w:rsid w:val="00532215"/>
    <w:rsid w:val="00532469"/>
    <w:rsid w:val="00532F00"/>
    <w:rsid w:val="0053383D"/>
    <w:rsid w:val="005354A4"/>
    <w:rsid w:val="00535644"/>
    <w:rsid w:val="00535C34"/>
    <w:rsid w:val="00535DA1"/>
    <w:rsid w:val="00535DCE"/>
    <w:rsid w:val="00536395"/>
    <w:rsid w:val="00536AD1"/>
    <w:rsid w:val="00536DB6"/>
    <w:rsid w:val="00536FCC"/>
    <w:rsid w:val="005375F0"/>
    <w:rsid w:val="005410E3"/>
    <w:rsid w:val="00541148"/>
    <w:rsid w:val="0054189C"/>
    <w:rsid w:val="00541B60"/>
    <w:rsid w:val="00541D4B"/>
    <w:rsid w:val="00541D60"/>
    <w:rsid w:val="00542318"/>
    <w:rsid w:val="00542825"/>
    <w:rsid w:val="00542B47"/>
    <w:rsid w:val="00542B60"/>
    <w:rsid w:val="00542C11"/>
    <w:rsid w:val="00542CEE"/>
    <w:rsid w:val="00542F49"/>
    <w:rsid w:val="00543299"/>
    <w:rsid w:val="005434F1"/>
    <w:rsid w:val="00543E29"/>
    <w:rsid w:val="00544477"/>
    <w:rsid w:val="00544A53"/>
    <w:rsid w:val="00544F02"/>
    <w:rsid w:val="0054581B"/>
    <w:rsid w:val="005459BA"/>
    <w:rsid w:val="00545B1B"/>
    <w:rsid w:val="00545B30"/>
    <w:rsid w:val="00546351"/>
    <w:rsid w:val="005463A4"/>
    <w:rsid w:val="00547374"/>
    <w:rsid w:val="00547920"/>
    <w:rsid w:val="0054F48C"/>
    <w:rsid w:val="00550813"/>
    <w:rsid w:val="00550B19"/>
    <w:rsid w:val="00550C3C"/>
    <w:rsid w:val="00550E50"/>
    <w:rsid w:val="00551DAB"/>
    <w:rsid w:val="005523C8"/>
    <w:rsid w:val="0055355E"/>
    <w:rsid w:val="0055386B"/>
    <w:rsid w:val="00553F4B"/>
    <w:rsid w:val="005544F2"/>
    <w:rsid w:val="00554CB8"/>
    <w:rsid w:val="0055569E"/>
    <w:rsid w:val="00555DAF"/>
    <w:rsid w:val="00555E0E"/>
    <w:rsid w:val="0055606B"/>
    <w:rsid w:val="005562D1"/>
    <w:rsid w:val="0055785F"/>
    <w:rsid w:val="005579D2"/>
    <w:rsid w:val="00557C58"/>
    <w:rsid w:val="00560130"/>
    <w:rsid w:val="00560226"/>
    <w:rsid w:val="0056085E"/>
    <w:rsid w:val="00560C6B"/>
    <w:rsid w:val="0056146C"/>
    <w:rsid w:val="005617B8"/>
    <w:rsid w:val="0056193F"/>
    <w:rsid w:val="00561AF1"/>
    <w:rsid w:val="00561B2D"/>
    <w:rsid w:val="005623B2"/>
    <w:rsid w:val="00562597"/>
    <w:rsid w:val="00562730"/>
    <w:rsid w:val="00563BFE"/>
    <w:rsid w:val="00564210"/>
    <w:rsid w:val="0056505C"/>
    <w:rsid w:val="005657D9"/>
    <w:rsid w:val="00565C99"/>
    <w:rsid w:val="00566125"/>
    <w:rsid w:val="0056631D"/>
    <w:rsid w:val="00566976"/>
    <w:rsid w:val="00566B28"/>
    <w:rsid w:val="00566D59"/>
    <w:rsid w:val="00570068"/>
    <w:rsid w:val="0057059B"/>
    <w:rsid w:val="0057064C"/>
    <w:rsid w:val="0057096C"/>
    <w:rsid w:val="005709ED"/>
    <w:rsid w:val="00570CC5"/>
    <w:rsid w:val="00571020"/>
    <w:rsid w:val="0057173F"/>
    <w:rsid w:val="00571832"/>
    <w:rsid w:val="00571D65"/>
    <w:rsid w:val="00571F13"/>
    <w:rsid w:val="00572911"/>
    <w:rsid w:val="0057322A"/>
    <w:rsid w:val="00573797"/>
    <w:rsid w:val="00573A88"/>
    <w:rsid w:val="00574243"/>
    <w:rsid w:val="00574362"/>
    <w:rsid w:val="00574382"/>
    <w:rsid w:val="00574644"/>
    <w:rsid w:val="00574F00"/>
    <w:rsid w:val="005750B0"/>
    <w:rsid w:val="0057517E"/>
    <w:rsid w:val="00575354"/>
    <w:rsid w:val="005756B8"/>
    <w:rsid w:val="005757BC"/>
    <w:rsid w:val="005759D1"/>
    <w:rsid w:val="00576B8C"/>
    <w:rsid w:val="00576C35"/>
    <w:rsid w:val="00577048"/>
    <w:rsid w:val="005805C6"/>
    <w:rsid w:val="005807DC"/>
    <w:rsid w:val="005807F2"/>
    <w:rsid w:val="00580848"/>
    <w:rsid w:val="00580C41"/>
    <w:rsid w:val="00580E6A"/>
    <w:rsid w:val="00581233"/>
    <w:rsid w:val="00581704"/>
    <w:rsid w:val="00581711"/>
    <w:rsid w:val="005819C5"/>
    <w:rsid w:val="00581DC1"/>
    <w:rsid w:val="00582126"/>
    <w:rsid w:val="00582B0F"/>
    <w:rsid w:val="00583AC3"/>
    <w:rsid w:val="00583E96"/>
    <w:rsid w:val="00583F23"/>
    <w:rsid w:val="00584004"/>
    <w:rsid w:val="00584450"/>
    <w:rsid w:val="00585171"/>
    <w:rsid w:val="005854A4"/>
    <w:rsid w:val="00585B45"/>
    <w:rsid w:val="00586487"/>
    <w:rsid w:val="005876DE"/>
    <w:rsid w:val="005877D9"/>
    <w:rsid w:val="00587837"/>
    <w:rsid w:val="00587C61"/>
    <w:rsid w:val="00590069"/>
    <w:rsid w:val="005904FF"/>
    <w:rsid w:val="00590B5B"/>
    <w:rsid w:val="00590DD2"/>
    <w:rsid w:val="0059158C"/>
    <w:rsid w:val="00591691"/>
    <w:rsid w:val="005919B9"/>
    <w:rsid w:val="00592670"/>
    <w:rsid w:val="00592B17"/>
    <w:rsid w:val="00592C48"/>
    <w:rsid w:val="00593702"/>
    <w:rsid w:val="00593A41"/>
    <w:rsid w:val="00593C3B"/>
    <w:rsid w:val="00593D32"/>
    <w:rsid w:val="00593DDF"/>
    <w:rsid w:val="00594DAA"/>
    <w:rsid w:val="00594DC4"/>
    <w:rsid w:val="0059574C"/>
    <w:rsid w:val="00595F9D"/>
    <w:rsid w:val="00596419"/>
    <w:rsid w:val="00596625"/>
    <w:rsid w:val="00596708"/>
    <w:rsid w:val="00596DDF"/>
    <w:rsid w:val="00597127"/>
    <w:rsid w:val="00597983"/>
    <w:rsid w:val="005A0175"/>
    <w:rsid w:val="005A02D0"/>
    <w:rsid w:val="005A045A"/>
    <w:rsid w:val="005A09BD"/>
    <w:rsid w:val="005A0D09"/>
    <w:rsid w:val="005A1488"/>
    <w:rsid w:val="005A1703"/>
    <w:rsid w:val="005A1ABA"/>
    <w:rsid w:val="005A1B77"/>
    <w:rsid w:val="005A1D9C"/>
    <w:rsid w:val="005A20E4"/>
    <w:rsid w:val="005A2166"/>
    <w:rsid w:val="005A24A0"/>
    <w:rsid w:val="005A2848"/>
    <w:rsid w:val="005A2CAF"/>
    <w:rsid w:val="005A2D84"/>
    <w:rsid w:val="005A2EA0"/>
    <w:rsid w:val="005A2F5D"/>
    <w:rsid w:val="005A3035"/>
    <w:rsid w:val="005A39C0"/>
    <w:rsid w:val="005A3D42"/>
    <w:rsid w:val="005A4169"/>
    <w:rsid w:val="005A444F"/>
    <w:rsid w:val="005A49DE"/>
    <w:rsid w:val="005A4D2C"/>
    <w:rsid w:val="005A4F45"/>
    <w:rsid w:val="005A57BC"/>
    <w:rsid w:val="005A5C2D"/>
    <w:rsid w:val="005A6C4F"/>
    <w:rsid w:val="005A6FE2"/>
    <w:rsid w:val="005A7315"/>
    <w:rsid w:val="005A7540"/>
    <w:rsid w:val="005A7BA7"/>
    <w:rsid w:val="005A7C5E"/>
    <w:rsid w:val="005A7D40"/>
    <w:rsid w:val="005A7FB5"/>
    <w:rsid w:val="005B0382"/>
    <w:rsid w:val="005B086D"/>
    <w:rsid w:val="005B0B6B"/>
    <w:rsid w:val="005B11A8"/>
    <w:rsid w:val="005B1390"/>
    <w:rsid w:val="005B18ED"/>
    <w:rsid w:val="005B19A3"/>
    <w:rsid w:val="005B1B46"/>
    <w:rsid w:val="005B1D44"/>
    <w:rsid w:val="005B2318"/>
    <w:rsid w:val="005B250B"/>
    <w:rsid w:val="005B2AD3"/>
    <w:rsid w:val="005B2F00"/>
    <w:rsid w:val="005B302E"/>
    <w:rsid w:val="005B3288"/>
    <w:rsid w:val="005B35D3"/>
    <w:rsid w:val="005B3951"/>
    <w:rsid w:val="005B3A6A"/>
    <w:rsid w:val="005B3BD2"/>
    <w:rsid w:val="005B3CBE"/>
    <w:rsid w:val="005B3DC0"/>
    <w:rsid w:val="005B406F"/>
    <w:rsid w:val="005B504D"/>
    <w:rsid w:val="005B535A"/>
    <w:rsid w:val="005B5531"/>
    <w:rsid w:val="005B5752"/>
    <w:rsid w:val="005B5F84"/>
    <w:rsid w:val="005B5FA6"/>
    <w:rsid w:val="005B6B21"/>
    <w:rsid w:val="005B7002"/>
    <w:rsid w:val="005B7270"/>
    <w:rsid w:val="005B7387"/>
    <w:rsid w:val="005C0E68"/>
    <w:rsid w:val="005C113F"/>
    <w:rsid w:val="005C222E"/>
    <w:rsid w:val="005C22BF"/>
    <w:rsid w:val="005C238F"/>
    <w:rsid w:val="005C23C9"/>
    <w:rsid w:val="005C269C"/>
    <w:rsid w:val="005C292D"/>
    <w:rsid w:val="005C2946"/>
    <w:rsid w:val="005C3704"/>
    <w:rsid w:val="005C385E"/>
    <w:rsid w:val="005C389B"/>
    <w:rsid w:val="005C3F42"/>
    <w:rsid w:val="005C416E"/>
    <w:rsid w:val="005C4AF0"/>
    <w:rsid w:val="005C5567"/>
    <w:rsid w:val="005C572B"/>
    <w:rsid w:val="005C5CED"/>
    <w:rsid w:val="005C5EC6"/>
    <w:rsid w:val="005C60F7"/>
    <w:rsid w:val="005C6E03"/>
    <w:rsid w:val="005C6E78"/>
    <w:rsid w:val="005C7117"/>
    <w:rsid w:val="005C7577"/>
    <w:rsid w:val="005D0110"/>
    <w:rsid w:val="005D0A08"/>
    <w:rsid w:val="005D0FE1"/>
    <w:rsid w:val="005D12A6"/>
    <w:rsid w:val="005D195F"/>
    <w:rsid w:val="005D34A0"/>
    <w:rsid w:val="005D370E"/>
    <w:rsid w:val="005D3748"/>
    <w:rsid w:val="005D3ABB"/>
    <w:rsid w:val="005D3E70"/>
    <w:rsid w:val="005D3E92"/>
    <w:rsid w:val="005D3F32"/>
    <w:rsid w:val="005D4027"/>
    <w:rsid w:val="005D4682"/>
    <w:rsid w:val="005D47B4"/>
    <w:rsid w:val="005D48DF"/>
    <w:rsid w:val="005D492C"/>
    <w:rsid w:val="005D4A7D"/>
    <w:rsid w:val="005D4E7E"/>
    <w:rsid w:val="005D526C"/>
    <w:rsid w:val="005D6027"/>
    <w:rsid w:val="005D60F0"/>
    <w:rsid w:val="005D626C"/>
    <w:rsid w:val="005D64E9"/>
    <w:rsid w:val="005D6C37"/>
    <w:rsid w:val="005D6D89"/>
    <w:rsid w:val="005D6F8B"/>
    <w:rsid w:val="005D7D53"/>
    <w:rsid w:val="005E061B"/>
    <w:rsid w:val="005E065F"/>
    <w:rsid w:val="005E0AF3"/>
    <w:rsid w:val="005E0FEF"/>
    <w:rsid w:val="005E1036"/>
    <w:rsid w:val="005E1267"/>
    <w:rsid w:val="005E1479"/>
    <w:rsid w:val="005E1664"/>
    <w:rsid w:val="005E1A16"/>
    <w:rsid w:val="005E2023"/>
    <w:rsid w:val="005E2115"/>
    <w:rsid w:val="005E253A"/>
    <w:rsid w:val="005E3FE1"/>
    <w:rsid w:val="005E503C"/>
    <w:rsid w:val="005E63B3"/>
    <w:rsid w:val="005E6830"/>
    <w:rsid w:val="005E6881"/>
    <w:rsid w:val="005E7687"/>
    <w:rsid w:val="005F0557"/>
    <w:rsid w:val="005F1A23"/>
    <w:rsid w:val="005F1C51"/>
    <w:rsid w:val="005F1C93"/>
    <w:rsid w:val="005F273F"/>
    <w:rsid w:val="005F2A6A"/>
    <w:rsid w:val="005F2A97"/>
    <w:rsid w:val="005F2BC0"/>
    <w:rsid w:val="005F2F58"/>
    <w:rsid w:val="005F3010"/>
    <w:rsid w:val="005F3238"/>
    <w:rsid w:val="005F3353"/>
    <w:rsid w:val="005F3E31"/>
    <w:rsid w:val="005F4800"/>
    <w:rsid w:val="005F4B5B"/>
    <w:rsid w:val="005F4FF7"/>
    <w:rsid w:val="005F5730"/>
    <w:rsid w:val="005F601F"/>
    <w:rsid w:val="005F658D"/>
    <w:rsid w:val="005F66DC"/>
    <w:rsid w:val="005F66F7"/>
    <w:rsid w:val="005F696C"/>
    <w:rsid w:val="005F6AF6"/>
    <w:rsid w:val="005F7290"/>
    <w:rsid w:val="005F7993"/>
    <w:rsid w:val="005F7B32"/>
    <w:rsid w:val="005F7BAD"/>
    <w:rsid w:val="0060009A"/>
    <w:rsid w:val="00600810"/>
    <w:rsid w:val="006009E8"/>
    <w:rsid w:val="00600EB1"/>
    <w:rsid w:val="0060152D"/>
    <w:rsid w:val="00601608"/>
    <w:rsid w:val="00601991"/>
    <w:rsid w:val="006019FA"/>
    <w:rsid w:val="00601A33"/>
    <w:rsid w:val="00601B3B"/>
    <w:rsid w:val="00601FFB"/>
    <w:rsid w:val="00603292"/>
    <w:rsid w:val="00603385"/>
    <w:rsid w:val="006033F3"/>
    <w:rsid w:val="00603A9D"/>
    <w:rsid w:val="00603CE0"/>
    <w:rsid w:val="00604C30"/>
    <w:rsid w:val="00604E56"/>
    <w:rsid w:val="0060551D"/>
    <w:rsid w:val="006055B4"/>
    <w:rsid w:val="00605E02"/>
    <w:rsid w:val="00605FEE"/>
    <w:rsid w:val="006063A1"/>
    <w:rsid w:val="00606503"/>
    <w:rsid w:val="006065C5"/>
    <w:rsid w:val="0060663D"/>
    <w:rsid w:val="00606816"/>
    <w:rsid w:val="00606C25"/>
    <w:rsid w:val="00606F6B"/>
    <w:rsid w:val="0060789C"/>
    <w:rsid w:val="00610223"/>
    <w:rsid w:val="00610D90"/>
    <w:rsid w:val="00611628"/>
    <w:rsid w:val="0061184A"/>
    <w:rsid w:val="00613109"/>
    <w:rsid w:val="00613230"/>
    <w:rsid w:val="006133CE"/>
    <w:rsid w:val="00613BE2"/>
    <w:rsid w:val="00613BEE"/>
    <w:rsid w:val="00613D0C"/>
    <w:rsid w:val="00614D73"/>
    <w:rsid w:val="00615270"/>
    <w:rsid w:val="006157C6"/>
    <w:rsid w:val="00615EB4"/>
    <w:rsid w:val="00616B5B"/>
    <w:rsid w:val="0061714F"/>
    <w:rsid w:val="00617300"/>
    <w:rsid w:val="00617371"/>
    <w:rsid w:val="00617877"/>
    <w:rsid w:val="00617BFC"/>
    <w:rsid w:val="00617D70"/>
    <w:rsid w:val="0062045A"/>
    <w:rsid w:val="00620CE8"/>
    <w:rsid w:val="00620DCE"/>
    <w:rsid w:val="00620E9D"/>
    <w:rsid w:val="00621B66"/>
    <w:rsid w:val="00622237"/>
    <w:rsid w:val="00622BAC"/>
    <w:rsid w:val="00623BF7"/>
    <w:rsid w:val="00623EBC"/>
    <w:rsid w:val="00624780"/>
    <w:rsid w:val="00624B5E"/>
    <w:rsid w:val="00624E06"/>
    <w:rsid w:val="006250E5"/>
    <w:rsid w:val="00625138"/>
    <w:rsid w:val="00627737"/>
    <w:rsid w:val="00627BE6"/>
    <w:rsid w:val="00627CAF"/>
    <w:rsid w:val="00630367"/>
    <w:rsid w:val="00630689"/>
    <w:rsid w:val="00630803"/>
    <w:rsid w:val="00630A50"/>
    <w:rsid w:val="00630EF6"/>
    <w:rsid w:val="006311F3"/>
    <w:rsid w:val="00631C76"/>
    <w:rsid w:val="00631D76"/>
    <w:rsid w:val="00632609"/>
    <w:rsid w:val="00632878"/>
    <w:rsid w:val="00633728"/>
    <w:rsid w:val="0063378F"/>
    <w:rsid w:val="00633B28"/>
    <w:rsid w:val="00633C52"/>
    <w:rsid w:val="00634414"/>
    <w:rsid w:val="006351B6"/>
    <w:rsid w:val="00635BDD"/>
    <w:rsid w:val="00635D0E"/>
    <w:rsid w:val="00635FD2"/>
    <w:rsid w:val="0063637B"/>
    <w:rsid w:val="00636FA8"/>
    <w:rsid w:val="0063730F"/>
    <w:rsid w:val="006408A8"/>
    <w:rsid w:val="00640FCA"/>
    <w:rsid w:val="006410BF"/>
    <w:rsid w:val="006410E7"/>
    <w:rsid w:val="006418C5"/>
    <w:rsid w:val="00641D1E"/>
    <w:rsid w:val="00641E63"/>
    <w:rsid w:val="006421A8"/>
    <w:rsid w:val="00642556"/>
    <w:rsid w:val="00642738"/>
    <w:rsid w:val="00642849"/>
    <w:rsid w:val="00642CA6"/>
    <w:rsid w:val="00643712"/>
    <w:rsid w:val="00643A5C"/>
    <w:rsid w:val="006443DE"/>
    <w:rsid w:val="00644BE6"/>
    <w:rsid w:val="0064548D"/>
    <w:rsid w:val="00645978"/>
    <w:rsid w:val="00645CFB"/>
    <w:rsid w:val="00647110"/>
    <w:rsid w:val="006471EA"/>
    <w:rsid w:val="00647E30"/>
    <w:rsid w:val="006509DE"/>
    <w:rsid w:val="00650ECB"/>
    <w:rsid w:val="00651C0B"/>
    <w:rsid w:val="00651E02"/>
    <w:rsid w:val="00651EA5"/>
    <w:rsid w:val="006525DE"/>
    <w:rsid w:val="00652880"/>
    <w:rsid w:val="00652A80"/>
    <w:rsid w:val="00653364"/>
    <w:rsid w:val="00654501"/>
    <w:rsid w:val="00654914"/>
    <w:rsid w:val="00654972"/>
    <w:rsid w:val="00654A0F"/>
    <w:rsid w:val="00654E97"/>
    <w:rsid w:val="00655063"/>
    <w:rsid w:val="006556E6"/>
    <w:rsid w:val="006562C0"/>
    <w:rsid w:val="0065643B"/>
    <w:rsid w:val="00657040"/>
    <w:rsid w:val="0065705E"/>
    <w:rsid w:val="0065791C"/>
    <w:rsid w:val="00657BF7"/>
    <w:rsid w:val="00657EC7"/>
    <w:rsid w:val="00657F06"/>
    <w:rsid w:val="006601CA"/>
    <w:rsid w:val="006606BC"/>
    <w:rsid w:val="0066086A"/>
    <w:rsid w:val="006608E1"/>
    <w:rsid w:val="00660AF3"/>
    <w:rsid w:val="0066116F"/>
    <w:rsid w:val="00661227"/>
    <w:rsid w:val="00661631"/>
    <w:rsid w:val="006617E7"/>
    <w:rsid w:val="00661B0A"/>
    <w:rsid w:val="006621C1"/>
    <w:rsid w:val="0066298E"/>
    <w:rsid w:val="00662A38"/>
    <w:rsid w:val="00662AB4"/>
    <w:rsid w:val="00662B2E"/>
    <w:rsid w:val="00662B60"/>
    <w:rsid w:val="00662DCC"/>
    <w:rsid w:val="00662FAB"/>
    <w:rsid w:val="0066300D"/>
    <w:rsid w:val="00663155"/>
    <w:rsid w:val="00663446"/>
    <w:rsid w:val="006637B0"/>
    <w:rsid w:val="006637F3"/>
    <w:rsid w:val="00664BC0"/>
    <w:rsid w:val="00664F3D"/>
    <w:rsid w:val="006652E7"/>
    <w:rsid w:val="006658A4"/>
    <w:rsid w:val="00665D88"/>
    <w:rsid w:val="006660D8"/>
    <w:rsid w:val="00666167"/>
    <w:rsid w:val="006662CE"/>
    <w:rsid w:val="00666386"/>
    <w:rsid w:val="006664EA"/>
    <w:rsid w:val="00666668"/>
    <w:rsid w:val="006667C1"/>
    <w:rsid w:val="006674E7"/>
    <w:rsid w:val="006676FC"/>
    <w:rsid w:val="0066776F"/>
    <w:rsid w:val="00667D7E"/>
    <w:rsid w:val="00667E89"/>
    <w:rsid w:val="00670244"/>
    <w:rsid w:val="00670404"/>
    <w:rsid w:val="00670414"/>
    <w:rsid w:val="006705E6"/>
    <w:rsid w:val="00670BEC"/>
    <w:rsid w:val="00670C13"/>
    <w:rsid w:val="00670E4A"/>
    <w:rsid w:val="006715CF"/>
    <w:rsid w:val="00671DF5"/>
    <w:rsid w:val="00671FE2"/>
    <w:rsid w:val="00672655"/>
    <w:rsid w:val="0067272F"/>
    <w:rsid w:val="00672C1E"/>
    <w:rsid w:val="00673B25"/>
    <w:rsid w:val="00673E2E"/>
    <w:rsid w:val="006741D9"/>
    <w:rsid w:val="00674379"/>
    <w:rsid w:val="0067494B"/>
    <w:rsid w:val="00674A0C"/>
    <w:rsid w:val="00675BAC"/>
    <w:rsid w:val="00675CBA"/>
    <w:rsid w:val="00675FD5"/>
    <w:rsid w:val="00676077"/>
    <w:rsid w:val="006770BD"/>
    <w:rsid w:val="006770CA"/>
    <w:rsid w:val="006772F5"/>
    <w:rsid w:val="00677AC5"/>
    <w:rsid w:val="00677B1C"/>
    <w:rsid w:val="00677D7B"/>
    <w:rsid w:val="00677ECD"/>
    <w:rsid w:val="00680268"/>
    <w:rsid w:val="006812EE"/>
    <w:rsid w:val="00682143"/>
    <w:rsid w:val="006828AD"/>
    <w:rsid w:val="00682CF3"/>
    <w:rsid w:val="00683153"/>
    <w:rsid w:val="00683B27"/>
    <w:rsid w:val="00683BEF"/>
    <w:rsid w:val="00683EA1"/>
    <w:rsid w:val="00684186"/>
    <w:rsid w:val="00685083"/>
    <w:rsid w:val="006852BD"/>
    <w:rsid w:val="006853A6"/>
    <w:rsid w:val="006857AF"/>
    <w:rsid w:val="00686291"/>
    <w:rsid w:val="00686E29"/>
    <w:rsid w:val="00686E36"/>
    <w:rsid w:val="0068738F"/>
    <w:rsid w:val="0068769F"/>
    <w:rsid w:val="00687BD0"/>
    <w:rsid w:val="00687FCC"/>
    <w:rsid w:val="0069018C"/>
    <w:rsid w:val="00690AD4"/>
    <w:rsid w:val="00691482"/>
    <w:rsid w:val="00691598"/>
    <w:rsid w:val="00691C66"/>
    <w:rsid w:val="006923E2"/>
    <w:rsid w:val="00692BC1"/>
    <w:rsid w:val="00693541"/>
    <w:rsid w:val="006935F4"/>
    <w:rsid w:val="00693973"/>
    <w:rsid w:val="00694029"/>
    <w:rsid w:val="0069412E"/>
    <w:rsid w:val="00694964"/>
    <w:rsid w:val="00694AF1"/>
    <w:rsid w:val="0069553B"/>
    <w:rsid w:val="00695E63"/>
    <w:rsid w:val="00695F96"/>
    <w:rsid w:val="00695FD3"/>
    <w:rsid w:val="0069608E"/>
    <w:rsid w:val="006960D3"/>
    <w:rsid w:val="006962DE"/>
    <w:rsid w:val="006969E6"/>
    <w:rsid w:val="00697BB7"/>
    <w:rsid w:val="006A07C9"/>
    <w:rsid w:val="006A081C"/>
    <w:rsid w:val="006A183B"/>
    <w:rsid w:val="006A1CD8"/>
    <w:rsid w:val="006A1F35"/>
    <w:rsid w:val="006A27E7"/>
    <w:rsid w:val="006A2860"/>
    <w:rsid w:val="006A2B57"/>
    <w:rsid w:val="006A307C"/>
    <w:rsid w:val="006A30A0"/>
    <w:rsid w:val="006A37F0"/>
    <w:rsid w:val="006A393D"/>
    <w:rsid w:val="006A39BE"/>
    <w:rsid w:val="006A3B57"/>
    <w:rsid w:val="006A3F9A"/>
    <w:rsid w:val="006A482E"/>
    <w:rsid w:val="006A4D98"/>
    <w:rsid w:val="006A53C9"/>
    <w:rsid w:val="006A57DD"/>
    <w:rsid w:val="006A649E"/>
    <w:rsid w:val="006A6AA9"/>
    <w:rsid w:val="006A6B21"/>
    <w:rsid w:val="006A6B35"/>
    <w:rsid w:val="006A6F0C"/>
    <w:rsid w:val="006A7481"/>
    <w:rsid w:val="006A767A"/>
    <w:rsid w:val="006A76D8"/>
    <w:rsid w:val="006A7896"/>
    <w:rsid w:val="006A78CB"/>
    <w:rsid w:val="006A7953"/>
    <w:rsid w:val="006A7C04"/>
    <w:rsid w:val="006A7F5D"/>
    <w:rsid w:val="006B001D"/>
    <w:rsid w:val="006B0142"/>
    <w:rsid w:val="006B09BE"/>
    <w:rsid w:val="006B0D4D"/>
    <w:rsid w:val="006B17BA"/>
    <w:rsid w:val="006B2ACA"/>
    <w:rsid w:val="006B2C97"/>
    <w:rsid w:val="006B361F"/>
    <w:rsid w:val="006B38E4"/>
    <w:rsid w:val="006B3997"/>
    <w:rsid w:val="006B4514"/>
    <w:rsid w:val="006B4528"/>
    <w:rsid w:val="006B4574"/>
    <w:rsid w:val="006B49BC"/>
    <w:rsid w:val="006B4A16"/>
    <w:rsid w:val="006B4B3A"/>
    <w:rsid w:val="006B536D"/>
    <w:rsid w:val="006B53FF"/>
    <w:rsid w:val="006B55A5"/>
    <w:rsid w:val="006B565C"/>
    <w:rsid w:val="006B5D2C"/>
    <w:rsid w:val="006B6E4B"/>
    <w:rsid w:val="006B7041"/>
    <w:rsid w:val="006B7900"/>
    <w:rsid w:val="006B794C"/>
    <w:rsid w:val="006C0289"/>
    <w:rsid w:val="006C0AC6"/>
    <w:rsid w:val="006C0D60"/>
    <w:rsid w:val="006C1332"/>
    <w:rsid w:val="006C1857"/>
    <w:rsid w:val="006C2021"/>
    <w:rsid w:val="006C221A"/>
    <w:rsid w:val="006C227C"/>
    <w:rsid w:val="006C2975"/>
    <w:rsid w:val="006C29E0"/>
    <w:rsid w:val="006C2C03"/>
    <w:rsid w:val="006C3125"/>
    <w:rsid w:val="006C35DD"/>
    <w:rsid w:val="006C398B"/>
    <w:rsid w:val="006C4075"/>
    <w:rsid w:val="006C468F"/>
    <w:rsid w:val="006C46B5"/>
    <w:rsid w:val="006C50A7"/>
    <w:rsid w:val="006C56C3"/>
    <w:rsid w:val="006C57E1"/>
    <w:rsid w:val="006C5874"/>
    <w:rsid w:val="006C61F8"/>
    <w:rsid w:val="006C636C"/>
    <w:rsid w:val="006C692A"/>
    <w:rsid w:val="006C705F"/>
    <w:rsid w:val="006C715E"/>
    <w:rsid w:val="006C768C"/>
    <w:rsid w:val="006C77E0"/>
    <w:rsid w:val="006C7E2F"/>
    <w:rsid w:val="006D0691"/>
    <w:rsid w:val="006D09D4"/>
    <w:rsid w:val="006D1319"/>
    <w:rsid w:val="006D1DC3"/>
    <w:rsid w:val="006D1FE5"/>
    <w:rsid w:val="006D21E5"/>
    <w:rsid w:val="006D23FC"/>
    <w:rsid w:val="006D2F04"/>
    <w:rsid w:val="006D2F49"/>
    <w:rsid w:val="006D32D0"/>
    <w:rsid w:val="006D346D"/>
    <w:rsid w:val="006D3C44"/>
    <w:rsid w:val="006D4823"/>
    <w:rsid w:val="006D4D81"/>
    <w:rsid w:val="006D5055"/>
    <w:rsid w:val="006D5274"/>
    <w:rsid w:val="006D55F8"/>
    <w:rsid w:val="006D5A93"/>
    <w:rsid w:val="006D5AF5"/>
    <w:rsid w:val="006D6C43"/>
    <w:rsid w:val="006D6E98"/>
    <w:rsid w:val="006D786A"/>
    <w:rsid w:val="006D7C4A"/>
    <w:rsid w:val="006D7FF8"/>
    <w:rsid w:val="006E0244"/>
    <w:rsid w:val="006E02DF"/>
    <w:rsid w:val="006E0F77"/>
    <w:rsid w:val="006E13C7"/>
    <w:rsid w:val="006E174F"/>
    <w:rsid w:val="006E1872"/>
    <w:rsid w:val="006E2057"/>
    <w:rsid w:val="006E20E5"/>
    <w:rsid w:val="006E224E"/>
    <w:rsid w:val="006E23A3"/>
    <w:rsid w:val="006E23B5"/>
    <w:rsid w:val="006E2914"/>
    <w:rsid w:val="006E316A"/>
    <w:rsid w:val="006E37BE"/>
    <w:rsid w:val="006E3BFC"/>
    <w:rsid w:val="006E4BFB"/>
    <w:rsid w:val="006E4E72"/>
    <w:rsid w:val="006E533A"/>
    <w:rsid w:val="006E5A8A"/>
    <w:rsid w:val="006E5D34"/>
    <w:rsid w:val="006E5EC8"/>
    <w:rsid w:val="006E60C2"/>
    <w:rsid w:val="006E66B8"/>
    <w:rsid w:val="006E6C4B"/>
    <w:rsid w:val="006E6D40"/>
    <w:rsid w:val="006E6E84"/>
    <w:rsid w:val="006E7630"/>
    <w:rsid w:val="006E763E"/>
    <w:rsid w:val="006F0088"/>
    <w:rsid w:val="006F0652"/>
    <w:rsid w:val="006F14D7"/>
    <w:rsid w:val="006F1604"/>
    <w:rsid w:val="006F17BD"/>
    <w:rsid w:val="006F18F6"/>
    <w:rsid w:val="006F196B"/>
    <w:rsid w:val="006F1A0D"/>
    <w:rsid w:val="006F1BA0"/>
    <w:rsid w:val="006F1C88"/>
    <w:rsid w:val="006F1DAB"/>
    <w:rsid w:val="006F1DE4"/>
    <w:rsid w:val="006F2331"/>
    <w:rsid w:val="006F2402"/>
    <w:rsid w:val="006F2711"/>
    <w:rsid w:val="006F2FCB"/>
    <w:rsid w:val="006F2FF4"/>
    <w:rsid w:val="006F3D42"/>
    <w:rsid w:val="006F3E9B"/>
    <w:rsid w:val="006F424B"/>
    <w:rsid w:val="006F45EA"/>
    <w:rsid w:val="006F4B9E"/>
    <w:rsid w:val="006F516C"/>
    <w:rsid w:val="006F5325"/>
    <w:rsid w:val="006F550E"/>
    <w:rsid w:val="006F59F3"/>
    <w:rsid w:val="006F654C"/>
    <w:rsid w:val="006F759C"/>
    <w:rsid w:val="006F75EE"/>
    <w:rsid w:val="006F7B60"/>
    <w:rsid w:val="006F7E66"/>
    <w:rsid w:val="00700687"/>
    <w:rsid w:val="00700F2D"/>
    <w:rsid w:val="0070231B"/>
    <w:rsid w:val="007025FC"/>
    <w:rsid w:val="00702C53"/>
    <w:rsid w:val="00702EC9"/>
    <w:rsid w:val="00703388"/>
    <w:rsid w:val="00703707"/>
    <w:rsid w:val="0070399E"/>
    <w:rsid w:val="00703DD3"/>
    <w:rsid w:val="00704188"/>
    <w:rsid w:val="00704903"/>
    <w:rsid w:val="00704BF0"/>
    <w:rsid w:val="00705010"/>
    <w:rsid w:val="007050E3"/>
    <w:rsid w:val="0070564F"/>
    <w:rsid w:val="00705791"/>
    <w:rsid w:val="00705A54"/>
    <w:rsid w:val="00705E6F"/>
    <w:rsid w:val="00705F98"/>
    <w:rsid w:val="00706347"/>
    <w:rsid w:val="00706DA6"/>
    <w:rsid w:val="0070704E"/>
    <w:rsid w:val="00707137"/>
    <w:rsid w:val="0070763F"/>
    <w:rsid w:val="00707AD7"/>
    <w:rsid w:val="00710186"/>
    <w:rsid w:val="00710276"/>
    <w:rsid w:val="00710C6B"/>
    <w:rsid w:val="0071144C"/>
    <w:rsid w:val="007115BE"/>
    <w:rsid w:val="00711868"/>
    <w:rsid w:val="00711A23"/>
    <w:rsid w:val="00711CBE"/>
    <w:rsid w:val="0071229E"/>
    <w:rsid w:val="00712545"/>
    <w:rsid w:val="00712D09"/>
    <w:rsid w:val="00712E63"/>
    <w:rsid w:val="00713A5D"/>
    <w:rsid w:val="00714541"/>
    <w:rsid w:val="007149AD"/>
    <w:rsid w:val="00714A85"/>
    <w:rsid w:val="00715067"/>
    <w:rsid w:val="00715280"/>
    <w:rsid w:val="00715508"/>
    <w:rsid w:val="00715773"/>
    <w:rsid w:val="00716876"/>
    <w:rsid w:val="00716ADD"/>
    <w:rsid w:val="00716BA3"/>
    <w:rsid w:val="007173CF"/>
    <w:rsid w:val="00717A03"/>
    <w:rsid w:val="00717A36"/>
    <w:rsid w:val="00717B56"/>
    <w:rsid w:val="00717B79"/>
    <w:rsid w:val="0072082B"/>
    <w:rsid w:val="00720C88"/>
    <w:rsid w:val="00720D20"/>
    <w:rsid w:val="00721AE5"/>
    <w:rsid w:val="00722457"/>
    <w:rsid w:val="007226C8"/>
    <w:rsid w:val="007228D4"/>
    <w:rsid w:val="007235AB"/>
    <w:rsid w:val="00723699"/>
    <w:rsid w:val="00723C61"/>
    <w:rsid w:val="00723CD0"/>
    <w:rsid w:val="00723E30"/>
    <w:rsid w:val="00723E95"/>
    <w:rsid w:val="00724002"/>
    <w:rsid w:val="00724DC8"/>
    <w:rsid w:val="007251B8"/>
    <w:rsid w:val="00725770"/>
    <w:rsid w:val="00725B34"/>
    <w:rsid w:val="00725D20"/>
    <w:rsid w:val="00725D5B"/>
    <w:rsid w:val="00725E6A"/>
    <w:rsid w:val="00725F97"/>
    <w:rsid w:val="00725FF3"/>
    <w:rsid w:val="00726072"/>
    <w:rsid w:val="0072614F"/>
    <w:rsid w:val="00726421"/>
    <w:rsid w:val="00726558"/>
    <w:rsid w:val="00727638"/>
    <w:rsid w:val="00727CB5"/>
    <w:rsid w:val="0073035B"/>
    <w:rsid w:val="0073043E"/>
    <w:rsid w:val="007306CC"/>
    <w:rsid w:val="00730B2F"/>
    <w:rsid w:val="00730E69"/>
    <w:rsid w:val="00731026"/>
    <w:rsid w:val="007315AE"/>
    <w:rsid w:val="007317B6"/>
    <w:rsid w:val="007318DC"/>
    <w:rsid w:val="00731E85"/>
    <w:rsid w:val="007321CF"/>
    <w:rsid w:val="00732345"/>
    <w:rsid w:val="007323A1"/>
    <w:rsid w:val="00732741"/>
    <w:rsid w:val="00733960"/>
    <w:rsid w:val="0073397A"/>
    <w:rsid w:val="0073441F"/>
    <w:rsid w:val="00734534"/>
    <w:rsid w:val="00734C57"/>
    <w:rsid w:val="00735C8F"/>
    <w:rsid w:val="00736961"/>
    <w:rsid w:val="00736A6C"/>
    <w:rsid w:val="00736B2D"/>
    <w:rsid w:val="007373B6"/>
    <w:rsid w:val="0073740C"/>
    <w:rsid w:val="00737959"/>
    <w:rsid w:val="007379FB"/>
    <w:rsid w:val="00737CAB"/>
    <w:rsid w:val="00737CCF"/>
    <w:rsid w:val="00740AFA"/>
    <w:rsid w:val="00741065"/>
    <w:rsid w:val="0074113F"/>
    <w:rsid w:val="0074178A"/>
    <w:rsid w:val="00741CF0"/>
    <w:rsid w:val="0074214A"/>
    <w:rsid w:val="0074231C"/>
    <w:rsid w:val="007426D7"/>
    <w:rsid w:val="00743A2C"/>
    <w:rsid w:val="00744B7E"/>
    <w:rsid w:val="00744C45"/>
    <w:rsid w:val="00744DE1"/>
    <w:rsid w:val="00745303"/>
    <w:rsid w:val="00745B6D"/>
    <w:rsid w:val="00745C0F"/>
    <w:rsid w:val="00745CF8"/>
    <w:rsid w:val="00745D61"/>
    <w:rsid w:val="00745D7B"/>
    <w:rsid w:val="00746391"/>
    <w:rsid w:val="00746689"/>
    <w:rsid w:val="00746789"/>
    <w:rsid w:val="00747115"/>
    <w:rsid w:val="00747926"/>
    <w:rsid w:val="00747A1E"/>
    <w:rsid w:val="00747DEB"/>
    <w:rsid w:val="0075019F"/>
    <w:rsid w:val="0075085C"/>
    <w:rsid w:val="00750A36"/>
    <w:rsid w:val="0075126E"/>
    <w:rsid w:val="00751B6D"/>
    <w:rsid w:val="0075215D"/>
    <w:rsid w:val="00752190"/>
    <w:rsid w:val="00752991"/>
    <w:rsid w:val="00752A81"/>
    <w:rsid w:val="00752ABF"/>
    <w:rsid w:val="00753B23"/>
    <w:rsid w:val="007544CC"/>
    <w:rsid w:val="00754BE6"/>
    <w:rsid w:val="007550C6"/>
    <w:rsid w:val="00755A32"/>
    <w:rsid w:val="0075601E"/>
    <w:rsid w:val="007560C2"/>
    <w:rsid w:val="00756100"/>
    <w:rsid w:val="00756CCC"/>
    <w:rsid w:val="00756F77"/>
    <w:rsid w:val="007577B7"/>
    <w:rsid w:val="00757A93"/>
    <w:rsid w:val="00757B3D"/>
    <w:rsid w:val="00757E11"/>
    <w:rsid w:val="00757F9F"/>
    <w:rsid w:val="007603C7"/>
    <w:rsid w:val="0076062C"/>
    <w:rsid w:val="007610FB"/>
    <w:rsid w:val="0076231A"/>
    <w:rsid w:val="007634C7"/>
    <w:rsid w:val="00763981"/>
    <w:rsid w:val="00763B7E"/>
    <w:rsid w:val="00764339"/>
    <w:rsid w:val="007647CA"/>
    <w:rsid w:val="00765536"/>
    <w:rsid w:val="00765674"/>
    <w:rsid w:val="007658C1"/>
    <w:rsid w:val="00765AED"/>
    <w:rsid w:val="00765B9A"/>
    <w:rsid w:val="00765D86"/>
    <w:rsid w:val="00766CA1"/>
    <w:rsid w:val="00767445"/>
    <w:rsid w:val="007679E8"/>
    <w:rsid w:val="00767BBF"/>
    <w:rsid w:val="007700D7"/>
    <w:rsid w:val="007708E6"/>
    <w:rsid w:val="00770A5A"/>
    <w:rsid w:val="007710A2"/>
    <w:rsid w:val="007719CD"/>
    <w:rsid w:val="00772B05"/>
    <w:rsid w:val="00772E03"/>
    <w:rsid w:val="00772EF9"/>
    <w:rsid w:val="007735FC"/>
    <w:rsid w:val="007737D1"/>
    <w:rsid w:val="007739DE"/>
    <w:rsid w:val="007742CE"/>
    <w:rsid w:val="00774C1A"/>
    <w:rsid w:val="00775022"/>
    <w:rsid w:val="0077505A"/>
    <w:rsid w:val="007750E3"/>
    <w:rsid w:val="007752BA"/>
    <w:rsid w:val="00775C9C"/>
    <w:rsid w:val="007768BF"/>
    <w:rsid w:val="00776AEB"/>
    <w:rsid w:val="00776C82"/>
    <w:rsid w:val="00776E53"/>
    <w:rsid w:val="00777456"/>
    <w:rsid w:val="00777B35"/>
    <w:rsid w:val="00777CFD"/>
    <w:rsid w:val="00777ED6"/>
    <w:rsid w:val="007786C7"/>
    <w:rsid w:val="00780006"/>
    <w:rsid w:val="00780311"/>
    <w:rsid w:val="00780CDF"/>
    <w:rsid w:val="00780E5B"/>
    <w:rsid w:val="0078155D"/>
    <w:rsid w:val="00781A10"/>
    <w:rsid w:val="00781CA0"/>
    <w:rsid w:val="00782134"/>
    <w:rsid w:val="007823C8"/>
    <w:rsid w:val="00782424"/>
    <w:rsid w:val="0078279E"/>
    <w:rsid w:val="00782A16"/>
    <w:rsid w:val="00782D29"/>
    <w:rsid w:val="0078360C"/>
    <w:rsid w:val="00783B2A"/>
    <w:rsid w:val="00784379"/>
    <w:rsid w:val="00784560"/>
    <w:rsid w:val="0078512E"/>
    <w:rsid w:val="00785354"/>
    <w:rsid w:val="0078542E"/>
    <w:rsid w:val="00785FCA"/>
    <w:rsid w:val="00786A45"/>
    <w:rsid w:val="00786B40"/>
    <w:rsid w:val="00786BC6"/>
    <w:rsid w:val="00786FF5"/>
    <w:rsid w:val="00787403"/>
    <w:rsid w:val="00787605"/>
    <w:rsid w:val="00787EB7"/>
    <w:rsid w:val="00790B5C"/>
    <w:rsid w:val="00791D1A"/>
    <w:rsid w:val="00791F6D"/>
    <w:rsid w:val="00791F8C"/>
    <w:rsid w:val="007920CE"/>
    <w:rsid w:val="007923FB"/>
    <w:rsid w:val="007926C5"/>
    <w:rsid w:val="00792DF0"/>
    <w:rsid w:val="00793E1B"/>
    <w:rsid w:val="00794476"/>
    <w:rsid w:val="00794544"/>
    <w:rsid w:val="00794F11"/>
    <w:rsid w:val="007951A4"/>
    <w:rsid w:val="00795297"/>
    <w:rsid w:val="00795C8E"/>
    <w:rsid w:val="007965CF"/>
    <w:rsid w:val="00796793"/>
    <w:rsid w:val="007969D4"/>
    <w:rsid w:val="007973FA"/>
    <w:rsid w:val="007975CF"/>
    <w:rsid w:val="007978CA"/>
    <w:rsid w:val="00797F1B"/>
    <w:rsid w:val="007A1543"/>
    <w:rsid w:val="007A1ABE"/>
    <w:rsid w:val="007A1EF1"/>
    <w:rsid w:val="007A2C67"/>
    <w:rsid w:val="007A2E96"/>
    <w:rsid w:val="007A3029"/>
    <w:rsid w:val="007A35B0"/>
    <w:rsid w:val="007A3BE8"/>
    <w:rsid w:val="007A3DC4"/>
    <w:rsid w:val="007A40B9"/>
    <w:rsid w:val="007A43DF"/>
    <w:rsid w:val="007A5045"/>
    <w:rsid w:val="007A5BE8"/>
    <w:rsid w:val="007A5E11"/>
    <w:rsid w:val="007A6B85"/>
    <w:rsid w:val="007A7908"/>
    <w:rsid w:val="007A7D00"/>
    <w:rsid w:val="007B0682"/>
    <w:rsid w:val="007B0B93"/>
    <w:rsid w:val="007B11C5"/>
    <w:rsid w:val="007B1FDC"/>
    <w:rsid w:val="007B2B32"/>
    <w:rsid w:val="007B2B99"/>
    <w:rsid w:val="007B2E6C"/>
    <w:rsid w:val="007B3153"/>
    <w:rsid w:val="007B315D"/>
    <w:rsid w:val="007B37A5"/>
    <w:rsid w:val="007B3805"/>
    <w:rsid w:val="007B39B4"/>
    <w:rsid w:val="007B3B9E"/>
    <w:rsid w:val="007B3D97"/>
    <w:rsid w:val="007B3E93"/>
    <w:rsid w:val="007B405D"/>
    <w:rsid w:val="007B4201"/>
    <w:rsid w:val="007B44FA"/>
    <w:rsid w:val="007B45F3"/>
    <w:rsid w:val="007B5C26"/>
    <w:rsid w:val="007B5F71"/>
    <w:rsid w:val="007B67D3"/>
    <w:rsid w:val="007B6AF7"/>
    <w:rsid w:val="007B6C5C"/>
    <w:rsid w:val="007B71DD"/>
    <w:rsid w:val="007B75CB"/>
    <w:rsid w:val="007B7B4C"/>
    <w:rsid w:val="007C0579"/>
    <w:rsid w:val="007C05E7"/>
    <w:rsid w:val="007C115E"/>
    <w:rsid w:val="007C1375"/>
    <w:rsid w:val="007C151C"/>
    <w:rsid w:val="007C1BA8"/>
    <w:rsid w:val="007C1C95"/>
    <w:rsid w:val="007C27CF"/>
    <w:rsid w:val="007C283F"/>
    <w:rsid w:val="007C292B"/>
    <w:rsid w:val="007C2948"/>
    <w:rsid w:val="007C29E6"/>
    <w:rsid w:val="007C3296"/>
    <w:rsid w:val="007C33BC"/>
    <w:rsid w:val="007C3431"/>
    <w:rsid w:val="007C3466"/>
    <w:rsid w:val="007C4279"/>
    <w:rsid w:val="007C4470"/>
    <w:rsid w:val="007C4BD7"/>
    <w:rsid w:val="007C4BDE"/>
    <w:rsid w:val="007C4E11"/>
    <w:rsid w:val="007C5385"/>
    <w:rsid w:val="007C5BB4"/>
    <w:rsid w:val="007C71B9"/>
    <w:rsid w:val="007C7542"/>
    <w:rsid w:val="007C7A37"/>
    <w:rsid w:val="007C7EE7"/>
    <w:rsid w:val="007D0043"/>
    <w:rsid w:val="007D077A"/>
    <w:rsid w:val="007D0D9B"/>
    <w:rsid w:val="007D0FA6"/>
    <w:rsid w:val="007D111F"/>
    <w:rsid w:val="007D14E3"/>
    <w:rsid w:val="007D23A8"/>
    <w:rsid w:val="007D2665"/>
    <w:rsid w:val="007D345A"/>
    <w:rsid w:val="007D4168"/>
    <w:rsid w:val="007D46A7"/>
    <w:rsid w:val="007D4B89"/>
    <w:rsid w:val="007D4E0B"/>
    <w:rsid w:val="007D5AEA"/>
    <w:rsid w:val="007D62E2"/>
    <w:rsid w:val="007D6514"/>
    <w:rsid w:val="007D6D82"/>
    <w:rsid w:val="007D6F17"/>
    <w:rsid w:val="007D70BA"/>
    <w:rsid w:val="007D7D35"/>
    <w:rsid w:val="007D7E87"/>
    <w:rsid w:val="007E01B5"/>
    <w:rsid w:val="007E0424"/>
    <w:rsid w:val="007E05E7"/>
    <w:rsid w:val="007E0808"/>
    <w:rsid w:val="007E1202"/>
    <w:rsid w:val="007E12A2"/>
    <w:rsid w:val="007E15E2"/>
    <w:rsid w:val="007E2427"/>
    <w:rsid w:val="007E2607"/>
    <w:rsid w:val="007E29D9"/>
    <w:rsid w:val="007E2F21"/>
    <w:rsid w:val="007E2FF6"/>
    <w:rsid w:val="007E30D3"/>
    <w:rsid w:val="007E3359"/>
    <w:rsid w:val="007E3368"/>
    <w:rsid w:val="007E381C"/>
    <w:rsid w:val="007E436A"/>
    <w:rsid w:val="007E4744"/>
    <w:rsid w:val="007E49DB"/>
    <w:rsid w:val="007E4B7B"/>
    <w:rsid w:val="007E4C85"/>
    <w:rsid w:val="007E4DEB"/>
    <w:rsid w:val="007E4F04"/>
    <w:rsid w:val="007E4F57"/>
    <w:rsid w:val="007E53D1"/>
    <w:rsid w:val="007E5EDD"/>
    <w:rsid w:val="007E65B7"/>
    <w:rsid w:val="007E66D2"/>
    <w:rsid w:val="007E6797"/>
    <w:rsid w:val="007E6C97"/>
    <w:rsid w:val="007E6E8F"/>
    <w:rsid w:val="007E7768"/>
    <w:rsid w:val="007E7830"/>
    <w:rsid w:val="007E7847"/>
    <w:rsid w:val="007E7A6D"/>
    <w:rsid w:val="007E7BEC"/>
    <w:rsid w:val="007F0367"/>
    <w:rsid w:val="007F06C5"/>
    <w:rsid w:val="007F0929"/>
    <w:rsid w:val="007F0B0B"/>
    <w:rsid w:val="007F0E6C"/>
    <w:rsid w:val="007F1F27"/>
    <w:rsid w:val="007F2402"/>
    <w:rsid w:val="007F2629"/>
    <w:rsid w:val="007F2632"/>
    <w:rsid w:val="007F2DC1"/>
    <w:rsid w:val="007F323D"/>
    <w:rsid w:val="007F3EF9"/>
    <w:rsid w:val="007F40CA"/>
    <w:rsid w:val="007F46C2"/>
    <w:rsid w:val="007F48A0"/>
    <w:rsid w:val="007F52C4"/>
    <w:rsid w:val="007F52CE"/>
    <w:rsid w:val="007F5514"/>
    <w:rsid w:val="007F56BC"/>
    <w:rsid w:val="007F58AE"/>
    <w:rsid w:val="007F5C0C"/>
    <w:rsid w:val="007F5FF1"/>
    <w:rsid w:val="00800349"/>
    <w:rsid w:val="00800D15"/>
    <w:rsid w:val="00801BDF"/>
    <w:rsid w:val="00801FCD"/>
    <w:rsid w:val="008024D6"/>
    <w:rsid w:val="00802B09"/>
    <w:rsid w:val="00802ED9"/>
    <w:rsid w:val="00802F1D"/>
    <w:rsid w:val="00803714"/>
    <w:rsid w:val="00803929"/>
    <w:rsid w:val="00803C30"/>
    <w:rsid w:val="0080451B"/>
    <w:rsid w:val="00804965"/>
    <w:rsid w:val="00805286"/>
    <w:rsid w:val="0080539F"/>
    <w:rsid w:val="00805598"/>
    <w:rsid w:val="00805F4F"/>
    <w:rsid w:val="0080603A"/>
    <w:rsid w:val="008063FE"/>
    <w:rsid w:val="008064F9"/>
    <w:rsid w:val="0080677D"/>
    <w:rsid w:val="00806855"/>
    <w:rsid w:val="00806BBB"/>
    <w:rsid w:val="00806E33"/>
    <w:rsid w:val="008100F4"/>
    <w:rsid w:val="00810BA8"/>
    <w:rsid w:val="0081108C"/>
    <w:rsid w:val="00811098"/>
    <w:rsid w:val="0081204E"/>
    <w:rsid w:val="008126E3"/>
    <w:rsid w:val="00812CDC"/>
    <w:rsid w:val="00812DD3"/>
    <w:rsid w:val="00813256"/>
    <w:rsid w:val="00813C75"/>
    <w:rsid w:val="00813E30"/>
    <w:rsid w:val="00813E50"/>
    <w:rsid w:val="008142CE"/>
    <w:rsid w:val="00814976"/>
    <w:rsid w:val="0081509C"/>
    <w:rsid w:val="00815998"/>
    <w:rsid w:val="00815A32"/>
    <w:rsid w:val="0081734B"/>
    <w:rsid w:val="008175E2"/>
    <w:rsid w:val="0081788A"/>
    <w:rsid w:val="00817BA2"/>
    <w:rsid w:val="00817FBF"/>
    <w:rsid w:val="0082069E"/>
    <w:rsid w:val="00820830"/>
    <w:rsid w:val="00820995"/>
    <w:rsid w:val="00820F5C"/>
    <w:rsid w:val="008218EC"/>
    <w:rsid w:val="00821945"/>
    <w:rsid w:val="00821AF4"/>
    <w:rsid w:val="00821E75"/>
    <w:rsid w:val="0082225A"/>
    <w:rsid w:val="008223D3"/>
    <w:rsid w:val="00822998"/>
    <w:rsid w:val="00823217"/>
    <w:rsid w:val="008245D2"/>
    <w:rsid w:val="00824C22"/>
    <w:rsid w:val="00824FD9"/>
    <w:rsid w:val="008251DE"/>
    <w:rsid w:val="00826563"/>
    <w:rsid w:val="00827229"/>
    <w:rsid w:val="00827265"/>
    <w:rsid w:val="00831288"/>
    <w:rsid w:val="00832A89"/>
    <w:rsid w:val="00832B45"/>
    <w:rsid w:val="00832E50"/>
    <w:rsid w:val="008330D6"/>
    <w:rsid w:val="00833755"/>
    <w:rsid w:val="00833AEA"/>
    <w:rsid w:val="00833C72"/>
    <w:rsid w:val="0083441D"/>
    <w:rsid w:val="008346FC"/>
    <w:rsid w:val="00834EB6"/>
    <w:rsid w:val="00834F7A"/>
    <w:rsid w:val="008350C0"/>
    <w:rsid w:val="008356E0"/>
    <w:rsid w:val="00835C24"/>
    <w:rsid w:val="00836CEE"/>
    <w:rsid w:val="00836DC0"/>
    <w:rsid w:val="00837535"/>
    <w:rsid w:val="00837D22"/>
    <w:rsid w:val="00840194"/>
    <w:rsid w:val="008405A2"/>
    <w:rsid w:val="0084089E"/>
    <w:rsid w:val="00840A91"/>
    <w:rsid w:val="00841029"/>
    <w:rsid w:val="008410C4"/>
    <w:rsid w:val="0084122D"/>
    <w:rsid w:val="00841295"/>
    <w:rsid w:val="0084269D"/>
    <w:rsid w:val="00843141"/>
    <w:rsid w:val="008431D5"/>
    <w:rsid w:val="008433FF"/>
    <w:rsid w:val="0084347E"/>
    <w:rsid w:val="00843507"/>
    <w:rsid w:val="0084366B"/>
    <w:rsid w:val="008437A5"/>
    <w:rsid w:val="00843CFF"/>
    <w:rsid w:val="0084403A"/>
    <w:rsid w:val="008443FC"/>
    <w:rsid w:val="0084488E"/>
    <w:rsid w:val="00844FA4"/>
    <w:rsid w:val="00845B90"/>
    <w:rsid w:val="008460E0"/>
    <w:rsid w:val="00846100"/>
    <w:rsid w:val="00846274"/>
    <w:rsid w:val="008465AB"/>
    <w:rsid w:val="0085032A"/>
    <w:rsid w:val="0085064C"/>
    <w:rsid w:val="00850760"/>
    <w:rsid w:val="00850971"/>
    <w:rsid w:val="00850FC2"/>
    <w:rsid w:val="008517A8"/>
    <w:rsid w:val="00851A60"/>
    <w:rsid w:val="00851A96"/>
    <w:rsid w:val="00851FE5"/>
    <w:rsid w:val="00852085"/>
    <w:rsid w:val="008535A2"/>
    <w:rsid w:val="00853961"/>
    <w:rsid w:val="00853AF8"/>
    <w:rsid w:val="00853D35"/>
    <w:rsid w:val="00853E0F"/>
    <w:rsid w:val="00855492"/>
    <w:rsid w:val="0085599A"/>
    <w:rsid w:val="00855A46"/>
    <w:rsid w:val="00855C7B"/>
    <w:rsid w:val="008561D0"/>
    <w:rsid w:val="008561F2"/>
    <w:rsid w:val="008565EE"/>
    <w:rsid w:val="00856761"/>
    <w:rsid w:val="008574DA"/>
    <w:rsid w:val="008574F7"/>
    <w:rsid w:val="0085757E"/>
    <w:rsid w:val="00857B98"/>
    <w:rsid w:val="00857EB6"/>
    <w:rsid w:val="00860266"/>
    <w:rsid w:val="00860325"/>
    <w:rsid w:val="0086082B"/>
    <w:rsid w:val="00860D25"/>
    <w:rsid w:val="008611DF"/>
    <w:rsid w:val="008615FC"/>
    <w:rsid w:val="00861794"/>
    <w:rsid w:val="00861C21"/>
    <w:rsid w:val="00861DCC"/>
    <w:rsid w:val="0086251F"/>
    <w:rsid w:val="00863004"/>
    <w:rsid w:val="0086399E"/>
    <w:rsid w:val="00863B16"/>
    <w:rsid w:val="00863C72"/>
    <w:rsid w:val="00864A24"/>
    <w:rsid w:val="00864FA8"/>
    <w:rsid w:val="008652FA"/>
    <w:rsid w:val="008656DE"/>
    <w:rsid w:val="008657C9"/>
    <w:rsid w:val="00865D92"/>
    <w:rsid w:val="00866432"/>
    <w:rsid w:val="008665CC"/>
    <w:rsid w:val="0086692C"/>
    <w:rsid w:val="00866A71"/>
    <w:rsid w:val="00866E28"/>
    <w:rsid w:val="00867403"/>
    <w:rsid w:val="008714D8"/>
    <w:rsid w:val="008715AF"/>
    <w:rsid w:val="008716C3"/>
    <w:rsid w:val="00871CE8"/>
    <w:rsid w:val="0087233B"/>
    <w:rsid w:val="0087267E"/>
    <w:rsid w:val="00872913"/>
    <w:rsid w:val="00872C5F"/>
    <w:rsid w:val="00873654"/>
    <w:rsid w:val="00874366"/>
    <w:rsid w:val="00874A6D"/>
    <w:rsid w:val="00874CA9"/>
    <w:rsid w:val="008763B5"/>
    <w:rsid w:val="008763C2"/>
    <w:rsid w:val="00876569"/>
    <w:rsid w:val="00876B46"/>
    <w:rsid w:val="00876DDD"/>
    <w:rsid w:val="0087775C"/>
    <w:rsid w:val="00877CAB"/>
    <w:rsid w:val="00877CEF"/>
    <w:rsid w:val="00877DDB"/>
    <w:rsid w:val="008807AA"/>
    <w:rsid w:val="00880825"/>
    <w:rsid w:val="00880988"/>
    <w:rsid w:val="00880CE0"/>
    <w:rsid w:val="00881191"/>
    <w:rsid w:val="008811EC"/>
    <w:rsid w:val="00881368"/>
    <w:rsid w:val="00881689"/>
    <w:rsid w:val="00881D2A"/>
    <w:rsid w:val="00882293"/>
    <w:rsid w:val="00882294"/>
    <w:rsid w:val="008828FD"/>
    <w:rsid w:val="008836AD"/>
    <w:rsid w:val="0088381E"/>
    <w:rsid w:val="00883A2F"/>
    <w:rsid w:val="00883D77"/>
    <w:rsid w:val="00883EEB"/>
    <w:rsid w:val="008842F8"/>
    <w:rsid w:val="0088452E"/>
    <w:rsid w:val="0088456B"/>
    <w:rsid w:val="00884CDC"/>
    <w:rsid w:val="00885282"/>
    <w:rsid w:val="00885A3D"/>
    <w:rsid w:val="00885A91"/>
    <w:rsid w:val="00886238"/>
    <w:rsid w:val="00886434"/>
    <w:rsid w:val="008864D1"/>
    <w:rsid w:val="0088661C"/>
    <w:rsid w:val="00886A59"/>
    <w:rsid w:val="0088717F"/>
    <w:rsid w:val="0088720E"/>
    <w:rsid w:val="00887677"/>
    <w:rsid w:val="0088775E"/>
    <w:rsid w:val="00887B3B"/>
    <w:rsid w:val="00887B80"/>
    <w:rsid w:val="00890EA2"/>
    <w:rsid w:val="00891304"/>
    <w:rsid w:val="00891406"/>
    <w:rsid w:val="00891B2E"/>
    <w:rsid w:val="00891FA5"/>
    <w:rsid w:val="00891FB0"/>
    <w:rsid w:val="00892001"/>
    <w:rsid w:val="0089219D"/>
    <w:rsid w:val="0089282D"/>
    <w:rsid w:val="00892BBC"/>
    <w:rsid w:val="0089307C"/>
    <w:rsid w:val="00893E82"/>
    <w:rsid w:val="00893F08"/>
    <w:rsid w:val="00894682"/>
    <w:rsid w:val="00894803"/>
    <w:rsid w:val="00894F4F"/>
    <w:rsid w:val="008953E8"/>
    <w:rsid w:val="008957C6"/>
    <w:rsid w:val="008961C1"/>
    <w:rsid w:val="008962DB"/>
    <w:rsid w:val="008965EC"/>
    <w:rsid w:val="00896AA7"/>
    <w:rsid w:val="00896CDE"/>
    <w:rsid w:val="00896D05"/>
    <w:rsid w:val="00897155"/>
    <w:rsid w:val="008A1226"/>
    <w:rsid w:val="008A1341"/>
    <w:rsid w:val="008A134D"/>
    <w:rsid w:val="008A16C6"/>
    <w:rsid w:val="008A1D31"/>
    <w:rsid w:val="008A1E90"/>
    <w:rsid w:val="008A2811"/>
    <w:rsid w:val="008A29FB"/>
    <w:rsid w:val="008A2D55"/>
    <w:rsid w:val="008A2E02"/>
    <w:rsid w:val="008A3C17"/>
    <w:rsid w:val="008A3DD3"/>
    <w:rsid w:val="008A4185"/>
    <w:rsid w:val="008A4C01"/>
    <w:rsid w:val="008A5459"/>
    <w:rsid w:val="008A5568"/>
    <w:rsid w:val="008A582C"/>
    <w:rsid w:val="008A6367"/>
    <w:rsid w:val="008A720F"/>
    <w:rsid w:val="008A7536"/>
    <w:rsid w:val="008A7A6C"/>
    <w:rsid w:val="008A7B07"/>
    <w:rsid w:val="008A7C5F"/>
    <w:rsid w:val="008B0036"/>
    <w:rsid w:val="008B0F8F"/>
    <w:rsid w:val="008B101B"/>
    <w:rsid w:val="008B1436"/>
    <w:rsid w:val="008B15D4"/>
    <w:rsid w:val="008B171F"/>
    <w:rsid w:val="008B1AC0"/>
    <w:rsid w:val="008B23C5"/>
    <w:rsid w:val="008B28FC"/>
    <w:rsid w:val="008B2B76"/>
    <w:rsid w:val="008B399D"/>
    <w:rsid w:val="008B4151"/>
    <w:rsid w:val="008B4876"/>
    <w:rsid w:val="008B498F"/>
    <w:rsid w:val="008B5061"/>
    <w:rsid w:val="008B5130"/>
    <w:rsid w:val="008B5974"/>
    <w:rsid w:val="008B5BC5"/>
    <w:rsid w:val="008B5C63"/>
    <w:rsid w:val="008B5F63"/>
    <w:rsid w:val="008B6C75"/>
    <w:rsid w:val="008B70FF"/>
    <w:rsid w:val="008B7D33"/>
    <w:rsid w:val="008B7EBB"/>
    <w:rsid w:val="008C01AD"/>
    <w:rsid w:val="008C04DC"/>
    <w:rsid w:val="008C0877"/>
    <w:rsid w:val="008C10EA"/>
    <w:rsid w:val="008C131A"/>
    <w:rsid w:val="008C147F"/>
    <w:rsid w:val="008C183E"/>
    <w:rsid w:val="008C1A2C"/>
    <w:rsid w:val="008C1F8B"/>
    <w:rsid w:val="008C20FD"/>
    <w:rsid w:val="008C22CD"/>
    <w:rsid w:val="008C2319"/>
    <w:rsid w:val="008C2466"/>
    <w:rsid w:val="008C24F2"/>
    <w:rsid w:val="008C2F66"/>
    <w:rsid w:val="008C34A5"/>
    <w:rsid w:val="008C3BDA"/>
    <w:rsid w:val="008C3D61"/>
    <w:rsid w:val="008C4206"/>
    <w:rsid w:val="008C4222"/>
    <w:rsid w:val="008C46C2"/>
    <w:rsid w:val="008C4C33"/>
    <w:rsid w:val="008C4EEE"/>
    <w:rsid w:val="008C53E0"/>
    <w:rsid w:val="008C57A9"/>
    <w:rsid w:val="008C5F9A"/>
    <w:rsid w:val="008C62D6"/>
    <w:rsid w:val="008C65BD"/>
    <w:rsid w:val="008C6A25"/>
    <w:rsid w:val="008C6F00"/>
    <w:rsid w:val="008D00AE"/>
    <w:rsid w:val="008D01CC"/>
    <w:rsid w:val="008D0D11"/>
    <w:rsid w:val="008D0EA6"/>
    <w:rsid w:val="008D1006"/>
    <w:rsid w:val="008D1157"/>
    <w:rsid w:val="008D118B"/>
    <w:rsid w:val="008D18FE"/>
    <w:rsid w:val="008D2056"/>
    <w:rsid w:val="008D2EC8"/>
    <w:rsid w:val="008D2F42"/>
    <w:rsid w:val="008D3163"/>
    <w:rsid w:val="008D3A56"/>
    <w:rsid w:val="008D3D46"/>
    <w:rsid w:val="008D4639"/>
    <w:rsid w:val="008D4868"/>
    <w:rsid w:val="008D4D48"/>
    <w:rsid w:val="008D5211"/>
    <w:rsid w:val="008D5390"/>
    <w:rsid w:val="008D564D"/>
    <w:rsid w:val="008D5789"/>
    <w:rsid w:val="008D5FE5"/>
    <w:rsid w:val="008D6A1A"/>
    <w:rsid w:val="008D6BE3"/>
    <w:rsid w:val="008D7633"/>
    <w:rsid w:val="008D7A42"/>
    <w:rsid w:val="008D7B83"/>
    <w:rsid w:val="008D7BC9"/>
    <w:rsid w:val="008E02FB"/>
    <w:rsid w:val="008E08E1"/>
    <w:rsid w:val="008E18D0"/>
    <w:rsid w:val="008E1D3A"/>
    <w:rsid w:val="008E29D0"/>
    <w:rsid w:val="008E35B3"/>
    <w:rsid w:val="008E3AEF"/>
    <w:rsid w:val="008E3FD0"/>
    <w:rsid w:val="008E4859"/>
    <w:rsid w:val="008E4CFE"/>
    <w:rsid w:val="008E4D97"/>
    <w:rsid w:val="008E4E4E"/>
    <w:rsid w:val="008E54F8"/>
    <w:rsid w:val="008E5B0D"/>
    <w:rsid w:val="008E5B41"/>
    <w:rsid w:val="008E5BE6"/>
    <w:rsid w:val="008E5CE1"/>
    <w:rsid w:val="008E6005"/>
    <w:rsid w:val="008E6465"/>
    <w:rsid w:val="008E6FE1"/>
    <w:rsid w:val="008E7934"/>
    <w:rsid w:val="008E7A9F"/>
    <w:rsid w:val="008F0041"/>
    <w:rsid w:val="008F05AF"/>
    <w:rsid w:val="008F0759"/>
    <w:rsid w:val="008F0A37"/>
    <w:rsid w:val="008F0D13"/>
    <w:rsid w:val="008F112F"/>
    <w:rsid w:val="008F1344"/>
    <w:rsid w:val="008F160F"/>
    <w:rsid w:val="008F1C1F"/>
    <w:rsid w:val="008F1CF2"/>
    <w:rsid w:val="008F2950"/>
    <w:rsid w:val="008F2A5B"/>
    <w:rsid w:val="008F39DA"/>
    <w:rsid w:val="008F3E1E"/>
    <w:rsid w:val="008F42E0"/>
    <w:rsid w:val="008F44C3"/>
    <w:rsid w:val="008F46CA"/>
    <w:rsid w:val="008F4768"/>
    <w:rsid w:val="008F479E"/>
    <w:rsid w:val="008F48EE"/>
    <w:rsid w:val="008F4C4A"/>
    <w:rsid w:val="008F50A5"/>
    <w:rsid w:val="008F5AAF"/>
    <w:rsid w:val="008F60A5"/>
    <w:rsid w:val="008F6314"/>
    <w:rsid w:val="008F639B"/>
    <w:rsid w:val="008F6E5B"/>
    <w:rsid w:val="008F7376"/>
    <w:rsid w:val="008F7435"/>
    <w:rsid w:val="008F759A"/>
    <w:rsid w:val="008F7869"/>
    <w:rsid w:val="008F791E"/>
    <w:rsid w:val="008F7C10"/>
    <w:rsid w:val="008F7CE1"/>
    <w:rsid w:val="008F7F72"/>
    <w:rsid w:val="009000BA"/>
    <w:rsid w:val="00900260"/>
    <w:rsid w:val="0090050F"/>
    <w:rsid w:val="0090093E"/>
    <w:rsid w:val="00900A82"/>
    <w:rsid w:val="00900B8D"/>
    <w:rsid w:val="00900C64"/>
    <w:rsid w:val="00900F0B"/>
    <w:rsid w:val="0090171F"/>
    <w:rsid w:val="00901C6A"/>
    <w:rsid w:val="00901E21"/>
    <w:rsid w:val="00902226"/>
    <w:rsid w:val="00902F8A"/>
    <w:rsid w:val="00903DB6"/>
    <w:rsid w:val="00904F0F"/>
    <w:rsid w:val="00904F1A"/>
    <w:rsid w:val="00905AEE"/>
    <w:rsid w:val="00906673"/>
    <w:rsid w:val="00906674"/>
    <w:rsid w:val="009067F3"/>
    <w:rsid w:val="00906C4A"/>
    <w:rsid w:val="00906CF6"/>
    <w:rsid w:val="00907325"/>
    <w:rsid w:val="0091019E"/>
    <w:rsid w:val="00910206"/>
    <w:rsid w:val="00910268"/>
    <w:rsid w:val="009106CA"/>
    <w:rsid w:val="00910707"/>
    <w:rsid w:val="00910C00"/>
    <w:rsid w:val="00911B63"/>
    <w:rsid w:val="00912065"/>
    <w:rsid w:val="009120F8"/>
    <w:rsid w:val="0091258C"/>
    <w:rsid w:val="00912A4D"/>
    <w:rsid w:val="00912A5D"/>
    <w:rsid w:val="00912E34"/>
    <w:rsid w:val="0091354D"/>
    <w:rsid w:val="00913C14"/>
    <w:rsid w:val="00913E0A"/>
    <w:rsid w:val="00913E92"/>
    <w:rsid w:val="00913F9B"/>
    <w:rsid w:val="00913FB5"/>
    <w:rsid w:val="009143D5"/>
    <w:rsid w:val="00914B88"/>
    <w:rsid w:val="00914FF3"/>
    <w:rsid w:val="009152E3"/>
    <w:rsid w:val="0091536A"/>
    <w:rsid w:val="00915587"/>
    <w:rsid w:val="00915949"/>
    <w:rsid w:val="00915C80"/>
    <w:rsid w:val="00916037"/>
    <w:rsid w:val="009160D6"/>
    <w:rsid w:val="0091689A"/>
    <w:rsid w:val="00916C50"/>
    <w:rsid w:val="00916D28"/>
    <w:rsid w:val="00920190"/>
    <w:rsid w:val="00921219"/>
    <w:rsid w:val="009213E1"/>
    <w:rsid w:val="00922495"/>
    <w:rsid w:val="00922903"/>
    <w:rsid w:val="00922BB8"/>
    <w:rsid w:val="00922BD2"/>
    <w:rsid w:val="00923420"/>
    <w:rsid w:val="0092368E"/>
    <w:rsid w:val="00923A6B"/>
    <w:rsid w:val="00923D0B"/>
    <w:rsid w:val="00924477"/>
    <w:rsid w:val="0092477E"/>
    <w:rsid w:val="00924A70"/>
    <w:rsid w:val="00924C66"/>
    <w:rsid w:val="00924EF0"/>
    <w:rsid w:val="009252F4"/>
    <w:rsid w:val="00925705"/>
    <w:rsid w:val="00927255"/>
    <w:rsid w:val="00927B54"/>
    <w:rsid w:val="00927CB2"/>
    <w:rsid w:val="00930007"/>
    <w:rsid w:val="009300A9"/>
    <w:rsid w:val="0093038B"/>
    <w:rsid w:val="0093065E"/>
    <w:rsid w:val="00930CC7"/>
    <w:rsid w:val="0093169C"/>
    <w:rsid w:val="009318D4"/>
    <w:rsid w:val="00931A39"/>
    <w:rsid w:val="00931F45"/>
    <w:rsid w:val="00932499"/>
    <w:rsid w:val="0093287B"/>
    <w:rsid w:val="00932B55"/>
    <w:rsid w:val="0093346A"/>
    <w:rsid w:val="009337A5"/>
    <w:rsid w:val="00933BB8"/>
    <w:rsid w:val="00933CF7"/>
    <w:rsid w:val="00933D99"/>
    <w:rsid w:val="0093414E"/>
    <w:rsid w:val="009350A7"/>
    <w:rsid w:val="0093567E"/>
    <w:rsid w:val="0093577E"/>
    <w:rsid w:val="00935ADF"/>
    <w:rsid w:val="00936569"/>
    <w:rsid w:val="0093678E"/>
    <w:rsid w:val="00936AF9"/>
    <w:rsid w:val="00937790"/>
    <w:rsid w:val="00937E5E"/>
    <w:rsid w:val="00937FD5"/>
    <w:rsid w:val="009400DC"/>
    <w:rsid w:val="009403AD"/>
    <w:rsid w:val="00940543"/>
    <w:rsid w:val="00940E97"/>
    <w:rsid w:val="00941CF1"/>
    <w:rsid w:val="00941FC7"/>
    <w:rsid w:val="009426A2"/>
    <w:rsid w:val="00942BE4"/>
    <w:rsid w:val="0094336C"/>
    <w:rsid w:val="00943B8C"/>
    <w:rsid w:val="00943D00"/>
    <w:rsid w:val="00943FA5"/>
    <w:rsid w:val="009453BE"/>
    <w:rsid w:val="009454C8"/>
    <w:rsid w:val="009459FE"/>
    <w:rsid w:val="00945FE1"/>
    <w:rsid w:val="00946054"/>
    <w:rsid w:val="0094671D"/>
    <w:rsid w:val="00946A35"/>
    <w:rsid w:val="00947289"/>
    <w:rsid w:val="009473A7"/>
    <w:rsid w:val="00947464"/>
    <w:rsid w:val="00947EF8"/>
    <w:rsid w:val="009508B0"/>
    <w:rsid w:val="00950914"/>
    <w:rsid w:val="00950930"/>
    <w:rsid w:val="00951065"/>
    <w:rsid w:val="009513CD"/>
    <w:rsid w:val="00951CEA"/>
    <w:rsid w:val="00951DA9"/>
    <w:rsid w:val="00952247"/>
    <w:rsid w:val="00952603"/>
    <w:rsid w:val="009527B6"/>
    <w:rsid w:val="00952AC1"/>
    <w:rsid w:val="00952E20"/>
    <w:rsid w:val="00952F1D"/>
    <w:rsid w:val="00953034"/>
    <w:rsid w:val="0095309C"/>
    <w:rsid w:val="00953702"/>
    <w:rsid w:val="009537C0"/>
    <w:rsid w:val="00953B06"/>
    <w:rsid w:val="00953CD6"/>
    <w:rsid w:val="00954439"/>
    <w:rsid w:val="00954A2E"/>
    <w:rsid w:val="00954A6F"/>
    <w:rsid w:val="00954AD3"/>
    <w:rsid w:val="00954EB4"/>
    <w:rsid w:val="00955907"/>
    <w:rsid w:val="00955B61"/>
    <w:rsid w:val="00955EEF"/>
    <w:rsid w:val="00956B61"/>
    <w:rsid w:val="00957921"/>
    <w:rsid w:val="00957A6A"/>
    <w:rsid w:val="00957B87"/>
    <w:rsid w:val="009603CD"/>
    <w:rsid w:val="00962B2F"/>
    <w:rsid w:val="00963124"/>
    <w:rsid w:val="0096319E"/>
    <w:rsid w:val="00963E2F"/>
    <w:rsid w:val="009644B6"/>
    <w:rsid w:val="009648D1"/>
    <w:rsid w:val="009656DC"/>
    <w:rsid w:val="00965866"/>
    <w:rsid w:val="00965C59"/>
    <w:rsid w:val="009677AD"/>
    <w:rsid w:val="00967849"/>
    <w:rsid w:val="00967A0E"/>
    <w:rsid w:val="00967A7F"/>
    <w:rsid w:val="00967B69"/>
    <w:rsid w:val="00967C3B"/>
    <w:rsid w:val="00967C6C"/>
    <w:rsid w:val="00967DD0"/>
    <w:rsid w:val="00967F7B"/>
    <w:rsid w:val="00967F81"/>
    <w:rsid w:val="00970040"/>
    <w:rsid w:val="009707B8"/>
    <w:rsid w:val="00970D63"/>
    <w:rsid w:val="009710B5"/>
    <w:rsid w:val="0097116E"/>
    <w:rsid w:val="00972252"/>
    <w:rsid w:val="00972495"/>
    <w:rsid w:val="009724E8"/>
    <w:rsid w:val="00972890"/>
    <w:rsid w:val="00972F7F"/>
    <w:rsid w:val="00972FFA"/>
    <w:rsid w:val="009736C5"/>
    <w:rsid w:val="00973C73"/>
    <w:rsid w:val="00973F97"/>
    <w:rsid w:val="00974593"/>
    <w:rsid w:val="00974E17"/>
    <w:rsid w:val="00975981"/>
    <w:rsid w:val="00975F8E"/>
    <w:rsid w:val="00975FAE"/>
    <w:rsid w:val="009761B8"/>
    <w:rsid w:val="00976CDD"/>
    <w:rsid w:val="00976DD6"/>
    <w:rsid w:val="0097799B"/>
    <w:rsid w:val="009805A8"/>
    <w:rsid w:val="00980BFC"/>
    <w:rsid w:val="00980D2E"/>
    <w:rsid w:val="00980F86"/>
    <w:rsid w:val="00980FCA"/>
    <w:rsid w:val="00981105"/>
    <w:rsid w:val="009814E2"/>
    <w:rsid w:val="00981845"/>
    <w:rsid w:val="0098265B"/>
    <w:rsid w:val="00982C0D"/>
    <w:rsid w:val="009839FE"/>
    <w:rsid w:val="00983D61"/>
    <w:rsid w:val="0098407D"/>
    <w:rsid w:val="00985240"/>
    <w:rsid w:val="00985477"/>
    <w:rsid w:val="00985F87"/>
    <w:rsid w:val="0098646E"/>
    <w:rsid w:val="00986677"/>
    <w:rsid w:val="00987145"/>
    <w:rsid w:val="00987235"/>
    <w:rsid w:val="009874DE"/>
    <w:rsid w:val="00987B52"/>
    <w:rsid w:val="00987C8C"/>
    <w:rsid w:val="009905A4"/>
    <w:rsid w:val="009907DF"/>
    <w:rsid w:val="009910DD"/>
    <w:rsid w:val="00991B06"/>
    <w:rsid w:val="00991BF2"/>
    <w:rsid w:val="0099238A"/>
    <w:rsid w:val="009933A1"/>
    <w:rsid w:val="009933F6"/>
    <w:rsid w:val="00993AAC"/>
    <w:rsid w:val="00993BFC"/>
    <w:rsid w:val="00993E10"/>
    <w:rsid w:val="00994D72"/>
    <w:rsid w:val="009957FC"/>
    <w:rsid w:val="00996D70"/>
    <w:rsid w:val="00996E0E"/>
    <w:rsid w:val="00997050"/>
    <w:rsid w:val="00997321"/>
    <w:rsid w:val="009974AA"/>
    <w:rsid w:val="00997526"/>
    <w:rsid w:val="009977D3"/>
    <w:rsid w:val="009978AC"/>
    <w:rsid w:val="00997925"/>
    <w:rsid w:val="00997D07"/>
    <w:rsid w:val="009A04A1"/>
    <w:rsid w:val="009A04F1"/>
    <w:rsid w:val="009A0F5A"/>
    <w:rsid w:val="009A1374"/>
    <w:rsid w:val="009A1613"/>
    <w:rsid w:val="009A20E9"/>
    <w:rsid w:val="009A24B7"/>
    <w:rsid w:val="009A256B"/>
    <w:rsid w:val="009A27E7"/>
    <w:rsid w:val="009A2D92"/>
    <w:rsid w:val="009A2F5A"/>
    <w:rsid w:val="009A3A6B"/>
    <w:rsid w:val="009A3B4E"/>
    <w:rsid w:val="009A3F1F"/>
    <w:rsid w:val="009A40D1"/>
    <w:rsid w:val="009A5067"/>
    <w:rsid w:val="009A52B7"/>
    <w:rsid w:val="009A5689"/>
    <w:rsid w:val="009A58AA"/>
    <w:rsid w:val="009A5A3D"/>
    <w:rsid w:val="009A625D"/>
    <w:rsid w:val="009A6735"/>
    <w:rsid w:val="009A6A0F"/>
    <w:rsid w:val="009A7DF4"/>
    <w:rsid w:val="009AD055"/>
    <w:rsid w:val="009B0159"/>
    <w:rsid w:val="009B0428"/>
    <w:rsid w:val="009B06BD"/>
    <w:rsid w:val="009B0748"/>
    <w:rsid w:val="009B0820"/>
    <w:rsid w:val="009B0993"/>
    <w:rsid w:val="009B0D18"/>
    <w:rsid w:val="009B2A05"/>
    <w:rsid w:val="009B2B65"/>
    <w:rsid w:val="009B330F"/>
    <w:rsid w:val="009B3F2F"/>
    <w:rsid w:val="009B3F93"/>
    <w:rsid w:val="009B43C7"/>
    <w:rsid w:val="009B4DF7"/>
    <w:rsid w:val="009B4F53"/>
    <w:rsid w:val="009B5FAA"/>
    <w:rsid w:val="009B62AB"/>
    <w:rsid w:val="009B6C52"/>
    <w:rsid w:val="009B6EBE"/>
    <w:rsid w:val="009B73B5"/>
    <w:rsid w:val="009B752D"/>
    <w:rsid w:val="009B79EB"/>
    <w:rsid w:val="009C0762"/>
    <w:rsid w:val="009C0CCF"/>
    <w:rsid w:val="009C1313"/>
    <w:rsid w:val="009C1BB5"/>
    <w:rsid w:val="009C1C43"/>
    <w:rsid w:val="009C1CB1"/>
    <w:rsid w:val="009C25E6"/>
    <w:rsid w:val="009C2A18"/>
    <w:rsid w:val="009C2B4C"/>
    <w:rsid w:val="009C30A8"/>
    <w:rsid w:val="009C317E"/>
    <w:rsid w:val="009C3354"/>
    <w:rsid w:val="009C33E8"/>
    <w:rsid w:val="009C352F"/>
    <w:rsid w:val="009C36E3"/>
    <w:rsid w:val="009C3793"/>
    <w:rsid w:val="009C4111"/>
    <w:rsid w:val="009C4C2C"/>
    <w:rsid w:val="009C4D58"/>
    <w:rsid w:val="009C4F89"/>
    <w:rsid w:val="009C5E3E"/>
    <w:rsid w:val="009C5FA6"/>
    <w:rsid w:val="009C69CC"/>
    <w:rsid w:val="009C6DDD"/>
    <w:rsid w:val="009C6F0D"/>
    <w:rsid w:val="009C7875"/>
    <w:rsid w:val="009C7E0E"/>
    <w:rsid w:val="009D0745"/>
    <w:rsid w:val="009D0A86"/>
    <w:rsid w:val="009D0C68"/>
    <w:rsid w:val="009D1301"/>
    <w:rsid w:val="009D14C2"/>
    <w:rsid w:val="009D2AC1"/>
    <w:rsid w:val="009D2BF4"/>
    <w:rsid w:val="009D3C0F"/>
    <w:rsid w:val="009D3D30"/>
    <w:rsid w:val="009D45EC"/>
    <w:rsid w:val="009D5032"/>
    <w:rsid w:val="009D51A0"/>
    <w:rsid w:val="009D51DF"/>
    <w:rsid w:val="009D5963"/>
    <w:rsid w:val="009D5B94"/>
    <w:rsid w:val="009D5BEC"/>
    <w:rsid w:val="009D5CF3"/>
    <w:rsid w:val="009D60F6"/>
    <w:rsid w:val="009D62C0"/>
    <w:rsid w:val="009D6616"/>
    <w:rsid w:val="009D695F"/>
    <w:rsid w:val="009D77F1"/>
    <w:rsid w:val="009D7FC2"/>
    <w:rsid w:val="009D7FF5"/>
    <w:rsid w:val="009E0B70"/>
    <w:rsid w:val="009E1920"/>
    <w:rsid w:val="009E1D94"/>
    <w:rsid w:val="009E2621"/>
    <w:rsid w:val="009E2890"/>
    <w:rsid w:val="009E28D2"/>
    <w:rsid w:val="009E2BAE"/>
    <w:rsid w:val="009E34A3"/>
    <w:rsid w:val="009E35ED"/>
    <w:rsid w:val="009E3810"/>
    <w:rsid w:val="009E3A0E"/>
    <w:rsid w:val="009E3D04"/>
    <w:rsid w:val="009E4080"/>
    <w:rsid w:val="009E41A0"/>
    <w:rsid w:val="009E4A31"/>
    <w:rsid w:val="009E4CF1"/>
    <w:rsid w:val="009E5067"/>
    <w:rsid w:val="009E51A8"/>
    <w:rsid w:val="009E51D7"/>
    <w:rsid w:val="009E53CD"/>
    <w:rsid w:val="009E580D"/>
    <w:rsid w:val="009E6360"/>
    <w:rsid w:val="009E67D7"/>
    <w:rsid w:val="009E6DE8"/>
    <w:rsid w:val="009E776C"/>
    <w:rsid w:val="009E7D89"/>
    <w:rsid w:val="009EB8A2"/>
    <w:rsid w:val="009F0E21"/>
    <w:rsid w:val="009F0FD0"/>
    <w:rsid w:val="009F1350"/>
    <w:rsid w:val="009F151D"/>
    <w:rsid w:val="009F16FE"/>
    <w:rsid w:val="009F19BC"/>
    <w:rsid w:val="009F20CC"/>
    <w:rsid w:val="009F20E3"/>
    <w:rsid w:val="009F2732"/>
    <w:rsid w:val="009F27EF"/>
    <w:rsid w:val="009F2C5F"/>
    <w:rsid w:val="009F4531"/>
    <w:rsid w:val="009F51C2"/>
    <w:rsid w:val="009F529E"/>
    <w:rsid w:val="009F5498"/>
    <w:rsid w:val="009F583F"/>
    <w:rsid w:val="009F6595"/>
    <w:rsid w:val="009F738B"/>
    <w:rsid w:val="00A003AF"/>
    <w:rsid w:val="00A00473"/>
    <w:rsid w:val="00A01306"/>
    <w:rsid w:val="00A017FF"/>
    <w:rsid w:val="00A018B4"/>
    <w:rsid w:val="00A01E9A"/>
    <w:rsid w:val="00A01FEE"/>
    <w:rsid w:val="00A0208E"/>
    <w:rsid w:val="00A0209B"/>
    <w:rsid w:val="00A02A06"/>
    <w:rsid w:val="00A02C5E"/>
    <w:rsid w:val="00A030EF"/>
    <w:rsid w:val="00A03719"/>
    <w:rsid w:val="00A03C4B"/>
    <w:rsid w:val="00A0445C"/>
    <w:rsid w:val="00A0488B"/>
    <w:rsid w:val="00A04BDF"/>
    <w:rsid w:val="00A04DA6"/>
    <w:rsid w:val="00A051BE"/>
    <w:rsid w:val="00A053FF"/>
    <w:rsid w:val="00A05CB5"/>
    <w:rsid w:val="00A066AA"/>
    <w:rsid w:val="00A066E0"/>
    <w:rsid w:val="00A06A61"/>
    <w:rsid w:val="00A06ADC"/>
    <w:rsid w:val="00A06E74"/>
    <w:rsid w:val="00A078CA"/>
    <w:rsid w:val="00A07941"/>
    <w:rsid w:val="00A07B6B"/>
    <w:rsid w:val="00A07CFE"/>
    <w:rsid w:val="00A07E92"/>
    <w:rsid w:val="00A109DF"/>
    <w:rsid w:val="00A10FCB"/>
    <w:rsid w:val="00A11071"/>
    <w:rsid w:val="00A113A3"/>
    <w:rsid w:val="00A11869"/>
    <w:rsid w:val="00A1189C"/>
    <w:rsid w:val="00A1266C"/>
    <w:rsid w:val="00A126CF"/>
    <w:rsid w:val="00A1281D"/>
    <w:rsid w:val="00A129D0"/>
    <w:rsid w:val="00A12BF6"/>
    <w:rsid w:val="00A12EF8"/>
    <w:rsid w:val="00A13272"/>
    <w:rsid w:val="00A14990"/>
    <w:rsid w:val="00A14BE5"/>
    <w:rsid w:val="00A15691"/>
    <w:rsid w:val="00A16108"/>
    <w:rsid w:val="00A164E5"/>
    <w:rsid w:val="00A17428"/>
    <w:rsid w:val="00A176A6"/>
    <w:rsid w:val="00A1789F"/>
    <w:rsid w:val="00A17907"/>
    <w:rsid w:val="00A17F31"/>
    <w:rsid w:val="00A20398"/>
    <w:rsid w:val="00A20ABD"/>
    <w:rsid w:val="00A21201"/>
    <w:rsid w:val="00A21B09"/>
    <w:rsid w:val="00A221FD"/>
    <w:rsid w:val="00A223D4"/>
    <w:rsid w:val="00A22930"/>
    <w:rsid w:val="00A22EB5"/>
    <w:rsid w:val="00A22EE0"/>
    <w:rsid w:val="00A231E0"/>
    <w:rsid w:val="00A236FE"/>
    <w:rsid w:val="00A23A13"/>
    <w:rsid w:val="00A23C77"/>
    <w:rsid w:val="00A241A8"/>
    <w:rsid w:val="00A2436C"/>
    <w:rsid w:val="00A24769"/>
    <w:rsid w:val="00A24CD5"/>
    <w:rsid w:val="00A24E57"/>
    <w:rsid w:val="00A254B9"/>
    <w:rsid w:val="00A254E8"/>
    <w:rsid w:val="00A2587B"/>
    <w:rsid w:val="00A25BDD"/>
    <w:rsid w:val="00A25D00"/>
    <w:rsid w:val="00A26667"/>
    <w:rsid w:val="00A26940"/>
    <w:rsid w:val="00A26BBC"/>
    <w:rsid w:val="00A26C42"/>
    <w:rsid w:val="00A278D7"/>
    <w:rsid w:val="00A279E8"/>
    <w:rsid w:val="00A27DD6"/>
    <w:rsid w:val="00A3202A"/>
    <w:rsid w:val="00A324BE"/>
    <w:rsid w:val="00A32A48"/>
    <w:rsid w:val="00A32F40"/>
    <w:rsid w:val="00A33274"/>
    <w:rsid w:val="00A33317"/>
    <w:rsid w:val="00A333B6"/>
    <w:rsid w:val="00A3369B"/>
    <w:rsid w:val="00A336AE"/>
    <w:rsid w:val="00A33928"/>
    <w:rsid w:val="00A34163"/>
    <w:rsid w:val="00A34455"/>
    <w:rsid w:val="00A34712"/>
    <w:rsid w:val="00A34932"/>
    <w:rsid w:val="00A34D38"/>
    <w:rsid w:val="00A3570B"/>
    <w:rsid w:val="00A35852"/>
    <w:rsid w:val="00A35882"/>
    <w:rsid w:val="00A35902"/>
    <w:rsid w:val="00A364D1"/>
    <w:rsid w:val="00A36641"/>
    <w:rsid w:val="00A368F0"/>
    <w:rsid w:val="00A3A836"/>
    <w:rsid w:val="00A40048"/>
    <w:rsid w:val="00A4017D"/>
    <w:rsid w:val="00A40241"/>
    <w:rsid w:val="00A40A64"/>
    <w:rsid w:val="00A40CD5"/>
    <w:rsid w:val="00A40FEE"/>
    <w:rsid w:val="00A422B1"/>
    <w:rsid w:val="00A42424"/>
    <w:rsid w:val="00A42532"/>
    <w:rsid w:val="00A428A1"/>
    <w:rsid w:val="00A42E05"/>
    <w:rsid w:val="00A42EE2"/>
    <w:rsid w:val="00A4324E"/>
    <w:rsid w:val="00A4399E"/>
    <w:rsid w:val="00A43B4D"/>
    <w:rsid w:val="00A444EE"/>
    <w:rsid w:val="00A449DB"/>
    <w:rsid w:val="00A4536E"/>
    <w:rsid w:val="00A45ADA"/>
    <w:rsid w:val="00A46A58"/>
    <w:rsid w:val="00A46E37"/>
    <w:rsid w:val="00A46F0D"/>
    <w:rsid w:val="00A478A6"/>
    <w:rsid w:val="00A47A6C"/>
    <w:rsid w:val="00A47C3B"/>
    <w:rsid w:val="00A47DB2"/>
    <w:rsid w:val="00A5031F"/>
    <w:rsid w:val="00A50859"/>
    <w:rsid w:val="00A50F79"/>
    <w:rsid w:val="00A51641"/>
    <w:rsid w:val="00A51C9D"/>
    <w:rsid w:val="00A5307D"/>
    <w:rsid w:val="00A5378E"/>
    <w:rsid w:val="00A54564"/>
    <w:rsid w:val="00A54818"/>
    <w:rsid w:val="00A54A4C"/>
    <w:rsid w:val="00A5545D"/>
    <w:rsid w:val="00A5548C"/>
    <w:rsid w:val="00A555F8"/>
    <w:rsid w:val="00A5571D"/>
    <w:rsid w:val="00A55B7A"/>
    <w:rsid w:val="00A55E99"/>
    <w:rsid w:val="00A5607D"/>
    <w:rsid w:val="00A56F69"/>
    <w:rsid w:val="00A57160"/>
    <w:rsid w:val="00A57242"/>
    <w:rsid w:val="00A57614"/>
    <w:rsid w:val="00A5765C"/>
    <w:rsid w:val="00A57691"/>
    <w:rsid w:val="00A579A6"/>
    <w:rsid w:val="00A579A8"/>
    <w:rsid w:val="00A60236"/>
    <w:rsid w:val="00A608B8"/>
    <w:rsid w:val="00A6147D"/>
    <w:rsid w:val="00A61570"/>
    <w:rsid w:val="00A616EE"/>
    <w:rsid w:val="00A61E54"/>
    <w:rsid w:val="00A61F27"/>
    <w:rsid w:val="00A625B1"/>
    <w:rsid w:val="00A6266C"/>
    <w:rsid w:val="00A62794"/>
    <w:rsid w:val="00A627AF"/>
    <w:rsid w:val="00A62EB3"/>
    <w:rsid w:val="00A63186"/>
    <w:rsid w:val="00A6322C"/>
    <w:rsid w:val="00A63459"/>
    <w:rsid w:val="00A63852"/>
    <w:rsid w:val="00A639A7"/>
    <w:rsid w:val="00A63C2E"/>
    <w:rsid w:val="00A63CEE"/>
    <w:rsid w:val="00A63DD5"/>
    <w:rsid w:val="00A64BBA"/>
    <w:rsid w:val="00A64CD7"/>
    <w:rsid w:val="00A65002"/>
    <w:rsid w:val="00A65478"/>
    <w:rsid w:val="00A65556"/>
    <w:rsid w:val="00A65A8B"/>
    <w:rsid w:val="00A65DB8"/>
    <w:rsid w:val="00A666BB"/>
    <w:rsid w:val="00A6681F"/>
    <w:rsid w:val="00A675E3"/>
    <w:rsid w:val="00A6E213"/>
    <w:rsid w:val="00A704BD"/>
    <w:rsid w:val="00A7111C"/>
    <w:rsid w:val="00A712B5"/>
    <w:rsid w:val="00A71D04"/>
    <w:rsid w:val="00A71D29"/>
    <w:rsid w:val="00A722C8"/>
    <w:rsid w:val="00A7292D"/>
    <w:rsid w:val="00A73206"/>
    <w:rsid w:val="00A735A5"/>
    <w:rsid w:val="00A735C1"/>
    <w:rsid w:val="00A7388A"/>
    <w:rsid w:val="00A738D7"/>
    <w:rsid w:val="00A7406F"/>
    <w:rsid w:val="00A74BF5"/>
    <w:rsid w:val="00A74C3E"/>
    <w:rsid w:val="00A753C7"/>
    <w:rsid w:val="00A7555B"/>
    <w:rsid w:val="00A75CEF"/>
    <w:rsid w:val="00A76628"/>
    <w:rsid w:val="00A77B11"/>
    <w:rsid w:val="00A77B7B"/>
    <w:rsid w:val="00A77E6E"/>
    <w:rsid w:val="00A80171"/>
    <w:rsid w:val="00A80B98"/>
    <w:rsid w:val="00A810C4"/>
    <w:rsid w:val="00A819DE"/>
    <w:rsid w:val="00A81E3B"/>
    <w:rsid w:val="00A82497"/>
    <w:rsid w:val="00A82926"/>
    <w:rsid w:val="00A82949"/>
    <w:rsid w:val="00A82D8D"/>
    <w:rsid w:val="00A833B3"/>
    <w:rsid w:val="00A83705"/>
    <w:rsid w:val="00A845C0"/>
    <w:rsid w:val="00A84750"/>
    <w:rsid w:val="00A860AC"/>
    <w:rsid w:val="00A86223"/>
    <w:rsid w:val="00A8638B"/>
    <w:rsid w:val="00A863B0"/>
    <w:rsid w:val="00A86857"/>
    <w:rsid w:val="00A869E8"/>
    <w:rsid w:val="00A876EF"/>
    <w:rsid w:val="00A87AF9"/>
    <w:rsid w:val="00A87EED"/>
    <w:rsid w:val="00A8969C"/>
    <w:rsid w:val="00A905AC"/>
    <w:rsid w:val="00A90B80"/>
    <w:rsid w:val="00A90E5A"/>
    <w:rsid w:val="00A91085"/>
    <w:rsid w:val="00A91190"/>
    <w:rsid w:val="00A91849"/>
    <w:rsid w:val="00A91BC8"/>
    <w:rsid w:val="00A92244"/>
    <w:rsid w:val="00A92615"/>
    <w:rsid w:val="00A92C8F"/>
    <w:rsid w:val="00A93024"/>
    <w:rsid w:val="00A936D0"/>
    <w:rsid w:val="00A936EC"/>
    <w:rsid w:val="00A93C2F"/>
    <w:rsid w:val="00A94174"/>
    <w:rsid w:val="00A941A9"/>
    <w:rsid w:val="00A9438E"/>
    <w:rsid w:val="00A94494"/>
    <w:rsid w:val="00A944A5"/>
    <w:rsid w:val="00A94986"/>
    <w:rsid w:val="00A94A05"/>
    <w:rsid w:val="00A94ACB"/>
    <w:rsid w:val="00A95820"/>
    <w:rsid w:val="00A95892"/>
    <w:rsid w:val="00A9595A"/>
    <w:rsid w:val="00A95E57"/>
    <w:rsid w:val="00A9605F"/>
    <w:rsid w:val="00A962B5"/>
    <w:rsid w:val="00A963A3"/>
    <w:rsid w:val="00A96CFF"/>
    <w:rsid w:val="00A97DE2"/>
    <w:rsid w:val="00AA032C"/>
    <w:rsid w:val="00AA065E"/>
    <w:rsid w:val="00AA0815"/>
    <w:rsid w:val="00AA0853"/>
    <w:rsid w:val="00AA0A29"/>
    <w:rsid w:val="00AA0C57"/>
    <w:rsid w:val="00AA1127"/>
    <w:rsid w:val="00AA1669"/>
    <w:rsid w:val="00AA167E"/>
    <w:rsid w:val="00AA1A9E"/>
    <w:rsid w:val="00AA2172"/>
    <w:rsid w:val="00AA3159"/>
    <w:rsid w:val="00AA3329"/>
    <w:rsid w:val="00AA338C"/>
    <w:rsid w:val="00AA34C6"/>
    <w:rsid w:val="00AA3772"/>
    <w:rsid w:val="00AA3D64"/>
    <w:rsid w:val="00AA3F16"/>
    <w:rsid w:val="00AA41F5"/>
    <w:rsid w:val="00AA47FE"/>
    <w:rsid w:val="00AA4C0C"/>
    <w:rsid w:val="00AA4CDE"/>
    <w:rsid w:val="00AA576B"/>
    <w:rsid w:val="00AA61EE"/>
    <w:rsid w:val="00AA63F2"/>
    <w:rsid w:val="00AA661A"/>
    <w:rsid w:val="00AA7620"/>
    <w:rsid w:val="00AA7EF8"/>
    <w:rsid w:val="00AB05B2"/>
    <w:rsid w:val="00AB120D"/>
    <w:rsid w:val="00AB141A"/>
    <w:rsid w:val="00AB21FD"/>
    <w:rsid w:val="00AB2303"/>
    <w:rsid w:val="00AB237B"/>
    <w:rsid w:val="00AB23B4"/>
    <w:rsid w:val="00AB2697"/>
    <w:rsid w:val="00AB2D2B"/>
    <w:rsid w:val="00AB2E19"/>
    <w:rsid w:val="00AB31B7"/>
    <w:rsid w:val="00AB3626"/>
    <w:rsid w:val="00AB38AB"/>
    <w:rsid w:val="00AB3A7F"/>
    <w:rsid w:val="00AB3DB2"/>
    <w:rsid w:val="00AB3E01"/>
    <w:rsid w:val="00AB4786"/>
    <w:rsid w:val="00AB6015"/>
    <w:rsid w:val="00AB606C"/>
    <w:rsid w:val="00AB60E6"/>
    <w:rsid w:val="00AB66B3"/>
    <w:rsid w:val="00AB6E07"/>
    <w:rsid w:val="00AB74CE"/>
    <w:rsid w:val="00AB75D0"/>
    <w:rsid w:val="00AB79D0"/>
    <w:rsid w:val="00AC02AB"/>
    <w:rsid w:val="00AC0499"/>
    <w:rsid w:val="00AC0EA9"/>
    <w:rsid w:val="00AC1175"/>
    <w:rsid w:val="00AC11D1"/>
    <w:rsid w:val="00AC1AB1"/>
    <w:rsid w:val="00AC1AB2"/>
    <w:rsid w:val="00AC1E1E"/>
    <w:rsid w:val="00AC2C6A"/>
    <w:rsid w:val="00AC3094"/>
    <w:rsid w:val="00AC3296"/>
    <w:rsid w:val="00AC354E"/>
    <w:rsid w:val="00AC3635"/>
    <w:rsid w:val="00AC3DA7"/>
    <w:rsid w:val="00AC4712"/>
    <w:rsid w:val="00AC492E"/>
    <w:rsid w:val="00AC4A5F"/>
    <w:rsid w:val="00AC52FC"/>
    <w:rsid w:val="00AC598C"/>
    <w:rsid w:val="00AC67DF"/>
    <w:rsid w:val="00AC6868"/>
    <w:rsid w:val="00AC6E45"/>
    <w:rsid w:val="00AC7C1F"/>
    <w:rsid w:val="00ACD74A"/>
    <w:rsid w:val="00AD00FB"/>
    <w:rsid w:val="00AD0B9F"/>
    <w:rsid w:val="00AD124B"/>
    <w:rsid w:val="00AD14D3"/>
    <w:rsid w:val="00AD16B0"/>
    <w:rsid w:val="00AD18A4"/>
    <w:rsid w:val="00AD1A70"/>
    <w:rsid w:val="00AD1C01"/>
    <w:rsid w:val="00AD2D32"/>
    <w:rsid w:val="00AD3857"/>
    <w:rsid w:val="00AD3F9B"/>
    <w:rsid w:val="00AD41AF"/>
    <w:rsid w:val="00AD41E3"/>
    <w:rsid w:val="00AD4278"/>
    <w:rsid w:val="00AD4E28"/>
    <w:rsid w:val="00AD4E7B"/>
    <w:rsid w:val="00AD5512"/>
    <w:rsid w:val="00AD5756"/>
    <w:rsid w:val="00AD578A"/>
    <w:rsid w:val="00AD60F0"/>
    <w:rsid w:val="00AD6213"/>
    <w:rsid w:val="00AD69EA"/>
    <w:rsid w:val="00AD6CE3"/>
    <w:rsid w:val="00AD7BD6"/>
    <w:rsid w:val="00AD7E44"/>
    <w:rsid w:val="00AE03A8"/>
    <w:rsid w:val="00AE06D2"/>
    <w:rsid w:val="00AE0D1E"/>
    <w:rsid w:val="00AE101E"/>
    <w:rsid w:val="00AE10AB"/>
    <w:rsid w:val="00AE11C4"/>
    <w:rsid w:val="00AE1CD1"/>
    <w:rsid w:val="00AE20D3"/>
    <w:rsid w:val="00AE23B8"/>
    <w:rsid w:val="00AE2E8E"/>
    <w:rsid w:val="00AE2FB6"/>
    <w:rsid w:val="00AE300B"/>
    <w:rsid w:val="00AE37AA"/>
    <w:rsid w:val="00AE40FC"/>
    <w:rsid w:val="00AE427C"/>
    <w:rsid w:val="00AE437C"/>
    <w:rsid w:val="00AE4813"/>
    <w:rsid w:val="00AE4836"/>
    <w:rsid w:val="00AE4B52"/>
    <w:rsid w:val="00AE5A2F"/>
    <w:rsid w:val="00AE60F9"/>
    <w:rsid w:val="00AE6446"/>
    <w:rsid w:val="00AE709B"/>
    <w:rsid w:val="00AE7358"/>
    <w:rsid w:val="00AE7442"/>
    <w:rsid w:val="00AE75BF"/>
    <w:rsid w:val="00AE7EB6"/>
    <w:rsid w:val="00AE7F1A"/>
    <w:rsid w:val="00AF03F5"/>
    <w:rsid w:val="00AF04C5"/>
    <w:rsid w:val="00AF0678"/>
    <w:rsid w:val="00AF09C4"/>
    <w:rsid w:val="00AF1152"/>
    <w:rsid w:val="00AF1388"/>
    <w:rsid w:val="00AF25A1"/>
    <w:rsid w:val="00AF25FA"/>
    <w:rsid w:val="00AF2916"/>
    <w:rsid w:val="00AF2B08"/>
    <w:rsid w:val="00AF2B51"/>
    <w:rsid w:val="00AF2EE4"/>
    <w:rsid w:val="00AF3B92"/>
    <w:rsid w:val="00AF45AF"/>
    <w:rsid w:val="00AF48F1"/>
    <w:rsid w:val="00AF580B"/>
    <w:rsid w:val="00AF6092"/>
    <w:rsid w:val="00AF6751"/>
    <w:rsid w:val="00AF6CDB"/>
    <w:rsid w:val="00AF6D80"/>
    <w:rsid w:val="00AF6DAD"/>
    <w:rsid w:val="00B001D3"/>
    <w:rsid w:val="00B002DF"/>
    <w:rsid w:val="00B003EB"/>
    <w:rsid w:val="00B008EF"/>
    <w:rsid w:val="00B00A86"/>
    <w:rsid w:val="00B00CE3"/>
    <w:rsid w:val="00B00E76"/>
    <w:rsid w:val="00B00F62"/>
    <w:rsid w:val="00B0159B"/>
    <w:rsid w:val="00B019D7"/>
    <w:rsid w:val="00B01AF8"/>
    <w:rsid w:val="00B01EC0"/>
    <w:rsid w:val="00B02055"/>
    <w:rsid w:val="00B020C1"/>
    <w:rsid w:val="00B022DE"/>
    <w:rsid w:val="00B02537"/>
    <w:rsid w:val="00B02D68"/>
    <w:rsid w:val="00B02DA9"/>
    <w:rsid w:val="00B03078"/>
    <w:rsid w:val="00B04022"/>
    <w:rsid w:val="00B05184"/>
    <w:rsid w:val="00B052CA"/>
    <w:rsid w:val="00B053B8"/>
    <w:rsid w:val="00B054E0"/>
    <w:rsid w:val="00B05615"/>
    <w:rsid w:val="00B05834"/>
    <w:rsid w:val="00B0584E"/>
    <w:rsid w:val="00B059EC"/>
    <w:rsid w:val="00B06945"/>
    <w:rsid w:val="00B069CF"/>
    <w:rsid w:val="00B06C55"/>
    <w:rsid w:val="00B06DC7"/>
    <w:rsid w:val="00B0719C"/>
    <w:rsid w:val="00B07D80"/>
    <w:rsid w:val="00B104A7"/>
    <w:rsid w:val="00B10534"/>
    <w:rsid w:val="00B10640"/>
    <w:rsid w:val="00B106CA"/>
    <w:rsid w:val="00B10A6E"/>
    <w:rsid w:val="00B111CC"/>
    <w:rsid w:val="00B119C1"/>
    <w:rsid w:val="00B11AD6"/>
    <w:rsid w:val="00B1213E"/>
    <w:rsid w:val="00B123FF"/>
    <w:rsid w:val="00B12AB7"/>
    <w:rsid w:val="00B133CE"/>
    <w:rsid w:val="00B1347F"/>
    <w:rsid w:val="00B135AA"/>
    <w:rsid w:val="00B13A4A"/>
    <w:rsid w:val="00B14133"/>
    <w:rsid w:val="00B14954"/>
    <w:rsid w:val="00B14969"/>
    <w:rsid w:val="00B151E8"/>
    <w:rsid w:val="00B15311"/>
    <w:rsid w:val="00B15539"/>
    <w:rsid w:val="00B15CFE"/>
    <w:rsid w:val="00B1610C"/>
    <w:rsid w:val="00B164FE"/>
    <w:rsid w:val="00B16672"/>
    <w:rsid w:val="00B171B7"/>
    <w:rsid w:val="00B17C57"/>
    <w:rsid w:val="00B17EC8"/>
    <w:rsid w:val="00B20694"/>
    <w:rsid w:val="00B20819"/>
    <w:rsid w:val="00B20E33"/>
    <w:rsid w:val="00B2164F"/>
    <w:rsid w:val="00B219DC"/>
    <w:rsid w:val="00B21EEA"/>
    <w:rsid w:val="00B21EFC"/>
    <w:rsid w:val="00B22040"/>
    <w:rsid w:val="00B22665"/>
    <w:rsid w:val="00B228B8"/>
    <w:rsid w:val="00B22C3F"/>
    <w:rsid w:val="00B22DE7"/>
    <w:rsid w:val="00B231A1"/>
    <w:rsid w:val="00B23317"/>
    <w:rsid w:val="00B23386"/>
    <w:rsid w:val="00B235AB"/>
    <w:rsid w:val="00B2385D"/>
    <w:rsid w:val="00B23D8C"/>
    <w:rsid w:val="00B2401D"/>
    <w:rsid w:val="00B24592"/>
    <w:rsid w:val="00B248B9"/>
    <w:rsid w:val="00B24B1E"/>
    <w:rsid w:val="00B254AD"/>
    <w:rsid w:val="00B25CA7"/>
    <w:rsid w:val="00B2602E"/>
    <w:rsid w:val="00B26521"/>
    <w:rsid w:val="00B26ACA"/>
    <w:rsid w:val="00B27868"/>
    <w:rsid w:val="00B3068C"/>
    <w:rsid w:val="00B31393"/>
    <w:rsid w:val="00B31E78"/>
    <w:rsid w:val="00B31F38"/>
    <w:rsid w:val="00B3214A"/>
    <w:rsid w:val="00B32180"/>
    <w:rsid w:val="00B3229E"/>
    <w:rsid w:val="00B32E2F"/>
    <w:rsid w:val="00B336C9"/>
    <w:rsid w:val="00B338CD"/>
    <w:rsid w:val="00B33A62"/>
    <w:rsid w:val="00B347B1"/>
    <w:rsid w:val="00B34D84"/>
    <w:rsid w:val="00B353E0"/>
    <w:rsid w:val="00B35581"/>
    <w:rsid w:val="00B35738"/>
    <w:rsid w:val="00B3581E"/>
    <w:rsid w:val="00B35C09"/>
    <w:rsid w:val="00B35D04"/>
    <w:rsid w:val="00B368AC"/>
    <w:rsid w:val="00B36A1A"/>
    <w:rsid w:val="00B36DF9"/>
    <w:rsid w:val="00B3751E"/>
    <w:rsid w:val="00B37AC0"/>
    <w:rsid w:val="00B37BD0"/>
    <w:rsid w:val="00B37CBA"/>
    <w:rsid w:val="00B40247"/>
    <w:rsid w:val="00B416C6"/>
    <w:rsid w:val="00B41800"/>
    <w:rsid w:val="00B41BFA"/>
    <w:rsid w:val="00B41CF8"/>
    <w:rsid w:val="00B41EC3"/>
    <w:rsid w:val="00B42DD3"/>
    <w:rsid w:val="00B43668"/>
    <w:rsid w:val="00B43B62"/>
    <w:rsid w:val="00B43D99"/>
    <w:rsid w:val="00B43DC9"/>
    <w:rsid w:val="00B4448D"/>
    <w:rsid w:val="00B4463A"/>
    <w:rsid w:val="00B447F3"/>
    <w:rsid w:val="00B44957"/>
    <w:rsid w:val="00B4498C"/>
    <w:rsid w:val="00B44EDA"/>
    <w:rsid w:val="00B44FA2"/>
    <w:rsid w:val="00B454A6"/>
    <w:rsid w:val="00B45677"/>
    <w:rsid w:val="00B45801"/>
    <w:rsid w:val="00B458B8"/>
    <w:rsid w:val="00B459E8"/>
    <w:rsid w:val="00B45C5E"/>
    <w:rsid w:val="00B45F4D"/>
    <w:rsid w:val="00B45FC3"/>
    <w:rsid w:val="00B462F7"/>
    <w:rsid w:val="00B46341"/>
    <w:rsid w:val="00B465AF"/>
    <w:rsid w:val="00B466A7"/>
    <w:rsid w:val="00B467CC"/>
    <w:rsid w:val="00B4687B"/>
    <w:rsid w:val="00B468B1"/>
    <w:rsid w:val="00B46C41"/>
    <w:rsid w:val="00B475ED"/>
    <w:rsid w:val="00B518A5"/>
    <w:rsid w:val="00B52534"/>
    <w:rsid w:val="00B5299F"/>
    <w:rsid w:val="00B52AC5"/>
    <w:rsid w:val="00B52CB8"/>
    <w:rsid w:val="00B52D06"/>
    <w:rsid w:val="00B52D81"/>
    <w:rsid w:val="00B547AB"/>
    <w:rsid w:val="00B547B3"/>
    <w:rsid w:val="00B5495E"/>
    <w:rsid w:val="00B55129"/>
    <w:rsid w:val="00B5544D"/>
    <w:rsid w:val="00B55F46"/>
    <w:rsid w:val="00B560DF"/>
    <w:rsid w:val="00B5654F"/>
    <w:rsid w:val="00B565CC"/>
    <w:rsid w:val="00B56EBD"/>
    <w:rsid w:val="00B600FD"/>
    <w:rsid w:val="00B601E7"/>
    <w:rsid w:val="00B60A55"/>
    <w:rsid w:val="00B60DB0"/>
    <w:rsid w:val="00B60DC7"/>
    <w:rsid w:val="00B61C92"/>
    <w:rsid w:val="00B61D3C"/>
    <w:rsid w:val="00B61D62"/>
    <w:rsid w:val="00B626D8"/>
    <w:rsid w:val="00B629BD"/>
    <w:rsid w:val="00B6312A"/>
    <w:rsid w:val="00B6339B"/>
    <w:rsid w:val="00B6366C"/>
    <w:rsid w:val="00B63802"/>
    <w:rsid w:val="00B63F3F"/>
    <w:rsid w:val="00B640A6"/>
    <w:rsid w:val="00B64177"/>
    <w:rsid w:val="00B647C2"/>
    <w:rsid w:val="00B64866"/>
    <w:rsid w:val="00B649B7"/>
    <w:rsid w:val="00B65065"/>
    <w:rsid w:val="00B660B8"/>
    <w:rsid w:val="00B66573"/>
    <w:rsid w:val="00B66A18"/>
    <w:rsid w:val="00B66D99"/>
    <w:rsid w:val="00B676A0"/>
    <w:rsid w:val="00B67A60"/>
    <w:rsid w:val="00B67C07"/>
    <w:rsid w:val="00B67F63"/>
    <w:rsid w:val="00B67FA3"/>
    <w:rsid w:val="00B70109"/>
    <w:rsid w:val="00B7042E"/>
    <w:rsid w:val="00B70CFE"/>
    <w:rsid w:val="00B70FF7"/>
    <w:rsid w:val="00B71A91"/>
    <w:rsid w:val="00B71EDF"/>
    <w:rsid w:val="00B723D8"/>
    <w:rsid w:val="00B727D1"/>
    <w:rsid w:val="00B727F9"/>
    <w:rsid w:val="00B72811"/>
    <w:rsid w:val="00B72977"/>
    <w:rsid w:val="00B72F95"/>
    <w:rsid w:val="00B7379A"/>
    <w:rsid w:val="00B73C49"/>
    <w:rsid w:val="00B74371"/>
    <w:rsid w:val="00B7448C"/>
    <w:rsid w:val="00B746F3"/>
    <w:rsid w:val="00B74EC2"/>
    <w:rsid w:val="00B75C7C"/>
    <w:rsid w:val="00B75E7A"/>
    <w:rsid w:val="00B767EE"/>
    <w:rsid w:val="00B76D73"/>
    <w:rsid w:val="00B76FD3"/>
    <w:rsid w:val="00B77929"/>
    <w:rsid w:val="00B800EE"/>
    <w:rsid w:val="00B802A5"/>
    <w:rsid w:val="00B806D2"/>
    <w:rsid w:val="00B815D1"/>
    <w:rsid w:val="00B817D5"/>
    <w:rsid w:val="00B8186F"/>
    <w:rsid w:val="00B8190D"/>
    <w:rsid w:val="00B81E3E"/>
    <w:rsid w:val="00B82DF0"/>
    <w:rsid w:val="00B833D1"/>
    <w:rsid w:val="00B83CE9"/>
    <w:rsid w:val="00B83F61"/>
    <w:rsid w:val="00B846E5"/>
    <w:rsid w:val="00B855D8"/>
    <w:rsid w:val="00B8579E"/>
    <w:rsid w:val="00B85BF0"/>
    <w:rsid w:val="00B85C2D"/>
    <w:rsid w:val="00B86028"/>
    <w:rsid w:val="00B871A6"/>
    <w:rsid w:val="00B875C7"/>
    <w:rsid w:val="00B875F0"/>
    <w:rsid w:val="00B878BC"/>
    <w:rsid w:val="00B9059C"/>
    <w:rsid w:val="00B909CD"/>
    <w:rsid w:val="00B912A1"/>
    <w:rsid w:val="00B91C4C"/>
    <w:rsid w:val="00B921F1"/>
    <w:rsid w:val="00B92786"/>
    <w:rsid w:val="00B9282E"/>
    <w:rsid w:val="00B92934"/>
    <w:rsid w:val="00B92CC7"/>
    <w:rsid w:val="00B93364"/>
    <w:rsid w:val="00B9413D"/>
    <w:rsid w:val="00B94163"/>
    <w:rsid w:val="00B94227"/>
    <w:rsid w:val="00B9437B"/>
    <w:rsid w:val="00B94960"/>
    <w:rsid w:val="00B94A4F"/>
    <w:rsid w:val="00B94E8C"/>
    <w:rsid w:val="00B94F18"/>
    <w:rsid w:val="00B9515D"/>
    <w:rsid w:val="00B951E1"/>
    <w:rsid w:val="00B95312"/>
    <w:rsid w:val="00B95731"/>
    <w:rsid w:val="00B95B1E"/>
    <w:rsid w:val="00B9668D"/>
    <w:rsid w:val="00B9785A"/>
    <w:rsid w:val="00B97BF6"/>
    <w:rsid w:val="00B98AA8"/>
    <w:rsid w:val="00BA0106"/>
    <w:rsid w:val="00BA01C8"/>
    <w:rsid w:val="00BA0C8F"/>
    <w:rsid w:val="00BA109A"/>
    <w:rsid w:val="00BA1463"/>
    <w:rsid w:val="00BA1C21"/>
    <w:rsid w:val="00BA2116"/>
    <w:rsid w:val="00BA282C"/>
    <w:rsid w:val="00BA2887"/>
    <w:rsid w:val="00BA28D0"/>
    <w:rsid w:val="00BA2BFE"/>
    <w:rsid w:val="00BA2CB0"/>
    <w:rsid w:val="00BA2EBB"/>
    <w:rsid w:val="00BA3A5C"/>
    <w:rsid w:val="00BA3D14"/>
    <w:rsid w:val="00BA3D43"/>
    <w:rsid w:val="00BA4073"/>
    <w:rsid w:val="00BA48D2"/>
    <w:rsid w:val="00BA4AC3"/>
    <w:rsid w:val="00BA5542"/>
    <w:rsid w:val="00BA5A84"/>
    <w:rsid w:val="00BA5BDD"/>
    <w:rsid w:val="00BA5D2D"/>
    <w:rsid w:val="00BA6111"/>
    <w:rsid w:val="00BA6656"/>
    <w:rsid w:val="00BA67C7"/>
    <w:rsid w:val="00BA6F78"/>
    <w:rsid w:val="00BA7374"/>
    <w:rsid w:val="00BA76B1"/>
    <w:rsid w:val="00BB0204"/>
    <w:rsid w:val="00BB02C7"/>
    <w:rsid w:val="00BB0319"/>
    <w:rsid w:val="00BB0343"/>
    <w:rsid w:val="00BB0B2E"/>
    <w:rsid w:val="00BB11E6"/>
    <w:rsid w:val="00BB13D8"/>
    <w:rsid w:val="00BB16DC"/>
    <w:rsid w:val="00BB1838"/>
    <w:rsid w:val="00BB1CF0"/>
    <w:rsid w:val="00BB2498"/>
    <w:rsid w:val="00BB24BF"/>
    <w:rsid w:val="00BB25DF"/>
    <w:rsid w:val="00BB262D"/>
    <w:rsid w:val="00BB2873"/>
    <w:rsid w:val="00BB2B93"/>
    <w:rsid w:val="00BB2C1C"/>
    <w:rsid w:val="00BB2EB7"/>
    <w:rsid w:val="00BB2F1C"/>
    <w:rsid w:val="00BB3606"/>
    <w:rsid w:val="00BB377C"/>
    <w:rsid w:val="00BB3FCE"/>
    <w:rsid w:val="00BB4489"/>
    <w:rsid w:val="00BB4B67"/>
    <w:rsid w:val="00BB4BD9"/>
    <w:rsid w:val="00BB4D83"/>
    <w:rsid w:val="00BB5089"/>
    <w:rsid w:val="00BB532F"/>
    <w:rsid w:val="00BB58CA"/>
    <w:rsid w:val="00BB5D0C"/>
    <w:rsid w:val="00BB5E75"/>
    <w:rsid w:val="00BB6975"/>
    <w:rsid w:val="00BB773E"/>
    <w:rsid w:val="00BB7E5B"/>
    <w:rsid w:val="00BB7EA7"/>
    <w:rsid w:val="00BC008B"/>
    <w:rsid w:val="00BC04AB"/>
    <w:rsid w:val="00BC0B25"/>
    <w:rsid w:val="00BC1CAC"/>
    <w:rsid w:val="00BC1F7D"/>
    <w:rsid w:val="00BC23E1"/>
    <w:rsid w:val="00BC258A"/>
    <w:rsid w:val="00BC2908"/>
    <w:rsid w:val="00BC351D"/>
    <w:rsid w:val="00BC3B28"/>
    <w:rsid w:val="00BC40E0"/>
    <w:rsid w:val="00BC4134"/>
    <w:rsid w:val="00BC4A00"/>
    <w:rsid w:val="00BC4E18"/>
    <w:rsid w:val="00BC50BF"/>
    <w:rsid w:val="00BC5299"/>
    <w:rsid w:val="00BC58A6"/>
    <w:rsid w:val="00BC5F4E"/>
    <w:rsid w:val="00BC67F2"/>
    <w:rsid w:val="00BC6D31"/>
    <w:rsid w:val="00BC7683"/>
    <w:rsid w:val="00BC7906"/>
    <w:rsid w:val="00BD03F4"/>
    <w:rsid w:val="00BD0A3C"/>
    <w:rsid w:val="00BD1551"/>
    <w:rsid w:val="00BD1BF0"/>
    <w:rsid w:val="00BD1DFD"/>
    <w:rsid w:val="00BD1E45"/>
    <w:rsid w:val="00BD28A9"/>
    <w:rsid w:val="00BD2C75"/>
    <w:rsid w:val="00BD2F50"/>
    <w:rsid w:val="00BD2FCE"/>
    <w:rsid w:val="00BD3091"/>
    <w:rsid w:val="00BD346A"/>
    <w:rsid w:val="00BD3633"/>
    <w:rsid w:val="00BD3AB0"/>
    <w:rsid w:val="00BD3C26"/>
    <w:rsid w:val="00BD41D3"/>
    <w:rsid w:val="00BD4731"/>
    <w:rsid w:val="00BD4A0E"/>
    <w:rsid w:val="00BD4AC8"/>
    <w:rsid w:val="00BD4D95"/>
    <w:rsid w:val="00BD4FDE"/>
    <w:rsid w:val="00BD5C5C"/>
    <w:rsid w:val="00BD5E50"/>
    <w:rsid w:val="00BD5FBF"/>
    <w:rsid w:val="00BD6125"/>
    <w:rsid w:val="00BD6B23"/>
    <w:rsid w:val="00BD6E25"/>
    <w:rsid w:val="00BD711A"/>
    <w:rsid w:val="00BD7831"/>
    <w:rsid w:val="00BD7963"/>
    <w:rsid w:val="00BD7971"/>
    <w:rsid w:val="00BE023C"/>
    <w:rsid w:val="00BE02E1"/>
    <w:rsid w:val="00BE05AC"/>
    <w:rsid w:val="00BE0AEF"/>
    <w:rsid w:val="00BE0BEC"/>
    <w:rsid w:val="00BE1265"/>
    <w:rsid w:val="00BE13A5"/>
    <w:rsid w:val="00BE1712"/>
    <w:rsid w:val="00BE1811"/>
    <w:rsid w:val="00BE1895"/>
    <w:rsid w:val="00BE23BE"/>
    <w:rsid w:val="00BE245C"/>
    <w:rsid w:val="00BE305D"/>
    <w:rsid w:val="00BE3970"/>
    <w:rsid w:val="00BE3B8D"/>
    <w:rsid w:val="00BE5388"/>
    <w:rsid w:val="00BE555C"/>
    <w:rsid w:val="00BE5B60"/>
    <w:rsid w:val="00BE5CBB"/>
    <w:rsid w:val="00BE6425"/>
    <w:rsid w:val="00BE6B36"/>
    <w:rsid w:val="00BE7207"/>
    <w:rsid w:val="00BE7231"/>
    <w:rsid w:val="00BE74B9"/>
    <w:rsid w:val="00BE74FC"/>
    <w:rsid w:val="00BE752D"/>
    <w:rsid w:val="00BE7ADB"/>
    <w:rsid w:val="00BE7C8D"/>
    <w:rsid w:val="00BF0359"/>
    <w:rsid w:val="00BF0400"/>
    <w:rsid w:val="00BF0E70"/>
    <w:rsid w:val="00BF1111"/>
    <w:rsid w:val="00BF1556"/>
    <w:rsid w:val="00BF1C18"/>
    <w:rsid w:val="00BF27F7"/>
    <w:rsid w:val="00BF2C1C"/>
    <w:rsid w:val="00BF2E4A"/>
    <w:rsid w:val="00BF421E"/>
    <w:rsid w:val="00BF5E51"/>
    <w:rsid w:val="00BF6DAF"/>
    <w:rsid w:val="00BF6E7D"/>
    <w:rsid w:val="00C000FE"/>
    <w:rsid w:val="00C0010A"/>
    <w:rsid w:val="00C003D0"/>
    <w:rsid w:val="00C0058F"/>
    <w:rsid w:val="00C00D48"/>
    <w:rsid w:val="00C00D4E"/>
    <w:rsid w:val="00C01E7D"/>
    <w:rsid w:val="00C01EBC"/>
    <w:rsid w:val="00C02069"/>
    <w:rsid w:val="00C025BB"/>
    <w:rsid w:val="00C02A43"/>
    <w:rsid w:val="00C02E99"/>
    <w:rsid w:val="00C0356F"/>
    <w:rsid w:val="00C03AE1"/>
    <w:rsid w:val="00C0451D"/>
    <w:rsid w:val="00C045AC"/>
    <w:rsid w:val="00C04662"/>
    <w:rsid w:val="00C052EF"/>
    <w:rsid w:val="00C05509"/>
    <w:rsid w:val="00C05CCA"/>
    <w:rsid w:val="00C06107"/>
    <w:rsid w:val="00C06A54"/>
    <w:rsid w:val="00C07194"/>
    <w:rsid w:val="00C07198"/>
    <w:rsid w:val="00C07B04"/>
    <w:rsid w:val="00C07DDB"/>
    <w:rsid w:val="00C07EFA"/>
    <w:rsid w:val="00C10BB4"/>
    <w:rsid w:val="00C10E48"/>
    <w:rsid w:val="00C110D8"/>
    <w:rsid w:val="00C11451"/>
    <w:rsid w:val="00C11641"/>
    <w:rsid w:val="00C117C0"/>
    <w:rsid w:val="00C11828"/>
    <w:rsid w:val="00C11A45"/>
    <w:rsid w:val="00C12448"/>
    <w:rsid w:val="00C1275D"/>
    <w:rsid w:val="00C129D9"/>
    <w:rsid w:val="00C13465"/>
    <w:rsid w:val="00C135A8"/>
    <w:rsid w:val="00C14049"/>
    <w:rsid w:val="00C140D0"/>
    <w:rsid w:val="00C14120"/>
    <w:rsid w:val="00C142A6"/>
    <w:rsid w:val="00C148B7"/>
    <w:rsid w:val="00C14A0A"/>
    <w:rsid w:val="00C14C98"/>
    <w:rsid w:val="00C15063"/>
    <w:rsid w:val="00C1554D"/>
    <w:rsid w:val="00C16184"/>
    <w:rsid w:val="00C178A6"/>
    <w:rsid w:val="00C1791A"/>
    <w:rsid w:val="00C17F41"/>
    <w:rsid w:val="00C21399"/>
    <w:rsid w:val="00C22516"/>
    <w:rsid w:val="00C22BC5"/>
    <w:rsid w:val="00C22F00"/>
    <w:rsid w:val="00C232A8"/>
    <w:rsid w:val="00C232E4"/>
    <w:rsid w:val="00C238E0"/>
    <w:rsid w:val="00C239C0"/>
    <w:rsid w:val="00C23AA9"/>
    <w:rsid w:val="00C242DD"/>
    <w:rsid w:val="00C24ED2"/>
    <w:rsid w:val="00C25615"/>
    <w:rsid w:val="00C25CB5"/>
    <w:rsid w:val="00C26C7D"/>
    <w:rsid w:val="00C26F08"/>
    <w:rsid w:val="00C30433"/>
    <w:rsid w:val="00C30D5C"/>
    <w:rsid w:val="00C30E8D"/>
    <w:rsid w:val="00C318AC"/>
    <w:rsid w:val="00C321C7"/>
    <w:rsid w:val="00C32338"/>
    <w:rsid w:val="00C33770"/>
    <w:rsid w:val="00C340F2"/>
    <w:rsid w:val="00C34187"/>
    <w:rsid w:val="00C346D1"/>
    <w:rsid w:val="00C34B45"/>
    <w:rsid w:val="00C34F62"/>
    <w:rsid w:val="00C35106"/>
    <w:rsid w:val="00C355E5"/>
    <w:rsid w:val="00C35728"/>
    <w:rsid w:val="00C358AD"/>
    <w:rsid w:val="00C35EA7"/>
    <w:rsid w:val="00C36336"/>
    <w:rsid w:val="00C36961"/>
    <w:rsid w:val="00C3697C"/>
    <w:rsid w:val="00C3697E"/>
    <w:rsid w:val="00C36FBF"/>
    <w:rsid w:val="00C36FE1"/>
    <w:rsid w:val="00C3701E"/>
    <w:rsid w:val="00C375C1"/>
    <w:rsid w:val="00C40367"/>
    <w:rsid w:val="00C40445"/>
    <w:rsid w:val="00C40735"/>
    <w:rsid w:val="00C40C4A"/>
    <w:rsid w:val="00C40E13"/>
    <w:rsid w:val="00C413F9"/>
    <w:rsid w:val="00C41D7C"/>
    <w:rsid w:val="00C426B9"/>
    <w:rsid w:val="00C43957"/>
    <w:rsid w:val="00C43A29"/>
    <w:rsid w:val="00C44C8E"/>
    <w:rsid w:val="00C44E76"/>
    <w:rsid w:val="00C44F5E"/>
    <w:rsid w:val="00C451CA"/>
    <w:rsid w:val="00C451D6"/>
    <w:rsid w:val="00C452E0"/>
    <w:rsid w:val="00C454B0"/>
    <w:rsid w:val="00C45B30"/>
    <w:rsid w:val="00C45C59"/>
    <w:rsid w:val="00C45CE6"/>
    <w:rsid w:val="00C4619C"/>
    <w:rsid w:val="00C463A1"/>
    <w:rsid w:val="00C46504"/>
    <w:rsid w:val="00C4661F"/>
    <w:rsid w:val="00C46B27"/>
    <w:rsid w:val="00C47018"/>
    <w:rsid w:val="00C4768C"/>
    <w:rsid w:val="00C47969"/>
    <w:rsid w:val="00C47A0D"/>
    <w:rsid w:val="00C47C74"/>
    <w:rsid w:val="00C47D92"/>
    <w:rsid w:val="00C47F14"/>
    <w:rsid w:val="00C50040"/>
    <w:rsid w:val="00C501A8"/>
    <w:rsid w:val="00C503DE"/>
    <w:rsid w:val="00C504BA"/>
    <w:rsid w:val="00C5064A"/>
    <w:rsid w:val="00C50888"/>
    <w:rsid w:val="00C508D9"/>
    <w:rsid w:val="00C50EFD"/>
    <w:rsid w:val="00C5157D"/>
    <w:rsid w:val="00C51703"/>
    <w:rsid w:val="00C520AF"/>
    <w:rsid w:val="00C526FB"/>
    <w:rsid w:val="00C52950"/>
    <w:rsid w:val="00C52E86"/>
    <w:rsid w:val="00C532CD"/>
    <w:rsid w:val="00C5354E"/>
    <w:rsid w:val="00C53655"/>
    <w:rsid w:val="00C538CA"/>
    <w:rsid w:val="00C53D50"/>
    <w:rsid w:val="00C54339"/>
    <w:rsid w:val="00C544F8"/>
    <w:rsid w:val="00C54FEC"/>
    <w:rsid w:val="00C55111"/>
    <w:rsid w:val="00C55F3C"/>
    <w:rsid w:val="00C5635C"/>
    <w:rsid w:val="00C56535"/>
    <w:rsid w:val="00C57152"/>
    <w:rsid w:val="00C57527"/>
    <w:rsid w:val="00C5796B"/>
    <w:rsid w:val="00C57BDE"/>
    <w:rsid w:val="00C6009B"/>
    <w:rsid w:val="00C60100"/>
    <w:rsid w:val="00C60498"/>
    <w:rsid w:val="00C60D94"/>
    <w:rsid w:val="00C60DBC"/>
    <w:rsid w:val="00C611C4"/>
    <w:rsid w:val="00C61775"/>
    <w:rsid w:val="00C61F25"/>
    <w:rsid w:val="00C6273C"/>
    <w:rsid w:val="00C62C39"/>
    <w:rsid w:val="00C63089"/>
    <w:rsid w:val="00C6314F"/>
    <w:rsid w:val="00C6364E"/>
    <w:rsid w:val="00C63A08"/>
    <w:rsid w:val="00C63E41"/>
    <w:rsid w:val="00C643D4"/>
    <w:rsid w:val="00C646B2"/>
    <w:rsid w:val="00C647E1"/>
    <w:rsid w:val="00C64D69"/>
    <w:rsid w:val="00C65248"/>
    <w:rsid w:val="00C652E7"/>
    <w:rsid w:val="00C65363"/>
    <w:rsid w:val="00C65680"/>
    <w:rsid w:val="00C65C77"/>
    <w:rsid w:val="00C65D44"/>
    <w:rsid w:val="00C65D94"/>
    <w:rsid w:val="00C65E1E"/>
    <w:rsid w:val="00C6730C"/>
    <w:rsid w:val="00C67345"/>
    <w:rsid w:val="00C698A9"/>
    <w:rsid w:val="00C703E2"/>
    <w:rsid w:val="00C70485"/>
    <w:rsid w:val="00C712C5"/>
    <w:rsid w:val="00C72353"/>
    <w:rsid w:val="00C724B5"/>
    <w:rsid w:val="00C72706"/>
    <w:rsid w:val="00C727F1"/>
    <w:rsid w:val="00C729A3"/>
    <w:rsid w:val="00C72D6A"/>
    <w:rsid w:val="00C72E30"/>
    <w:rsid w:val="00C730B2"/>
    <w:rsid w:val="00C73657"/>
    <w:rsid w:val="00C738DB"/>
    <w:rsid w:val="00C74321"/>
    <w:rsid w:val="00C75482"/>
    <w:rsid w:val="00C75A5E"/>
    <w:rsid w:val="00C75DF1"/>
    <w:rsid w:val="00C75F89"/>
    <w:rsid w:val="00C765D9"/>
    <w:rsid w:val="00C76BE9"/>
    <w:rsid w:val="00C76CEB"/>
    <w:rsid w:val="00C76D7B"/>
    <w:rsid w:val="00C76DA4"/>
    <w:rsid w:val="00C770F1"/>
    <w:rsid w:val="00C772F7"/>
    <w:rsid w:val="00C77914"/>
    <w:rsid w:val="00C77BBB"/>
    <w:rsid w:val="00C77CFC"/>
    <w:rsid w:val="00C77DE9"/>
    <w:rsid w:val="00C80F01"/>
    <w:rsid w:val="00C813C7"/>
    <w:rsid w:val="00C81A57"/>
    <w:rsid w:val="00C8204D"/>
    <w:rsid w:val="00C820D3"/>
    <w:rsid w:val="00C821B8"/>
    <w:rsid w:val="00C824EB"/>
    <w:rsid w:val="00C8251A"/>
    <w:rsid w:val="00C8251C"/>
    <w:rsid w:val="00C82525"/>
    <w:rsid w:val="00C82B7F"/>
    <w:rsid w:val="00C82D0A"/>
    <w:rsid w:val="00C8300D"/>
    <w:rsid w:val="00C83252"/>
    <w:rsid w:val="00C83B67"/>
    <w:rsid w:val="00C84067"/>
    <w:rsid w:val="00C841AF"/>
    <w:rsid w:val="00C8433B"/>
    <w:rsid w:val="00C846F0"/>
    <w:rsid w:val="00C850B5"/>
    <w:rsid w:val="00C85280"/>
    <w:rsid w:val="00C852E3"/>
    <w:rsid w:val="00C855D0"/>
    <w:rsid w:val="00C85A0D"/>
    <w:rsid w:val="00C860DE"/>
    <w:rsid w:val="00C8660B"/>
    <w:rsid w:val="00C86871"/>
    <w:rsid w:val="00C869D3"/>
    <w:rsid w:val="00C86C3B"/>
    <w:rsid w:val="00C86C78"/>
    <w:rsid w:val="00C86E65"/>
    <w:rsid w:val="00C86EA8"/>
    <w:rsid w:val="00C87617"/>
    <w:rsid w:val="00C876F4"/>
    <w:rsid w:val="00C87B88"/>
    <w:rsid w:val="00C87D90"/>
    <w:rsid w:val="00C90635"/>
    <w:rsid w:val="00C90D47"/>
    <w:rsid w:val="00C913A5"/>
    <w:rsid w:val="00C914F7"/>
    <w:rsid w:val="00C917BE"/>
    <w:rsid w:val="00C91A09"/>
    <w:rsid w:val="00C91A43"/>
    <w:rsid w:val="00C91B43"/>
    <w:rsid w:val="00C91D17"/>
    <w:rsid w:val="00C91DB8"/>
    <w:rsid w:val="00C9243B"/>
    <w:rsid w:val="00C92820"/>
    <w:rsid w:val="00C92E72"/>
    <w:rsid w:val="00C93006"/>
    <w:rsid w:val="00C930E9"/>
    <w:rsid w:val="00C932D1"/>
    <w:rsid w:val="00C9360A"/>
    <w:rsid w:val="00C95C52"/>
    <w:rsid w:val="00C95D6A"/>
    <w:rsid w:val="00C96304"/>
    <w:rsid w:val="00C96BD2"/>
    <w:rsid w:val="00C96F7F"/>
    <w:rsid w:val="00C977AE"/>
    <w:rsid w:val="00C97854"/>
    <w:rsid w:val="00C97E23"/>
    <w:rsid w:val="00CA01AD"/>
    <w:rsid w:val="00CA049A"/>
    <w:rsid w:val="00CA0794"/>
    <w:rsid w:val="00CA135B"/>
    <w:rsid w:val="00CA20B1"/>
    <w:rsid w:val="00CA2656"/>
    <w:rsid w:val="00CA2B0E"/>
    <w:rsid w:val="00CA2BB3"/>
    <w:rsid w:val="00CA34C6"/>
    <w:rsid w:val="00CA3606"/>
    <w:rsid w:val="00CA38D1"/>
    <w:rsid w:val="00CA3FB5"/>
    <w:rsid w:val="00CA4150"/>
    <w:rsid w:val="00CA42CA"/>
    <w:rsid w:val="00CA45A1"/>
    <w:rsid w:val="00CA485F"/>
    <w:rsid w:val="00CA4C03"/>
    <w:rsid w:val="00CA57A0"/>
    <w:rsid w:val="00CA65BF"/>
    <w:rsid w:val="00CA6AF0"/>
    <w:rsid w:val="00CA6AF2"/>
    <w:rsid w:val="00CA6B06"/>
    <w:rsid w:val="00CA78D4"/>
    <w:rsid w:val="00CA7C2A"/>
    <w:rsid w:val="00CA7D95"/>
    <w:rsid w:val="00CB037C"/>
    <w:rsid w:val="00CB0387"/>
    <w:rsid w:val="00CB03F4"/>
    <w:rsid w:val="00CB071A"/>
    <w:rsid w:val="00CB0797"/>
    <w:rsid w:val="00CB11EB"/>
    <w:rsid w:val="00CB1380"/>
    <w:rsid w:val="00CB1541"/>
    <w:rsid w:val="00CB1D21"/>
    <w:rsid w:val="00CB21FE"/>
    <w:rsid w:val="00CB2827"/>
    <w:rsid w:val="00CB2828"/>
    <w:rsid w:val="00CB301E"/>
    <w:rsid w:val="00CB30C3"/>
    <w:rsid w:val="00CB3F31"/>
    <w:rsid w:val="00CB410E"/>
    <w:rsid w:val="00CB4554"/>
    <w:rsid w:val="00CB5206"/>
    <w:rsid w:val="00CB586A"/>
    <w:rsid w:val="00CB5F4D"/>
    <w:rsid w:val="00CB6497"/>
    <w:rsid w:val="00CB6D78"/>
    <w:rsid w:val="00CB6E51"/>
    <w:rsid w:val="00CB7AB3"/>
    <w:rsid w:val="00CB7B78"/>
    <w:rsid w:val="00CC01B0"/>
    <w:rsid w:val="00CC01B2"/>
    <w:rsid w:val="00CC07F7"/>
    <w:rsid w:val="00CC0857"/>
    <w:rsid w:val="00CC0AB8"/>
    <w:rsid w:val="00CC0E86"/>
    <w:rsid w:val="00CC105A"/>
    <w:rsid w:val="00CC13E7"/>
    <w:rsid w:val="00CC168B"/>
    <w:rsid w:val="00CC19BB"/>
    <w:rsid w:val="00CC1B19"/>
    <w:rsid w:val="00CC1C91"/>
    <w:rsid w:val="00CC226E"/>
    <w:rsid w:val="00CC2936"/>
    <w:rsid w:val="00CC2C04"/>
    <w:rsid w:val="00CC3640"/>
    <w:rsid w:val="00CC3AB4"/>
    <w:rsid w:val="00CC3AEA"/>
    <w:rsid w:val="00CC4173"/>
    <w:rsid w:val="00CC4982"/>
    <w:rsid w:val="00CC4B2E"/>
    <w:rsid w:val="00CC4CE6"/>
    <w:rsid w:val="00CC4F8C"/>
    <w:rsid w:val="00CC60E1"/>
    <w:rsid w:val="00CC6A25"/>
    <w:rsid w:val="00CC6F8C"/>
    <w:rsid w:val="00CC7343"/>
    <w:rsid w:val="00CC750F"/>
    <w:rsid w:val="00CC756A"/>
    <w:rsid w:val="00CC76CB"/>
    <w:rsid w:val="00CC789D"/>
    <w:rsid w:val="00CC7DC7"/>
    <w:rsid w:val="00CC7ED4"/>
    <w:rsid w:val="00CD06AE"/>
    <w:rsid w:val="00CD0781"/>
    <w:rsid w:val="00CD09B3"/>
    <w:rsid w:val="00CD1151"/>
    <w:rsid w:val="00CD167B"/>
    <w:rsid w:val="00CD1AD4"/>
    <w:rsid w:val="00CD1E22"/>
    <w:rsid w:val="00CD1F6A"/>
    <w:rsid w:val="00CD230C"/>
    <w:rsid w:val="00CD23DB"/>
    <w:rsid w:val="00CD2621"/>
    <w:rsid w:val="00CD2E9F"/>
    <w:rsid w:val="00CD343C"/>
    <w:rsid w:val="00CD3697"/>
    <w:rsid w:val="00CD38C7"/>
    <w:rsid w:val="00CD4282"/>
    <w:rsid w:val="00CD468A"/>
    <w:rsid w:val="00CD472E"/>
    <w:rsid w:val="00CD6170"/>
    <w:rsid w:val="00CD61D8"/>
    <w:rsid w:val="00CD6589"/>
    <w:rsid w:val="00CD6746"/>
    <w:rsid w:val="00CD6A5C"/>
    <w:rsid w:val="00CD72E8"/>
    <w:rsid w:val="00CD7408"/>
    <w:rsid w:val="00CD7518"/>
    <w:rsid w:val="00CE0914"/>
    <w:rsid w:val="00CE0922"/>
    <w:rsid w:val="00CE1088"/>
    <w:rsid w:val="00CE1317"/>
    <w:rsid w:val="00CE1427"/>
    <w:rsid w:val="00CE266C"/>
    <w:rsid w:val="00CE2E1E"/>
    <w:rsid w:val="00CE2E64"/>
    <w:rsid w:val="00CE3075"/>
    <w:rsid w:val="00CE35C8"/>
    <w:rsid w:val="00CE39DD"/>
    <w:rsid w:val="00CE3A00"/>
    <w:rsid w:val="00CE3CD7"/>
    <w:rsid w:val="00CE44D0"/>
    <w:rsid w:val="00CE483E"/>
    <w:rsid w:val="00CE5D36"/>
    <w:rsid w:val="00CE66A1"/>
    <w:rsid w:val="00CE6806"/>
    <w:rsid w:val="00CE74CB"/>
    <w:rsid w:val="00CE79FE"/>
    <w:rsid w:val="00CE7BFC"/>
    <w:rsid w:val="00CE7C26"/>
    <w:rsid w:val="00CF0546"/>
    <w:rsid w:val="00CF0AA6"/>
    <w:rsid w:val="00CF142A"/>
    <w:rsid w:val="00CF19E5"/>
    <w:rsid w:val="00CF1A7C"/>
    <w:rsid w:val="00CF1E84"/>
    <w:rsid w:val="00CF29E0"/>
    <w:rsid w:val="00CF2D24"/>
    <w:rsid w:val="00CF2E4B"/>
    <w:rsid w:val="00CF38D0"/>
    <w:rsid w:val="00CF4215"/>
    <w:rsid w:val="00CF4B4B"/>
    <w:rsid w:val="00CF4B78"/>
    <w:rsid w:val="00CF4D8F"/>
    <w:rsid w:val="00CF5364"/>
    <w:rsid w:val="00CF537D"/>
    <w:rsid w:val="00CF5508"/>
    <w:rsid w:val="00CF569B"/>
    <w:rsid w:val="00CF598B"/>
    <w:rsid w:val="00CF5DB4"/>
    <w:rsid w:val="00CF5FB3"/>
    <w:rsid w:val="00CF706D"/>
    <w:rsid w:val="00CF75C5"/>
    <w:rsid w:val="00CF7ABC"/>
    <w:rsid w:val="00CF7B38"/>
    <w:rsid w:val="00CF7B49"/>
    <w:rsid w:val="00CFEDC7"/>
    <w:rsid w:val="00D00195"/>
    <w:rsid w:val="00D0093A"/>
    <w:rsid w:val="00D00F50"/>
    <w:rsid w:val="00D0127A"/>
    <w:rsid w:val="00D0168E"/>
    <w:rsid w:val="00D01690"/>
    <w:rsid w:val="00D017AB"/>
    <w:rsid w:val="00D01A55"/>
    <w:rsid w:val="00D01E91"/>
    <w:rsid w:val="00D0203C"/>
    <w:rsid w:val="00D0239E"/>
    <w:rsid w:val="00D023BE"/>
    <w:rsid w:val="00D0297F"/>
    <w:rsid w:val="00D031B0"/>
    <w:rsid w:val="00D0349C"/>
    <w:rsid w:val="00D034DC"/>
    <w:rsid w:val="00D03983"/>
    <w:rsid w:val="00D03C58"/>
    <w:rsid w:val="00D046E0"/>
    <w:rsid w:val="00D04703"/>
    <w:rsid w:val="00D047DF"/>
    <w:rsid w:val="00D04AE8"/>
    <w:rsid w:val="00D04BA0"/>
    <w:rsid w:val="00D04C6A"/>
    <w:rsid w:val="00D04F8A"/>
    <w:rsid w:val="00D053F9"/>
    <w:rsid w:val="00D0576D"/>
    <w:rsid w:val="00D057FD"/>
    <w:rsid w:val="00D06B31"/>
    <w:rsid w:val="00D06E1C"/>
    <w:rsid w:val="00D0725D"/>
    <w:rsid w:val="00D07FDB"/>
    <w:rsid w:val="00D118D0"/>
    <w:rsid w:val="00D11DA4"/>
    <w:rsid w:val="00D12991"/>
    <w:rsid w:val="00D12A31"/>
    <w:rsid w:val="00D13EDB"/>
    <w:rsid w:val="00D142D2"/>
    <w:rsid w:val="00D1431B"/>
    <w:rsid w:val="00D14363"/>
    <w:rsid w:val="00D14CE7"/>
    <w:rsid w:val="00D1528C"/>
    <w:rsid w:val="00D15528"/>
    <w:rsid w:val="00D1562D"/>
    <w:rsid w:val="00D157E6"/>
    <w:rsid w:val="00D15832"/>
    <w:rsid w:val="00D159BE"/>
    <w:rsid w:val="00D15B49"/>
    <w:rsid w:val="00D162AD"/>
    <w:rsid w:val="00D169E3"/>
    <w:rsid w:val="00D174F1"/>
    <w:rsid w:val="00D1797D"/>
    <w:rsid w:val="00D17A9A"/>
    <w:rsid w:val="00D17C74"/>
    <w:rsid w:val="00D20190"/>
    <w:rsid w:val="00D201FB"/>
    <w:rsid w:val="00D20283"/>
    <w:rsid w:val="00D20A46"/>
    <w:rsid w:val="00D20D6F"/>
    <w:rsid w:val="00D2110A"/>
    <w:rsid w:val="00D21251"/>
    <w:rsid w:val="00D21276"/>
    <w:rsid w:val="00D21607"/>
    <w:rsid w:val="00D216AF"/>
    <w:rsid w:val="00D22166"/>
    <w:rsid w:val="00D22224"/>
    <w:rsid w:val="00D229EE"/>
    <w:rsid w:val="00D22A21"/>
    <w:rsid w:val="00D22C67"/>
    <w:rsid w:val="00D22DB6"/>
    <w:rsid w:val="00D23124"/>
    <w:rsid w:val="00D234CD"/>
    <w:rsid w:val="00D23779"/>
    <w:rsid w:val="00D23C19"/>
    <w:rsid w:val="00D2401B"/>
    <w:rsid w:val="00D24236"/>
    <w:rsid w:val="00D246B2"/>
    <w:rsid w:val="00D248C0"/>
    <w:rsid w:val="00D24F3E"/>
    <w:rsid w:val="00D25238"/>
    <w:rsid w:val="00D25A97"/>
    <w:rsid w:val="00D25B8B"/>
    <w:rsid w:val="00D26414"/>
    <w:rsid w:val="00D26EE0"/>
    <w:rsid w:val="00D274B1"/>
    <w:rsid w:val="00D27BE4"/>
    <w:rsid w:val="00D3023E"/>
    <w:rsid w:val="00D3025C"/>
    <w:rsid w:val="00D309B1"/>
    <w:rsid w:val="00D31204"/>
    <w:rsid w:val="00D31272"/>
    <w:rsid w:val="00D31D70"/>
    <w:rsid w:val="00D31FB3"/>
    <w:rsid w:val="00D32DC0"/>
    <w:rsid w:val="00D3319A"/>
    <w:rsid w:val="00D33497"/>
    <w:rsid w:val="00D33620"/>
    <w:rsid w:val="00D33C23"/>
    <w:rsid w:val="00D33CFE"/>
    <w:rsid w:val="00D33FF3"/>
    <w:rsid w:val="00D34748"/>
    <w:rsid w:val="00D34EC0"/>
    <w:rsid w:val="00D35328"/>
    <w:rsid w:val="00D3593F"/>
    <w:rsid w:val="00D35CC8"/>
    <w:rsid w:val="00D360DF"/>
    <w:rsid w:val="00D36119"/>
    <w:rsid w:val="00D363A5"/>
    <w:rsid w:val="00D365B3"/>
    <w:rsid w:val="00D36907"/>
    <w:rsid w:val="00D37520"/>
    <w:rsid w:val="00D37C92"/>
    <w:rsid w:val="00D37F01"/>
    <w:rsid w:val="00D401E4"/>
    <w:rsid w:val="00D408CE"/>
    <w:rsid w:val="00D40BE5"/>
    <w:rsid w:val="00D40DFF"/>
    <w:rsid w:val="00D41224"/>
    <w:rsid w:val="00D4172F"/>
    <w:rsid w:val="00D4192E"/>
    <w:rsid w:val="00D41A09"/>
    <w:rsid w:val="00D41ACE"/>
    <w:rsid w:val="00D41E59"/>
    <w:rsid w:val="00D42098"/>
    <w:rsid w:val="00D4226C"/>
    <w:rsid w:val="00D424ED"/>
    <w:rsid w:val="00D42639"/>
    <w:rsid w:val="00D433D2"/>
    <w:rsid w:val="00D43CEE"/>
    <w:rsid w:val="00D45036"/>
    <w:rsid w:val="00D454F5"/>
    <w:rsid w:val="00D45B44"/>
    <w:rsid w:val="00D45FEA"/>
    <w:rsid w:val="00D466A9"/>
    <w:rsid w:val="00D46ADC"/>
    <w:rsid w:val="00D46CFB"/>
    <w:rsid w:val="00D47A84"/>
    <w:rsid w:val="00D47ABF"/>
    <w:rsid w:val="00D47BD7"/>
    <w:rsid w:val="00D5036C"/>
    <w:rsid w:val="00D50C52"/>
    <w:rsid w:val="00D50E26"/>
    <w:rsid w:val="00D51431"/>
    <w:rsid w:val="00D515E3"/>
    <w:rsid w:val="00D51ABC"/>
    <w:rsid w:val="00D51EA3"/>
    <w:rsid w:val="00D51F06"/>
    <w:rsid w:val="00D52AB7"/>
    <w:rsid w:val="00D52FDD"/>
    <w:rsid w:val="00D53125"/>
    <w:rsid w:val="00D53D0E"/>
    <w:rsid w:val="00D547EA"/>
    <w:rsid w:val="00D550CD"/>
    <w:rsid w:val="00D55381"/>
    <w:rsid w:val="00D55712"/>
    <w:rsid w:val="00D55811"/>
    <w:rsid w:val="00D55C4E"/>
    <w:rsid w:val="00D55F8B"/>
    <w:rsid w:val="00D5676B"/>
    <w:rsid w:val="00D56A93"/>
    <w:rsid w:val="00D57365"/>
    <w:rsid w:val="00D57531"/>
    <w:rsid w:val="00D576D3"/>
    <w:rsid w:val="00D57764"/>
    <w:rsid w:val="00D57F93"/>
    <w:rsid w:val="00D608E8"/>
    <w:rsid w:val="00D60B5D"/>
    <w:rsid w:val="00D60B9C"/>
    <w:rsid w:val="00D61352"/>
    <w:rsid w:val="00D61448"/>
    <w:rsid w:val="00D6164D"/>
    <w:rsid w:val="00D61983"/>
    <w:rsid w:val="00D61D4C"/>
    <w:rsid w:val="00D621A3"/>
    <w:rsid w:val="00D6243D"/>
    <w:rsid w:val="00D6335F"/>
    <w:rsid w:val="00D6421A"/>
    <w:rsid w:val="00D6429E"/>
    <w:rsid w:val="00D642CA"/>
    <w:rsid w:val="00D6453B"/>
    <w:rsid w:val="00D648D5"/>
    <w:rsid w:val="00D6505C"/>
    <w:rsid w:val="00D65069"/>
    <w:rsid w:val="00D6598A"/>
    <w:rsid w:val="00D65E74"/>
    <w:rsid w:val="00D661E9"/>
    <w:rsid w:val="00D6688C"/>
    <w:rsid w:val="00D66A2C"/>
    <w:rsid w:val="00D66A32"/>
    <w:rsid w:val="00D66E03"/>
    <w:rsid w:val="00D67435"/>
    <w:rsid w:val="00D67E1A"/>
    <w:rsid w:val="00D70854"/>
    <w:rsid w:val="00D71034"/>
    <w:rsid w:val="00D71323"/>
    <w:rsid w:val="00D7154E"/>
    <w:rsid w:val="00D71780"/>
    <w:rsid w:val="00D71794"/>
    <w:rsid w:val="00D71B10"/>
    <w:rsid w:val="00D722FA"/>
    <w:rsid w:val="00D72509"/>
    <w:rsid w:val="00D72594"/>
    <w:rsid w:val="00D72793"/>
    <w:rsid w:val="00D72D23"/>
    <w:rsid w:val="00D734B7"/>
    <w:rsid w:val="00D735EB"/>
    <w:rsid w:val="00D7383E"/>
    <w:rsid w:val="00D73CC1"/>
    <w:rsid w:val="00D741EC"/>
    <w:rsid w:val="00D7420B"/>
    <w:rsid w:val="00D74830"/>
    <w:rsid w:val="00D7486D"/>
    <w:rsid w:val="00D74A8D"/>
    <w:rsid w:val="00D74B76"/>
    <w:rsid w:val="00D74E5F"/>
    <w:rsid w:val="00D74EE0"/>
    <w:rsid w:val="00D74FEE"/>
    <w:rsid w:val="00D753F0"/>
    <w:rsid w:val="00D7571F"/>
    <w:rsid w:val="00D762CB"/>
    <w:rsid w:val="00D76D5A"/>
    <w:rsid w:val="00D77C48"/>
    <w:rsid w:val="00D77E80"/>
    <w:rsid w:val="00D80000"/>
    <w:rsid w:val="00D80463"/>
    <w:rsid w:val="00D80EDE"/>
    <w:rsid w:val="00D81030"/>
    <w:rsid w:val="00D8158F"/>
    <w:rsid w:val="00D8161E"/>
    <w:rsid w:val="00D81625"/>
    <w:rsid w:val="00D81684"/>
    <w:rsid w:val="00D819E8"/>
    <w:rsid w:val="00D819FA"/>
    <w:rsid w:val="00D81E36"/>
    <w:rsid w:val="00D82999"/>
    <w:rsid w:val="00D82E95"/>
    <w:rsid w:val="00D833B1"/>
    <w:rsid w:val="00D834D2"/>
    <w:rsid w:val="00D8387F"/>
    <w:rsid w:val="00D83FBA"/>
    <w:rsid w:val="00D84664"/>
    <w:rsid w:val="00D84921"/>
    <w:rsid w:val="00D85602"/>
    <w:rsid w:val="00D856AE"/>
    <w:rsid w:val="00D857BE"/>
    <w:rsid w:val="00D8687F"/>
    <w:rsid w:val="00D86B19"/>
    <w:rsid w:val="00D871E3"/>
    <w:rsid w:val="00D87AA8"/>
    <w:rsid w:val="00D90249"/>
    <w:rsid w:val="00D9054D"/>
    <w:rsid w:val="00D90916"/>
    <w:rsid w:val="00D90D12"/>
    <w:rsid w:val="00D9186B"/>
    <w:rsid w:val="00D92409"/>
    <w:rsid w:val="00D924E2"/>
    <w:rsid w:val="00D92CF7"/>
    <w:rsid w:val="00D933E6"/>
    <w:rsid w:val="00D934D5"/>
    <w:rsid w:val="00D93C28"/>
    <w:rsid w:val="00D94034"/>
    <w:rsid w:val="00D940FE"/>
    <w:rsid w:val="00D944F3"/>
    <w:rsid w:val="00D948A7"/>
    <w:rsid w:val="00D948EF"/>
    <w:rsid w:val="00D9495D"/>
    <w:rsid w:val="00D94A47"/>
    <w:rsid w:val="00D94B4C"/>
    <w:rsid w:val="00D94C3D"/>
    <w:rsid w:val="00D9599B"/>
    <w:rsid w:val="00D95D97"/>
    <w:rsid w:val="00D96268"/>
    <w:rsid w:val="00D96824"/>
    <w:rsid w:val="00D9732C"/>
    <w:rsid w:val="00D97420"/>
    <w:rsid w:val="00D977E5"/>
    <w:rsid w:val="00D97FC0"/>
    <w:rsid w:val="00DA09FB"/>
    <w:rsid w:val="00DA13E4"/>
    <w:rsid w:val="00DA177F"/>
    <w:rsid w:val="00DA17D8"/>
    <w:rsid w:val="00DA1FB6"/>
    <w:rsid w:val="00DA2111"/>
    <w:rsid w:val="00DA2AA2"/>
    <w:rsid w:val="00DA2CB4"/>
    <w:rsid w:val="00DA2F9A"/>
    <w:rsid w:val="00DA32C3"/>
    <w:rsid w:val="00DA33BA"/>
    <w:rsid w:val="00DA3D8E"/>
    <w:rsid w:val="00DA3F5D"/>
    <w:rsid w:val="00DA4029"/>
    <w:rsid w:val="00DA462B"/>
    <w:rsid w:val="00DA4BDC"/>
    <w:rsid w:val="00DA4EF8"/>
    <w:rsid w:val="00DA4F03"/>
    <w:rsid w:val="00DA51B4"/>
    <w:rsid w:val="00DA5200"/>
    <w:rsid w:val="00DA64B5"/>
    <w:rsid w:val="00DA674F"/>
    <w:rsid w:val="00DA68C2"/>
    <w:rsid w:val="00DA6E5D"/>
    <w:rsid w:val="00DA6EDA"/>
    <w:rsid w:val="00DA7375"/>
    <w:rsid w:val="00DA737D"/>
    <w:rsid w:val="00DA7C22"/>
    <w:rsid w:val="00DA7ED1"/>
    <w:rsid w:val="00DB11CD"/>
    <w:rsid w:val="00DB1417"/>
    <w:rsid w:val="00DB1968"/>
    <w:rsid w:val="00DB19B5"/>
    <w:rsid w:val="00DB1B40"/>
    <w:rsid w:val="00DB1D65"/>
    <w:rsid w:val="00DB3577"/>
    <w:rsid w:val="00DB389D"/>
    <w:rsid w:val="00DB3BAF"/>
    <w:rsid w:val="00DB46F9"/>
    <w:rsid w:val="00DB486B"/>
    <w:rsid w:val="00DB4AD2"/>
    <w:rsid w:val="00DB4BA4"/>
    <w:rsid w:val="00DB5A7A"/>
    <w:rsid w:val="00DB5AE4"/>
    <w:rsid w:val="00DB5E46"/>
    <w:rsid w:val="00DB60D1"/>
    <w:rsid w:val="00DB60F6"/>
    <w:rsid w:val="00DB619E"/>
    <w:rsid w:val="00DB6902"/>
    <w:rsid w:val="00DB6E3F"/>
    <w:rsid w:val="00DB6EC0"/>
    <w:rsid w:val="00DB6EF6"/>
    <w:rsid w:val="00DB765B"/>
    <w:rsid w:val="00DB79D0"/>
    <w:rsid w:val="00DB7AAF"/>
    <w:rsid w:val="00DC0289"/>
    <w:rsid w:val="00DC03AE"/>
    <w:rsid w:val="00DC0991"/>
    <w:rsid w:val="00DC0E2E"/>
    <w:rsid w:val="00DC0F09"/>
    <w:rsid w:val="00DC1369"/>
    <w:rsid w:val="00DC193D"/>
    <w:rsid w:val="00DC1A62"/>
    <w:rsid w:val="00DC1ACF"/>
    <w:rsid w:val="00DC1F2C"/>
    <w:rsid w:val="00DC2C5E"/>
    <w:rsid w:val="00DC2EB5"/>
    <w:rsid w:val="00DC332A"/>
    <w:rsid w:val="00DC34E6"/>
    <w:rsid w:val="00DC3BA8"/>
    <w:rsid w:val="00DC3D52"/>
    <w:rsid w:val="00DC47D3"/>
    <w:rsid w:val="00DC4805"/>
    <w:rsid w:val="00DC4CF8"/>
    <w:rsid w:val="00DC53C0"/>
    <w:rsid w:val="00DC60D4"/>
    <w:rsid w:val="00DC6268"/>
    <w:rsid w:val="00DC6D98"/>
    <w:rsid w:val="00DC7C84"/>
    <w:rsid w:val="00DD05AB"/>
    <w:rsid w:val="00DD08C0"/>
    <w:rsid w:val="00DD0ECB"/>
    <w:rsid w:val="00DD1B89"/>
    <w:rsid w:val="00DD2029"/>
    <w:rsid w:val="00DD2625"/>
    <w:rsid w:val="00DD299A"/>
    <w:rsid w:val="00DD29F3"/>
    <w:rsid w:val="00DD2D5C"/>
    <w:rsid w:val="00DD2DE5"/>
    <w:rsid w:val="00DD2EB8"/>
    <w:rsid w:val="00DD31D8"/>
    <w:rsid w:val="00DD421B"/>
    <w:rsid w:val="00DD4824"/>
    <w:rsid w:val="00DD54B5"/>
    <w:rsid w:val="00DD5558"/>
    <w:rsid w:val="00DD5A5D"/>
    <w:rsid w:val="00DD5AE0"/>
    <w:rsid w:val="00DD633C"/>
    <w:rsid w:val="00DD6379"/>
    <w:rsid w:val="00DD639E"/>
    <w:rsid w:val="00DD6D22"/>
    <w:rsid w:val="00DD7601"/>
    <w:rsid w:val="00DD7958"/>
    <w:rsid w:val="00DD7D62"/>
    <w:rsid w:val="00DD7DC4"/>
    <w:rsid w:val="00DDA05E"/>
    <w:rsid w:val="00DE050B"/>
    <w:rsid w:val="00DE0935"/>
    <w:rsid w:val="00DE0C70"/>
    <w:rsid w:val="00DE124E"/>
    <w:rsid w:val="00DE193C"/>
    <w:rsid w:val="00DE1D92"/>
    <w:rsid w:val="00DE1E4B"/>
    <w:rsid w:val="00DE22D6"/>
    <w:rsid w:val="00DE2351"/>
    <w:rsid w:val="00DE2529"/>
    <w:rsid w:val="00DE2E62"/>
    <w:rsid w:val="00DE3835"/>
    <w:rsid w:val="00DE3F2A"/>
    <w:rsid w:val="00DE43DD"/>
    <w:rsid w:val="00DE4F4D"/>
    <w:rsid w:val="00DE521D"/>
    <w:rsid w:val="00DE541A"/>
    <w:rsid w:val="00DE5662"/>
    <w:rsid w:val="00DE57DD"/>
    <w:rsid w:val="00DE5856"/>
    <w:rsid w:val="00DE65CE"/>
    <w:rsid w:val="00DE6609"/>
    <w:rsid w:val="00DE68BA"/>
    <w:rsid w:val="00DE6BBB"/>
    <w:rsid w:val="00DE6D5C"/>
    <w:rsid w:val="00DE6E61"/>
    <w:rsid w:val="00DE7638"/>
    <w:rsid w:val="00DE7E5F"/>
    <w:rsid w:val="00DF0544"/>
    <w:rsid w:val="00DF1255"/>
    <w:rsid w:val="00DF223C"/>
    <w:rsid w:val="00DF2887"/>
    <w:rsid w:val="00DF2D7F"/>
    <w:rsid w:val="00DF30FB"/>
    <w:rsid w:val="00DF3337"/>
    <w:rsid w:val="00DF35D3"/>
    <w:rsid w:val="00DF393B"/>
    <w:rsid w:val="00DF3958"/>
    <w:rsid w:val="00DF3AD6"/>
    <w:rsid w:val="00DF3CBA"/>
    <w:rsid w:val="00DF3E90"/>
    <w:rsid w:val="00DF4224"/>
    <w:rsid w:val="00DF48E8"/>
    <w:rsid w:val="00DF4A7A"/>
    <w:rsid w:val="00DF5394"/>
    <w:rsid w:val="00DF5748"/>
    <w:rsid w:val="00DF57DB"/>
    <w:rsid w:val="00DF584F"/>
    <w:rsid w:val="00DF5858"/>
    <w:rsid w:val="00DF5CF4"/>
    <w:rsid w:val="00DF6071"/>
    <w:rsid w:val="00DF6127"/>
    <w:rsid w:val="00DF66A0"/>
    <w:rsid w:val="00DF67F4"/>
    <w:rsid w:val="00DF78D5"/>
    <w:rsid w:val="00DF7F15"/>
    <w:rsid w:val="00E00463"/>
    <w:rsid w:val="00E009BD"/>
    <w:rsid w:val="00E00A8D"/>
    <w:rsid w:val="00E00FCA"/>
    <w:rsid w:val="00E01AA4"/>
    <w:rsid w:val="00E02024"/>
    <w:rsid w:val="00E0213E"/>
    <w:rsid w:val="00E02693"/>
    <w:rsid w:val="00E030C6"/>
    <w:rsid w:val="00E038BF"/>
    <w:rsid w:val="00E03D87"/>
    <w:rsid w:val="00E04144"/>
    <w:rsid w:val="00E0429A"/>
    <w:rsid w:val="00E04313"/>
    <w:rsid w:val="00E048DA"/>
    <w:rsid w:val="00E04B36"/>
    <w:rsid w:val="00E04DBE"/>
    <w:rsid w:val="00E0505D"/>
    <w:rsid w:val="00E05A4D"/>
    <w:rsid w:val="00E067C6"/>
    <w:rsid w:val="00E07201"/>
    <w:rsid w:val="00E1076A"/>
    <w:rsid w:val="00E108D3"/>
    <w:rsid w:val="00E10AE3"/>
    <w:rsid w:val="00E10BDA"/>
    <w:rsid w:val="00E10BF7"/>
    <w:rsid w:val="00E110A1"/>
    <w:rsid w:val="00E1176D"/>
    <w:rsid w:val="00E1261D"/>
    <w:rsid w:val="00E131E3"/>
    <w:rsid w:val="00E136F7"/>
    <w:rsid w:val="00E13A95"/>
    <w:rsid w:val="00E13DA8"/>
    <w:rsid w:val="00E13EEE"/>
    <w:rsid w:val="00E14937"/>
    <w:rsid w:val="00E1533B"/>
    <w:rsid w:val="00E159AD"/>
    <w:rsid w:val="00E15CE0"/>
    <w:rsid w:val="00E15DFD"/>
    <w:rsid w:val="00E15E86"/>
    <w:rsid w:val="00E1610C"/>
    <w:rsid w:val="00E161BE"/>
    <w:rsid w:val="00E1639E"/>
    <w:rsid w:val="00E16EFC"/>
    <w:rsid w:val="00E16FA2"/>
    <w:rsid w:val="00E17318"/>
    <w:rsid w:val="00E17964"/>
    <w:rsid w:val="00E17ED2"/>
    <w:rsid w:val="00E20B51"/>
    <w:rsid w:val="00E20CC9"/>
    <w:rsid w:val="00E20F51"/>
    <w:rsid w:val="00E2103C"/>
    <w:rsid w:val="00E21ABB"/>
    <w:rsid w:val="00E22736"/>
    <w:rsid w:val="00E22FA1"/>
    <w:rsid w:val="00E2308E"/>
    <w:rsid w:val="00E237C3"/>
    <w:rsid w:val="00E2431D"/>
    <w:rsid w:val="00E24601"/>
    <w:rsid w:val="00E249E5"/>
    <w:rsid w:val="00E24B7F"/>
    <w:rsid w:val="00E24C2D"/>
    <w:rsid w:val="00E24E82"/>
    <w:rsid w:val="00E25158"/>
    <w:rsid w:val="00E2528A"/>
    <w:rsid w:val="00E25DA4"/>
    <w:rsid w:val="00E26AC1"/>
    <w:rsid w:val="00E2766C"/>
    <w:rsid w:val="00E276CD"/>
    <w:rsid w:val="00E27909"/>
    <w:rsid w:val="00E279B2"/>
    <w:rsid w:val="00E279CD"/>
    <w:rsid w:val="00E27EF0"/>
    <w:rsid w:val="00E31127"/>
    <w:rsid w:val="00E31B41"/>
    <w:rsid w:val="00E31D6B"/>
    <w:rsid w:val="00E322F4"/>
    <w:rsid w:val="00E32B3F"/>
    <w:rsid w:val="00E335E6"/>
    <w:rsid w:val="00E337FF"/>
    <w:rsid w:val="00E34053"/>
    <w:rsid w:val="00E341D6"/>
    <w:rsid w:val="00E342A8"/>
    <w:rsid w:val="00E342BA"/>
    <w:rsid w:val="00E34B62"/>
    <w:rsid w:val="00E355EA"/>
    <w:rsid w:val="00E35A64"/>
    <w:rsid w:val="00E35D82"/>
    <w:rsid w:val="00E36154"/>
    <w:rsid w:val="00E365BA"/>
    <w:rsid w:val="00E366BE"/>
    <w:rsid w:val="00E36E2A"/>
    <w:rsid w:val="00E3721F"/>
    <w:rsid w:val="00E37229"/>
    <w:rsid w:val="00E374B1"/>
    <w:rsid w:val="00E37552"/>
    <w:rsid w:val="00E37633"/>
    <w:rsid w:val="00E37E5E"/>
    <w:rsid w:val="00E405C7"/>
    <w:rsid w:val="00E40C41"/>
    <w:rsid w:val="00E414C4"/>
    <w:rsid w:val="00E42547"/>
    <w:rsid w:val="00E42BE9"/>
    <w:rsid w:val="00E42DF9"/>
    <w:rsid w:val="00E42E95"/>
    <w:rsid w:val="00E4328E"/>
    <w:rsid w:val="00E4335D"/>
    <w:rsid w:val="00E435B0"/>
    <w:rsid w:val="00E436A5"/>
    <w:rsid w:val="00E43E53"/>
    <w:rsid w:val="00E44276"/>
    <w:rsid w:val="00E445D7"/>
    <w:rsid w:val="00E44857"/>
    <w:rsid w:val="00E44C9C"/>
    <w:rsid w:val="00E45136"/>
    <w:rsid w:val="00E45536"/>
    <w:rsid w:val="00E45AD1"/>
    <w:rsid w:val="00E45D0E"/>
    <w:rsid w:val="00E4620B"/>
    <w:rsid w:val="00E4621D"/>
    <w:rsid w:val="00E46416"/>
    <w:rsid w:val="00E46D75"/>
    <w:rsid w:val="00E47CFF"/>
    <w:rsid w:val="00E503C2"/>
    <w:rsid w:val="00E5068B"/>
    <w:rsid w:val="00E515FA"/>
    <w:rsid w:val="00E518BD"/>
    <w:rsid w:val="00E52FB7"/>
    <w:rsid w:val="00E53996"/>
    <w:rsid w:val="00E547EF"/>
    <w:rsid w:val="00E5494F"/>
    <w:rsid w:val="00E55921"/>
    <w:rsid w:val="00E55D79"/>
    <w:rsid w:val="00E562B9"/>
    <w:rsid w:val="00E5630A"/>
    <w:rsid w:val="00E567FD"/>
    <w:rsid w:val="00E56A0D"/>
    <w:rsid w:val="00E5700E"/>
    <w:rsid w:val="00E57ADE"/>
    <w:rsid w:val="00E57D97"/>
    <w:rsid w:val="00E57F2D"/>
    <w:rsid w:val="00E602A3"/>
    <w:rsid w:val="00E60D3E"/>
    <w:rsid w:val="00E61E12"/>
    <w:rsid w:val="00E62380"/>
    <w:rsid w:val="00E62B19"/>
    <w:rsid w:val="00E62C6D"/>
    <w:rsid w:val="00E63650"/>
    <w:rsid w:val="00E6383D"/>
    <w:rsid w:val="00E63D13"/>
    <w:rsid w:val="00E63EF7"/>
    <w:rsid w:val="00E64892"/>
    <w:rsid w:val="00E64B5E"/>
    <w:rsid w:val="00E651CB"/>
    <w:rsid w:val="00E654F5"/>
    <w:rsid w:val="00E65BF8"/>
    <w:rsid w:val="00E65C2F"/>
    <w:rsid w:val="00E65CBD"/>
    <w:rsid w:val="00E6639C"/>
    <w:rsid w:val="00E6687B"/>
    <w:rsid w:val="00E66EF3"/>
    <w:rsid w:val="00E67212"/>
    <w:rsid w:val="00E6738B"/>
    <w:rsid w:val="00E67774"/>
    <w:rsid w:val="00E67E8D"/>
    <w:rsid w:val="00E700E5"/>
    <w:rsid w:val="00E70B11"/>
    <w:rsid w:val="00E70BDC"/>
    <w:rsid w:val="00E70F92"/>
    <w:rsid w:val="00E7186A"/>
    <w:rsid w:val="00E71954"/>
    <w:rsid w:val="00E71A1F"/>
    <w:rsid w:val="00E71B0D"/>
    <w:rsid w:val="00E71FE2"/>
    <w:rsid w:val="00E720EA"/>
    <w:rsid w:val="00E72674"/>
    <w:rsid w:val="00E72750"/>
    <w:rsid w:val="00E7292B"/>
    <w:rsid w:val="00E72BA0"/>
    <w:rsid w:val="00E73090"/>
    <w:rsid w:val="00E73CFD"/>
    <w:rsid w:val="00E73DE0"/>
    <w:rsid w:val="00E73F8A"/>
    <w:rsid w:val="00E74CE9"/>
    <w:rsid w:val="00E74D89"/>
    <w:rsid w:val="00E74E07"/>
    <w:rsid w:val="00E74EDA"/>
    <w:rsid w:val="00E75188"/>
    <w:rsid w:val="00E75584"/>
    <w:rsid w:val="00E7567B"/>
    <w:rsid w:val="00E758C8"/>
    <w:rsid w:val="00E758DE"/>
    <w:rsid w:val="00E75ED2"/>
    <w:rsid w:val="00E769FF"/>
    <w:rsid w:val="00E76CF5"/>
    <w:rsid w:val="00E77045"/>
    <w:rsid w:val="00E774A6"/>
    <w:rsid w:val="00E775C2"/>
    <w:rsid w:val="00E80694"/>
    <w:rsid w:val="00E8088B"/>
    <w:rsid w:val="00E815FA"/>
    <w:rsid w:val="00E8185F"/>
    <w:rsid w:val="00E81D5F"/>
    <w:rsid w:val="00E81E1C"/>
    <w:rsid w:val="00E8240B"/>
    <w:rsid w:val="00E8252B"/>
    <w:rsid w:val="00E82A2A"/>
    <w:rsid w:val="00E82E49"/>
    <w:rsid w:val="00E833C1"/>
    <w:rsid w:val="00E8365B"/>
    <w:rsid w:val="00E8370C"/>
    <w:rsid w:val="00E83D31"/>
    <w:rsid w:val="00E84217"/>
    <w:rsid w:val="00E842CA"/>
    <w:rsid w:val="00E84804"/>
    <w:rsid w:val="00E84814"/>
    <w:rsid w:val="00E84B6B"/>
    <w:rsid w:val="00E85E43"/>
    <w:rsid w:val="00E867F4"/>
    <w:rsid w:val="00E86EE2"/>
    <w:rsid w:val="00E86FD2"/>
    <w:rsid w:val="00E87189"/>
    <w:rsid w:val="00E87706"/>
    <w:rsid w:val="00E877AB"/>
    <w:rsid w:val="00E87F01"/>
    <w:rsid w:val="00E90207"/>
    <w:rsid w:val="00E90D52"/>
    <w:rsid w:val="00E90DDC"/>
    <w:rsid w:val="00E90F85"/>
    <w:rsid w:val="00E91CF7"/>
    <w:rsid w:val="00E91DA9"/>
    <w:rsid w:val="00E92427"/>
    <w:rsid w:val="00E924FA"/>
    <w:rsid w:val="00E92A1E"/>
    <w:rsid w:val="00E9300A"/>
    <w:rsid w:val="00E9302C"/>
    <w:rsid w:val="00E93104"/>
    <w:rsid w:val="00E931C9"/>
    <w:rsid w:val="00E934BC"/>
    <w:rsid w:val="00E93EFA"/>
    <w:rsid w:val="00E94074"/>
    <w:rsid w:val="00E94667"/>
    <w:rsid w:val="00E9472C"/>
    <w:rsid w:val="00E94A47"/>
    <w:rsid w:val="00E954F0"/>
    <w:rsid w:val="00E9551F"/>
    <w:rsid w:val="00E95565"/>
    <w:rsid w:val="00E95829"/>
    <w:rsid w:val="00E9735F"/>
    <w:rsid w:val="00E973C7"/>
    <w:rsid w:val="00E979A8"/>
    <w:rsid w:val="00E97AB3"/>
    <w:rsid w:val="00E97F48"/>
    <w:rsid w:val="00EA0157"/>
    <w:rsid w:val="00EA01E9"/>
    <w:rsid w:val="00EA0270"/>
    <w:rsid w:val="00EA039B"/>
    <w:rsid w:val="00EA0A15"/>
    <w:rsid w:val="00EA0C57"/>
    <w:rsid w:val="00EA0DDA"/>
    <w:rsid w:val="00EA12A5"/>
    <w:rsid w:val="00EA12CC"/>
    <w:rsid w:val="00EA1302"/>
    <w:rsid w:val="00EA25D6"/>
    <w:rsid w:val="00EA26D7"/>
    <w:rsid w:val="00EA2AC4"/>
    <w:rsid w:val="00EA2F2B"/>
    <w:rsid w:val="00EA36E7"/>
    <w:rsid w:val="00EA4001"/>
    <w:rsid w:val="00EA405E"/>
    <w:rsid w:val="00EA4171"/>
    <w:rsid w:val="00EA45DB"/>
    <w:rsid w:val="00EA4C84"/>
    <w:rsid w:val="00EA4EA0"/>
    <w:rsid w:val="00EA5109"/>
    <w:rsid w:val="00EA5854"/>
    <w:rsid w:val="00EA646F"/>
    <w:rsid w:val="00EA6869"/>
    <w:rsid w:val="00EA7064"/>
    <w:rsid w:val="00EA7522"/>
    <w:rsid w:val="00EA7EB1"/>
    <w:rsid w:val="00EB0732"/>
    <w:rsid w:val="00EB0C15"/>
    <w:rsid w:val="00EB0FD0"/>
    <w:rsid w:val="00EB1E33"/>
    <w:rsid w:val="00EB2269"/>
    <w:rsid w:val="00EB2476"/>
    <w:rsid w:val="00EB2921"/>
    <w:rsid w:val="00EB3667"/>
    <w:rsid w:val="00EB3A0B"/>
    <w:rsid w:val="00EB4AF5"/>
    <w:rsid w:val="00EB4C83"/>
    <w:rsid w:val="00EB50FC"/>
    <w:rsid w:val="00EB563B"/>
    <w:rsid w:val="00EB5A69"/>
    <w:rsid w:val="00EB78FC"/>
    <w:rsid w:val="00EB7DF0"/>
    <w:rsid w:val="00EC0411"/>
    <w:rsid w:val="00EC1B9E"/>
    <w:rsid w:val="00EC204F"/>
    <w:rsid w:val="00EC20DD"/>
    <w:rsid w:val="00EC2A00"/>
    <w:rsid w:val="00EC2EE0"/>
    <w:rsid w:val="00EC35DB"/>
    <w:rsid w:val="00EC382A"/>
    <w:rsid w:val="00EC3846"/>
    <w:rsid w:val="00EC388C"/>
    <w:rsid w:val="00EC38F3"/>
    <w:rsid w:val="00EC3CDC"/>
    <w:rsid w:val="00EC3DB3"/>
    <w:rsid w:val="00EC45D2"/>
    <w:rsid w:val="00EC4B17"/>
    <w:rsid w:val="00EC4E15"/>
    <w:rsid w:val="00EC4EC5"/>
    <w:rsid w:val="00EC5127"/>
    <w:rsid w:val="00EC52ED"/>
    <w:rsid w:val="00EC53BA"/>
    <w:rsid w:val="00EC53DA"/>
    <w:rsid w:val="00EC595B"/>
    <w:rsid w:val="00EC5F47"/>
    <w:rsid w:val="00EC5FBA"/>
    <w:rsid w:val="00EC5FBD"/>
    <w:rsid w:val="00EC6087"/>
    <w:rsid w:val="00EC687A"/>
    <w:rsid w:val="00EC72B1"/>
    <w:rsid w:val="00EC7389"/>
    <w:rsid w:val="00EC77F9"/>
    <w:rsid w:val="00EC79A4"/>
    <w:rsid w:val="00ED0006"/>
    <w:rsid w:val="00ED073E"/>
    <w:rsid w:val="00ED0861"/>
    <w:rsid w:val="00ED0A21"/>
    <w:rsid w:val="00ED0B5B"/>
    <w:rsid w:val="00ED0B71"/>
    <w:rsid w:val="00ED0FC1"/>
    <w:rsid w:val="00ED1EAB"/>
    <w:rsid w:val="00ED2595"/>
    <w:rsid w:val="00ED3794"/>
    <w:rsid w:val="00ED3CA0"/>
    <w:rsid w:val="00ED3F3E"/>
    <w:rsid w:val="00ED4C40"/>
    <w:rsid w:val="00ED4D17"/>
    <w:rsid w:val="00ED4DC3"/>
    <w:rsid w:val="00ED5254"/>
    <w:rsid w:val="00ED5544"/>
    <w:rsid w:val="00ED5ADD"/>
    <w:rsid w:val="00ED5CF2"/>
    <w:rsid w:val="00ED60B0"/>
    <w:rsid w:val="00ED6F86"/>
    <w:rsid w:val="00ED78DE"/>
    <w:rsid w:val="00ED7D3A"/>
    <w:rsid w:val="00EDE84D"/>
    <w:rsid w:val="00EE01D5"/>
    <w:rsid w:val="00EE076F"/>
    <w:rsid w:val="00EE0A98"/>
    <w:rsid w:val="00EE151E"/>
    <w:rsid w:val="00EE214D"/>
    <w:rsid w:val="00EE2C9D"/>
    <w:rsid w:val="00EE326E"/>
    <w:rsid w:val="00EE42ED"/>
    <w:rsid w:val="00EE4932"/>
    <w:rsid w:val="00EE4DE1"/>
    <w:rsid w:val="00EE4E16"/>
    <w:rsid w:val="00EE50CA"/>
    <w:rsid w:val="00EE533A"/>
    <w:rsid w:val="00EE57CB"/>
    <w:rsid w:val="00EE58BB"/>
    <w:rsid w:val="00EE5B9D"/>
    <w:rsid w:val="00EE68EF"/>
    <w:rsid w:val="00EE6B62"/>
    <w:rsid w:val="00EE7002"/>
    <w:rsid w:val="00EE736E"/>
    <w:rsid w:val="00EE7D58"/>
    <w:rsid w:val="00EF0D1A"/>
    <w:rsid w:val="00EF171D"/>
    <w:rsid w:val="00EF19FE"/>
    <w:rsid w:val="00EF1BA0"/>
    <w:rsid w:val="00EF1C5D"/>
    <w:rsid w:val="00EF2694"/>
    <w:rsid w:val="00EF270A"/>
    <w:rsid w:val="00EF2A5E"/>
    <w:rsid w:val="00EF2E0D"/>
    <w:rsid w:val="00EF352B"/>
    <w:rsid w:val="00EF35C8"/>
    <w:rsid w:val="00EF3F71"/>
    <w:rsid w:val="00EF40AC"/>
    <w:rsid w:val="00EF467A"/>
    <w:rsid w:val="00EF482B"/>
    <w:rsid w:val="00EF48EE"/>
    <w:rsid w:val="00EF4C26"/>
    <w:rsid w:val="00EF4D56"/>
    <w:rsid w:val="00EF54C6"/>
    <w:rsid w:val="00EF551C"/>
    <w:rsid w:val="00EF6307"/>
    <w:rsid w:val="00EF6AC5"/>
    <w:rsid w:val="00EF6FC7"/>
    <w:rsid w:val="00EF7CBE"/>
    <w:rsid w:val="00EF7F1A"/>
    <w:rsid w:val="00F007BA"/>
    <w:rsid w:val="00F00D69"/>
    <w:rsid w:val="00F011D6"/>
    <w:rsid w:val="00F016D1"/>
    <w:rsid w:val="00F01A6F"/>
    <w:rsid w:val="00F01D88"/>
    <w:rsid w:val="00F01E4E"/>
    <w:rsid w:val="00F01EDC"/>
    <w:rsid w:val="00F02055"/>
    <w:rsid w:val="00F02094"/>
    <w:rsid w:val="00F025E2"/>
    <w:rsid w:val="00F03177"/>
    <w:rsid w:val="00F0351A"/>
    <w:rsid w:val="00F0375A"/>
    <w:rsid w:val="00F03BEA"/>
    <w:rsid w:val="00F04660"/>
    <w:rsid w:val="00F04820"/>
    <w:rsid w:val="00F051BA"/>
    <w:rsid w:val="00F053F8"/>
    <w:rsid w:val="00F0555B"/>
    <w:rsid w:val="00F0585B"/>
    <w:rsid w:val="00F05A67"/>
    <w:rsid w:val="00F05AE2"/>
    <w:rsid w:val="00F05DF0"/>
    <w:rsid w:val="00F065DC"/>
    <w:rsid w:val="00F073D2"/>
    <w:rsid w:val="00F07425"/>
    <w:rsid w:val="00F074EA"/>
    <w:rsid w:val="00F07607"/>
    <w:rsid w:val="00F07700"/>
    <w:rsid w:val="00F078B1"/>
    <w:rsid w:val="00F0791E"/>
    <w:rsid w:val="00F07F21"/>
    <w:rsid w:val="00F10636"/>
    <w:rsid w:val="00F113DB"/>
    <w:rsid w:val="00F115B4"/>
    <w:rsid w:val="00F127D4"/>
    <w:rsid w:val="00F12C22"/>
    <w:rsid w:val="00F12FEB"/>
    <w:rsid w:val="00F13AA4"/>
    <w:rsid w:val="00F149A7"/>
    <w:rsid w:val="00F149D3"/>
    <w:rsid w:val="00F14B8E"/>
    <w:rsid w:val="00F14D10"/>
    <w:rsid w:val="00F1502B"/>
    <w:rsid w:val="00F156E5"/>
    <w:rsid w:val="00F16241"/>
    <w:rsid w:val="00F168FB"/>
    <w:rsid w:val="00F17B6D"/>
    <w:rsid w:val="00F1CD65"/>
    <w:rsid w:val="00F20747"/>
    <w:rsid w:val="00F20B0B"/>
    <w:rsid w:val="00F210FB"/>
    <w:rsid w:val="00F212AD"/>
    <w:rsid w:val="00F215E9"/>
    <w:rsid w:val="00F217A0"/>
    <w:rsid w:val="00F21FEC"/>
    <w:rsid w:val="00F22200"/>
    <w:rsid w:val="00F222D1"/>
    <w:rsid w:val="00F22418"/>
    <w:rsid w:val="00F2388B"/>
    <w:rsid w:val="00F23B80"/>
    <w:rsid w:val="00F23CF9"/>
    <w:rsid w:val="00F24241"/>
    <w:rsid w:val="00F242DF"/>
    <w:rsid w:val="00F246E4"/>
    <w:rsid w:val="00F24BA7"/>
    <w:rsid w:val="00F24E0B"/>
    <w:rsid w:val="00F254B9"/>
    <w:rsid w:val="00F2582A"/>
    <w:rsid w:val="00F26278"/>
    <w:rsid w:val="00F26315"/>
    <w:rsid w:val="00F264A6"/>
    <w:rsid w:val="00F2668F"/>
    <w:rsid w:val="00F26990"/>
    <w:rsid w:val="00F26BCE"/>
    <w:rsid w:val="00F26DCD"/>
    <w:rsid w:val="00F278C0"/>
    <w:rsid w:val="00F30D2F"/>
    <w:rsid w:val="00F31B19"/>
    <w:rsid w:val="00F32458"/>
    <w:rsid w:val="00F325A3"/>
    <w:rsid w:val="00F33BE9"/>
    <w:rsid w:val="00F33F2A"/>
    <w:rsid w:val="00F33F69"/>
    <w:rsid w:val="00F34497"/>
    <w:rsid w:val="00F347B6"/>
    <w:rsid w:val="00F34B40"/>
    <w:rsid w:val="00F34F0B"/>
    <w:rsid w:val="00F35777"/>
    <w:rsid w:val="00F3591F"/>
    <w:rsid w:val="00F35C4F"/>
    <w:rsid w:val="00F36272"/>
    <w:rsid w:val="00F37108"/>
    <w:rsid w:val="00F379C0"/>
    <w:rsid w:val="00F408BE"/>
    <w:rsid w:val="00F40F12"/>
    <w:rsid w:val="00F411B1"/>
    <w:rsid w:val="00F4196E"/>
    <w:rsid w:val="00F41ABB"/>
    <w:rsid w:val="00F41CFB"/>
    <w:rsid w:val="00F4267A"/>
    <w:rsid w:val="00F42AD9"/>
    <w:rsid w:val="00F434B4"/>
    <w:rsid w:val="00F43EAB"/>
    <w:rsid w:val="00F4417E"/>
    <w:rsid w:val="00F44205"/>
    <w:rsid w:val="00F44338"/>
    <w:rsid w:val="00F4440D"/>
    <w:rsid w:val="00F4445E"/>
    <w:rsid w:val="00F44B9C"/>
    <w:rsid w:val="00F450D5"/>
    <w:rsid w:val="00F457E6"/>
    <w:rsid w:val="00F45FF4"/>
    <w:rsid w:val="00F460A2"/>
    <w:rsid w:val="00F46274"/>
    <w:rsid w:val="00F469A9"/>
    <w:rsid w:val="00F46FA5"/>
    <w:rsid w:val="00F46FAD"/>
    <w:rsid w:val="00F4705F"/>
    <w:rsid w:val="00F47344"/>
    <w:rsid w:val="00F47384"/>
    <w:rsid w:val="00F47C57"/>
    <w:rsid w:val="00F47CE6"/>
    <w:rsid w:val="00F500A9"/>
    <w:rsid w:val="00F50284"/>
    <w:rsid w:val="00F50696"/>
    <w:rsid w:val="00F508A8"/>
    <w:rsid w:val="00F508B3"/>
    <w:rsid w:val="00F509D2"/>
    <w:rsid w:val="00F50C73"/>
    <w:rsid w:val="00F5127D"/>
    <w:rsid w:val="00F51566"/>
    <w:rsid w:val="00F526AC"/>
    <w:rsid w:val="00F526E4"/>
    <w:rsid w:val="00F53808"/>
    <w:rsid w:val="00F539D4"/>
    <w:rsid w:val="00F54156"/>
    <w:rsid w:val="00F54E9B"/>
    <w:rsid w:val="00F55091"/>
    <w:rsid w:val="00F5538D"/>
    <w:rsid w:val="00F5597E"/>
    <w:rsid w:val="00F5607D"/>
    <w:rsid w:val="00F56375"/>
    <w:rsid w:val="00F56EA4"/>
    <w:rsid w:val="00F57148"/>
    <w:rsid w:val="00F57233"/>
    <w:rsid w:val="00F57234"/>
    <w:rsid w:val="00F57CE5"/>
    <w:rsid w:val="00F57F30"/>
    <w:rsid w:val="00F602F2"/>
    <w:rsid w:val="00F60386"/>
    <w:rsid w:val="00F60683"/>
    <w:rsid w:val="00F60A13"/>
    <w:rsid w:val="00F60AA0"/>
    <w:rsid w:val="00F60B90"/>
    <w:rsid w:val="00F61133"/>
    <w:rsid w:val="00F614B5"/>
    <w:rsid w:val="00F61649"/>
    <w:rsid w:val="00F61A6E"/>
    <w:rsid w:val="00F628CC"/>
    <w:rsid w:val="00F62E00"/>
    <w:rsid w:val="00F62EEC"/>
    <w:rsid w:val="00F63425"/>
    <w:rsid w:val="00F63650"/>
    <w:rsid w:val="00F63DCC"/>
    <w:rsid w:val="00F63E61"/>
    <w:rsid w:val="00F63FCC"/>
    <w:rsid w:val="00F64225"/>
    <w:rsid w:val="00F646D7"/>
    <w:rsid w:val="00F649FC"/>
    <w:rsid w:val="00F64BCE"/>
    <w:rsid w:val="00F657F8"/>
    <w:rsid w:val="00F65D78"/>
    <w:rsid w:val="00F66D48"/>
    <w:rsid w:val="00F66EBA"/>
    <w:rsid w:val="00F672D0"/>
    <w:rsid w:val="00F67421"/>
    <w:rsid w:val="00F67867"/>
    <w:rsid w:val="00F67C95"/>
    <w:rsid w:val="00F67F2F"/>
    <w:rsid w:val="00F70367"/>
    <w:rsid w:val="00F705AA"/>
    <w:rsid w:val="00F70E5A"/>
    <w:rsid w:val="00F7161D"/>
    <w:rsid w:val="00F71AD8"/>
    <w:rsid w:val="00F71D3A"/>
    <w:rsid w:val="00F72209"/>
    <w:rsid w:val="00F727E5"/>
    <w:rsid w:val="00F72B7E"/>
    <w:rsid w:val="00F72D3A"/>
    <w:rsid w:val="00F72EC2"/>
    <w:rsid w:val="00F73529"/>
    <w:rsid w:val="00F73EEB"/>
    <w:rsid w:val="00F7418D"/>
    <w:rsid w:val="00F754B8"/>
    <w:rsid w:val="00F75BFA"/>
    <w:rsid w:val="00F763D0"/>
    <w:rsid w:val="00F76786"/>
    <w:rsid w:val="00F76894"/>
    <w:rsid w:val="00F768BB"/>
    <w:rsid w:val="00F76A3E"/>
    <w:rsid w:val="00F76CCA"/>
    <w:rsid w:val="00F77587"/>
    <w:rsid w:val="00F77E80"/>
    <w:rsid w:val="00F817FC"/>
    <w:rsid w:val="00F81CB7"/>
    <w:rsid w:val="00F81F25"/>
    <w:rsid w:val="00F82038"/>
    <w:rsid w:val="00F8297D"/>
    <w:rsid w:val="00F83071"/>
    <w:rsid w:val="00F83590"/>
    <w:rsid w:val="00F83627"/>
    <w:rsid w:val="00F83EA6"/>
    <w:rsid w:val="00F842D9"/>
    <w:rsid w:val="00F843E8"/>
    <w:rsid w:val="00F844A5"/>
    <w:rsid w:val="00F847B6"/>
    <w:rsid w:val="00F84980"/>
    <w:rsid w:val="00F85075"/>
    <w:rsid w:val="00F85CAE"/>
    <w:rsid w:val="00F864D3"/>
    <w:rsid w:val="00F86905"/>
    <w:rsid w:val="00F872F7"/>
    <w:rsid w:val="00F87EAD"/>
    <w:rsid w:val="00F8F0A2"/>
    <w:rsid w:val="00F90601"/>
    <w:rsid w:val="00F9072C"/>
    <w:rsid w:val="00F91779"/>
    <w:rsid w:val="00F91C8B"/>
    <w:rsid w:val="00F91ED4"/>
    <w:rsid w:val="00F920BB"/>
    <w:rsid w:val="00F92549"/>
    <w:rsid w:val="00F92889"/>
    <w:rsid w:val="00F93326"/>
    <w:rsid w:val="00F9332F"/>
    <w:rsid w:val="00F938A2"/>
    <w:rsid w:val="00F93A87"/>
    <w:rsid w:val="00F93BEE"/>
    <w:rsid w:val="00F93F1D"/>
    <w:rsid w:val="00F93F89"/>
    <w:rsid w:val="00F94427"/>
    <w:rsid w:val="00F94633"/>
    <w:rsid w:val="00F947CB"/>
    <w:rsid w:val="00F95A50"/>
    <w:rsid w:val="00F95AEF"/>
    <w:rsid w:val="00F95EAB"/>
    <w:rsid w:val="00F96078"/>
    <w:rsid w:val="00F96200"/>
    <w:rsid w:val="00F96451"/>
    <w:rsid w:val="00F965E7"/>
    <w:rsid w:val="00F96B30"/>
    <w:rsid w:val="00F96C12"/>
    <w:rsid w:val="00F97893"/>
    <w:rsid w:val="00FA0384"/>
    <w:rsid w:val="00FA0AC9"/>
    <w:rsid w:val="00FA15B1"/>
    <w:rsid w:val="00FA1736"/>
    <w:rsid w:val="00FA2444"/>
    <w:rsid w:val="00FA28DC"/>
    <w:rsid w:val="00FA2AAE"/>
    <w:rsid w:val="00FA2B4D"/>
    <w:rsid w:val="00FA2C39"/>
    <w:rsid w:val="00FA2E53"/>
    <w:rsid w:val="00FA351D"/>
    <w:rsid w:val="00FA3CB8"/>
    <w:rsid w:val="00FA4540"/>
    <w:rsid w:val="00FA4829"/>
    <w:rsid w:val="00FA48DF"/>
    <w:rsid w:val="00FA4987"/>
    <w:rsid w:val="00FA5066"/>
    <w:rsid w:val="00FA5326"/>
    <w:rsid w:val="00FA5641"/>
    <w:rsid w:val="00FA5B71"/>
    <w:rsid w:val="00FA5FB6"/>
    <w:rsid w:val="00FA6145"/>
    <w:rsid w:val="00FA62FB"/>
    <w:rsid w:val="00FA6464"/>
    <w:rsid w:val="00FA6727"/>
    <w:rsid w:val="00FA6C48"/>
    <w:rsid w:val="00FA6F40"/>
    <w:rsid w:val="00FA713C"/>
    <w:rsid w:val="00FA716E"/>
    <w:rsid w:val="00FA7472"/>
    <w:rsid w:val="00FA7487"/>
    <w:rsid w:val="00FA78B5"/>
    <w:rsid w:val="00FA7A4F"/>
    <w:rsid w:val="00FA7CFB"/>
    <w:rsid w:val="00FA7FB1"/>
    <w:rsid w:val="00FAAE1A"/>
    <w:rsid w:val="00FB0535"/>
    <w:rsid w:val="00FB071B"/>
    <w:rsid w:val="00FB0768"/>
    <w:rsid w:val="00FB127F"/>
    <w:rsid w:val="00FB19D3"/>
    <w:rsid w:val="00FB2523"/>
    <w:rsid w:val="00FB2887"/>
    <w:rsid w:val="00FB2D6E"/>
    <w:rsid w:val="00FB2E48"/>
    <w:rsid w:val="00FB3596"/>
    <w:rsid w:val="00FB41A0"/>
    <w:rsid w:val="00FB501B"/>
    <w:rsid w:val="00FB55AC"/>
    <w:rsid w:val="00FB5BA0"/>
    <w:rsid w:val="00FB5FE3"/>
    <w:rsid w:val="00FB620F"/>
    <w:rsid w:val="00FB657F"/>
    <w:rsid w:val="00FB6D26"/>
    <w:rsid w:val="00FB6F5B"/>
    <w:rsid w:val="00FB75B9"/>
    <w:rsid w:val="00FB778A"/>
    <w:rsid w:val="00FB78AC"/>
    <w:rsid w:val="00FB7A9B"/>
    <w:rsid w:val="00FB7D56"/>
    <w:rsid w:val="00FB7F45"/>
    <w:rsid w:val="00FB7FA4"/>
    <w:rsid w:val="00FC0694"/>
    <w:rsid w:val="00FC0ECA"/>
    <w:rsid w:val="00FC16FE"/>
    <w:rsid w:val="00FC19F2"/>
    <w:rsid w:val="00FC270A"/>
    <w:rsid w:val="00FC29C4"/>
    <w:rsid w:val="00FC3016"/>
    <w:rsid w:val="00FC3252"/>
    <w:rsid w:val="00FC394E"/>
    <w:rsid w:val="00FC3981"/>
    <w:rsid w:val="00FC3D2D"/>
    <w:rsid w:val="00FC411A"/>
    <w:rsid w:val="00FC4354"/>
    <w:rsid w:val="00FC4892"/>
    <w:rsid w:val="00FC59F0"/>
    <w:rsid w:val="00FC5ADC"/>
    <w:rsid w:val="00FC5C1A"/>
    <w:rsid w:val="00FC6005"/>
    <w:rsid w:val="00FC675A"/>
    <w:rsid w:val="00FC7A27"/>
    <w:rsid w:val="00FC7C9B"/>
    <w:rsid w:val="00FD0153"/>
    <w:rsid w:val="00FD075A"/>
    <w:rsid w:val="00FD098E"/>
    <w:rsid w:val="00FD13EA"/>
    <w:rsid w:val="00FD1448"/>
    <w:rsid w:val="00FD1C96"/>
    <w:rsid w:val="00FD1CD6"/>
    <w:rsid w:val="00FD2A65"/>
    <w:rsid w:val="00FD2CEC"/>
    <w:rsid w:val="00FD31A2"/>
    <w:rsid w:val="00FD3304"/>
    <w:rsid w:val="00FD3E88"/>
    <w:rsid w:val="00FD4201"/>
    <w:rsid w:val="00FD4A95"/>
    <w:rsid w:val="00FD4FB3"/>
    <w:rsid w:val="00FD4FDD"/>
    <w:rsid w:val="00FD55FE"/>
    <w:rsid w:val="00FD5B07"/>
    <w:rsid w:val="00FD61F9"/>
    <w:rsid w:val="00FD6527"/>
    <w:rsid w:val="00FD669E"/>
    <w:rsid w:val="00FD68B4"/>
    <w:rsid w:val="00FD6DC3"/>
    <w:rsid w:val="00FD754D"/>
    <w:rsid w:val="00FD78C2"/>
    <w:rsid w:val="00FD79DB"/>
    <w:rsid w:val="00FD7F00"/>
    <w:rsid w:val="00FE09E9"/>
    <w:rsid w:val="00FE0C63"/>
    <w:rsid w:val="00FE0CA1"/>
    <w:rsid w:val="00FE1591"/>
    <w:rsid w:val="00FE16BD"/>
    <w:rsid w:val="00FE211D"/>
    <w:rsid w:val="00FE22AA"/>
    <w:rsid w:val="00FE2877"/>
    <w:rsid w:val="00FE2B5F"/>
    <w:rsid w:val="00FE32A8"/>
    <w:rsid w:val="00FE3336"/>
    <w:rsid w:val="00FE37CD"/>
    <w:rsid w:val="00FE391F"/>
    <w:rsid w:val="00FE48B6"/>
    <w:rsid w:val="00FE49DA"/>
    <w:rsid w:val="00FE5168"/>
    <w:rsid w:val="00FE5768"/>
    <w:rsid w:val="00FE5F62"/>
    <w:rsid w:val="00FE619A"/>
    <w:rsid w:val="00FE6522"/>
    <w:rsid w:val="00FE7202"/>
    <w:rsid w:val="00FE763B"/>
    <w:rsid w:val="00FE7A7B"/>
    <w:rsid w:val="00FE7BC9"/>
    <w:rsid w:val="00FE7F3F"/>
    <w:rsid w:val="00FF0825"/>
    <w:rsid w:val="00FF0EAD"/>
    <w:rsid w:val="00FF0F83"/>
    <w:rsid w:val="00FF1144"/>
    <w:rsid w:val="00FF18C1"/>
    <w:rsid w:val="00FF19A8"/>
    <w:rsid w:val="00FF1AD9"/>
    <w:rsid w:val="00FF2258"/>
    <w:rsid w:val="00FF2344"/>
    <w:rsid w:val="00FF245F"/>
    <w:rsid w:val="00FF26CF"/>
    <w:rsid w:val="00FF2C10"/>
    <w:rsid w:val="00FF30BD"/>
    <w:rsid w:val="00FF31FD"/>
    <w:rsid w:val="00FF47FA"/>
    <w:rsid w:val="00FF480E"/>
    <w:rsid w:val="00FF4BFB"/>
    <w:rsid w:val="00FF4CC7"/>
    <w:rsid w:val="00FF5F78"/>
    <w:rsid w:val="00FF6029"/>
    <w:rsid w:val="00FF6111"/>
    <w:rsid w:val="00FF69FA"/>
    <w:rsid w:val="00FF6C72"/>
    <w:rsid w:val="00FF6C9A"/>
    <w:rsid w:val="00FF734A"/>
    <w:rsid w:val="00FF74B1"/>
    <w:rsid w:val="00FF7F90"/>
    <w:rsid w:val="0113FCD1"/>
    <w:rsid w:val="011428E1"/>
    <w:rsid w:val="0118BAC0"/>
    <w:rsid w:val="0123BD4B"/>
    <w:rsid w:val="012A3409"/>
    <w:rsid w:val="012C5D5C"/>
    <w:rsid w:val="012EAF0D"/>
    <w:rsid w:val="013D564E"/>
    <w:rsid w:val="013F2FE7"/>
    <w:rsid w:val="01448247"/>
    <w:rsid w:val="0144C364"/>
    <w:rsid w:val="01462A3B"/>
    <w:rsid w:val="0149EA44"/>
    <w:rsid w:val="014CB7E8"/>
    <w:rsid w:val="01565D73"/>
    <w:rsid w:val="015AD7C4"/>
    <w:rsid w:val="0165229C"/>
    <w:rsid w:val="0166F180"/>
    <w:rsid w:val="01690A5E"/>
    <w:rsid w:val="016F2EB3"/>
    <w:rsid w:val="01724CC5"/>
    <w:rsid w:val="0175C845"/>
    <w:rsid w:val="017D470D"/>
    <w:rsid w:val="018122B0"/>
    <w:rsid w:val="01812A04"/>
    <w:rsid w:val="0184385B"/>
    <w:rsid w:val="01850A42"/>
    <w:rsid w:val="01AFF16F"/>
    <w:rsid w:val="01B6C4A1"/>
    <w:rsid w:val="01BD1624"/>
    <w:rsid w:val="01C8EFF3"/>
    <w:rsid w:val="01CF0EA8"/>
    <w:rsid w:val="01D17E37"/>
    <w:rsid w:val="01DB6FF6"/>
    <w:rsid w:val="01DDD495"/>
    <w:rsid w:val="01DFE7AA"/>
    <w:rsid w:val="01F2CA05"/>
    <w:rsid w:val="01FBD053"/>
    <w:rsid w:val="02019138"/>
    <w:rsid w:val="02090ABB"/>
    <w:rsid w:val="0224A896"/>
    <w:rsid w:val="0232D029"/>
    <w:rsid w:val="023C1B71"/>
    <w:rsid w:val="023EBB9F"/>
    <w:rsid w:val="02432A4B"/>
    <w:rsid w:val="02472B40"/>
    <w:rsid w:val="0251C4C6"/>
    <w:rsid w:val="0252E548"/>
    <w:rsid w:val="02553057"/>
    <w:rsid w:val="02556E6F"/>
    <w:rsid w:val="02573D01"/>
    <w:rsid w:val="025F94A2"/>
    <w:rsid w:val="026419C4"/>
    <w:rsid w:val="0264EBDE"/>
    <w:rsid w:val="027E0C82"/>
    <w:rsid w:val="02811F2D"/>
    <w:rsid w:val="0287A863"/>
    <w:rsid w:val="028C2495"/>
    <w:rsid w:val="029621C9"/>
    <w:rsid w:val="02A5A5D0"/>
    <w:rsid w:val="02AD83AA"/>
    <w:rsid w:val="02B14417"/>
    <w:rsid w:val="02B51C7F"/>
    <w:rsid w:val="02B9FD91"/>
    <w:rsid w:val="02BF03C5"/>
    <w:rsid w:val="02C3F384"/>
    <w:rsid w:val="02CADA00"/>
    <w:rsid w:val="02D33137"/>
    <w:rsid w:val="02D6ACB5"/>
    <w:rsid w:val="02D7AFA8"/>
    <w:rsid w:val="02EA5301"/>
    <w:rsid w:val="02F7C548"/>
    <w:rsid w:val="02F96852"/>
    <w:rsid w:val="0307EC6E"/>
    <w:rsid w:val="031BDC21"/>
    <w:rsid w:val="031C3630"/>
    <w:rsid w:val="032A6AB9"/>
    <w:rsid w:val="03321994"/>
    <w:rsid w:val="0332E3D0"/>
    <w:rsid w:val="03396DF6"/>
    <w:rsid w:val="033F8A3A"/>
    <w:rsid w:val="033FBFC1"/>
    <w:rsid w:val="034103D8"/>
    <w:rsid w:val="03416D5C"/>
    <w:rsid w:val="0343CEE0"/>
    <w:rsid w:val="03481473"/>
    <w:rsid w:val="034AA24D"/>
    <w:rsid w:val="034F12CF"/>
    <w:rsid w:val="03500F1F"/>
    <w:rsid w:val="0351F1C9"/>
    <w:rsid w:val="035427C9"/>
    <w:rsid w:val="03562C3D"/>
    <w:rsid w:val="03590C07"/>
    <w:rsid w:val="0364AE5C"/>
    <w:rsid w:val="036D9F75"/>
    <w:rsid w:val="0370A085"/>
    <w:rsid w:val="0372418B"/>
    <w:rsid w:val="0373B3EE"/>
    <w:rsid w:val="037C5696"/>
    <w:rsid w:val="03836FEE"/>
    <w:rsid w:val="03850F26"/>
    <w:rsid w:val="03907B19"/>
    <w:rsid w:val="0392F26F"/>
    <w:rsid w:val="03955B9C"/>
    <w:rsid w:val="039A5647"/>
    <w:rsid w:val="03A063F8"/>
    <w:rsid w:val="03B571F5"/>
    <w:rsid w:val="03C81EC3"/>
    <w:rsid w:val="03C97ED6"/>
    <w:rsid w:val="03CB740F"/>
    <w:rsid w:val="03CCE9A2"/>
    <w:rsid w:val="03D168A1"/>
    <w:rsid w:val="03D85419"/>
    <w:rsid w:val="03DC1700"/>
    <w:rsid w:val="03DF13A5"/>
    <w:rsid w:val="03E06369"/>
    <w:rsid w:val="03E1645D"/>
    <w:rsid w:val="03E2D1AC"/>
    <w:rsid w:val="03E78EF7"/>
    <w:rsid w:val="03E9483C"/>
    <w:rsid w:val="03E9F81A"/>
    <w:rsid w:val="03ECAFC5"/>
    <w:rsid w:val="03EF7607"/>
    <w:rsid w:val="03F64BCF"/>
    <w:rsid w:val="04039E7A"/>
    <w:rsid w:val="0405268D"/>
    <w:rsid w:val="040832CD"/>
    <w:rsid w:val="040A67C1"/>
    <w:rsid w:val="040ACD1B"/>
    <w:rsid w:val="040EBFC8"/>
    <w:rsid w:val="0413AE27"/>
    <w:rsid w:val="0416D122"/>
    <w:rsid w:val="041716EB"/>
    <w:rsid w:val="041C6D94"/>
    <w:rsid w:val="041D3EC3"/>
    <w:rsid w:val="041DAF4E"/>
    <w:rsid w:val="0421B314"/>
    <w:rsid w:val="0426640A"/>
    <w:rsid w:val="04333811"/>
    <w:rsid w:val="04416756"/>
    <w:rsid w:val="04456F07"/>
    <w:rsid w:val="044B6949"/>
    <w:rsid w:val="04582269"/>
    <w:rsid w:val="045FC47B"/>
    <w:rsid w:val="04621EE8"/>
    <w:rsid w:val="0470D8F0"/>
    <w:rsid w:val="04771C9D"/>
    <w:rsid w:val="04806AE3"/>
    <w:rsid w:val="04851932"/>
    <w:rsid w:val="048C77F8"/>
    <w:rsid w:val="048F6D52"/>
    <w:rsid w:val="0490CA6B"/>
    <w:rsid w:val="04918933"/>
    <w:rsid w:val="049A204E"/>
    <w:rsid w:val="049F79BA"/>
    <w:rsid w:val="04A47E13"/>
    <w:rsid w:val="04A9E7F4"/>
    <w:rsid w:val="04BB2BA4"/>
    <w:rsid w:val="04C90E89"/>
    <w:rsid w:val="04D26A52"/>
    <w:rsid w:val="04D2FD37"/>
    <w:rsid w:val="04D39DC8"/>
    <w:rsid w:val="04DB5A9B"/>
    <w:rsid w:val="04E18301"/>
    <w:rsid w:val="04E44BB1"/>
    <w:rsid w:val="04E9816F"/>
    <w:rsid w:val="05129FF9"/>
    <w:rsid w:val="051748DE"/>
    <w:rsid w:val="0535D1B0"/>
    <w:rsid w:val="0537CB23"/>
    <w:rsid w:val="0537DA1E"/>
    <w:rsid w:val="05381CBD"/>
    <w:rsid w:val="0538A467"/>
    <w:rsid w:val="0539416D"/>
    <w:rsid w:val="053E1DC9"/>
    <w:rsid w:val="053F053A"/>
    <w:rsid w:val="054772D7"/>
    <w:rsid w:val="0547DCED"/>
    <w:rsid w:val="05586593"/>
    <w:rsid w:val="055D5608"/>
    <w:rsid w:val="05652691"/>
    <w:rsid w:val="05667C96"/>
    <w:rsid w:val="056D465A"/>
    <w:rsid w:val="056F66D1"/>
    <w:rsid w:val="05718246"/>
    <w:rsid w:val="0573F384"/>
    <w:rsid w:val="057FB021"/>
    <w:rsid w:val="05892F71"/>
    <w:rsid w:val="05937C5C"/>
    <w:rsid w:val="059F8791"/>
    <w:rsid w:val="05A2A16D"/>
    <w:rsid w:val="05A824EC"/>
    <w:rsid w:val="05AC830D"/>
    <w:rsid w:val="05B2CA96"/>
    <w:rsid w:val="05B95069"/>
    <w:rsid w:val="05C1DA5A"/>
    <w:rsid w:val="05C408B0"/>
    <w:rsid w:val="05CBBD57"/>
    <w:rsid w:val="05CC5A98"/>
    <w:rsid w:val="05CDF55C"/>
    <w:rsid w:val="05D53BE7"/>
    <w:rsid w:val="05F30E51"/>
    <w:rsid w:val="05F394E6"/>
    <w:rsid w:val="0603123A"/>
    <w:rsid w:val="0603BE8E"/>
    <w:rsid w:val="060C5444"/>
    <w:rsid w:val="060CCE5C"/>
    <w:rsid w:val="0611CCBB"/>
    <w:rsid w:val="0614E4F6"/>
    <w:rsid w:val="0616A5B9"/>
    <w:rsid w:val="061945F2"/>
    <w:rsid w:val="061EE0E5"/>
    <w:rsid w:val="0621B0D2"/>
    <w:rsid w:val="062775D4"/>
    <w:rsid w:val="062B2024"/>
    <w:rsid w:val="062E7CDA"/>
    <w:rsid w:val="062F29DF"/>
    <w:rsid w:val="063188F5"/>
    <w:rsid w:val="0637A57B"/>
    <w:rsid w:val="0638E76C"/>
    <w:rsid w:val="063A444D"/>
    <w:rsid w:val="06464535"/>
    <w:rsid w:val="064CB5F8"/>
    <w:rsid w:val="064DC89A"/>
    <w:rsid w:val="064E474C"/>
    <w:rsid w:val="065B1BDE"/>
    <w:rsid w:val="065BCA9E"/>
    <w:rsid w:val="0667720A"/>
    <w:rsid w:val="0676037D"/>
    <w:rsid w:val="06788DB0"/>
    <w:rsid w:val="067D229A"/>
    <w:rsid w:val="06935E14"/>
    <w:rsid w:val="069F3707"/>
    <w:rsid w:val="06A32B9D"/>
    <w:rsid w:val="06A3C245"/>
    <w:rsid w:val="06A5CE40"/>
    <w:rsid w:val="06A65FD4"/>
    <w:rsid w:val="06ABA898"/>
    <w:rsid w:val="06B325B7"/>
    <w:rsid w:val="06B5C110"/>
    <w:rsid w:val="06B5C4CE"/>
    <w:rsid w:val="06C06C85"/>
    <w:rsid w:val="06C33956"/>
    <w:rsid w:val="06C728BB"/>
    <w:rsid w:val="06CA1514"/>
    <w:rsid w:val="06CC56EA"/>
    <w:rsid w:val="06CE6ECC"/>
    <w:rsid w:val="06D6D449"/>
    <w:rsid w:val="06DDF59D"/>
    <w:rsid w:val="06E238E3"/>
    <w:rsid w:val="06E42B94"/>
    <w:rsid w:val="06E92D08"/>
    <w:rsid w:val="06F0BA5A"/>
    <w:rsid w:val="06F4FD40"/>
    <w:rsid w:val="06FB6A2D"/>
    <w:rsid w:val="0703D1E6"/>
    <w:rsid w:val="07088AA7"/>
    <w:rsid w:val="070F214C"/>
    <w:rsid w:val="0714B364"/>
    <w:rsid w:val="071C3C10"/>
    <w:rsid w:val="071D88F9"/>
    <w:rsid w:val="07270FD9"/>
    <w:rsid w:val="072BF3E0"/>
    <w:rsid w:val="073489CC"/>
    <w:rsid w:val="0734D5E5"/>
    <w:rsid w:val="07358356"/>
    <w:rsid w:val="073B675F"/>
    <w:rsid w:val="07476714"/>
    <w:rsid w:val="07481332"/>
    <w:rsid w:val="074BA6E0"/>
    <w:rsid w:val="074D7632"/>
    <w:rsid w:val="0755AC6C"/>
    <w:rsid w:val="075E9A63"/>
    <w:rsid w:val="075F3B8B"/>
    <w:rsid w:val="07607824"/>
    <w:rsid w:val="0761D06A"/>
    <w:rsid w:val="0762E545"/>
    <w:rsid w:val="0762F8DB"/>
    <w:rsid w:val="0763DD49"/>
    <w:rsid w:val="0764F19E"/>
    <w:rsid w:val="0768ECEC"/>
    <w:rsid w:val="07736877"/>
    <w:rsid w:val="07797249"/>
    <w:rsid w:val="077BD6C4"/>
    <w:rsid w:val="078E1B18"/>
    <w:rsid w:val="0792D39D"/>
    <w:rsid w:val="0793346D"/>
    <w:rsid w:val="079715F1"/>
    <w:rsid w:val="0798584F"/>
    <w:rsid w:val="0799D878"/>
    <w:rsid w:val="07A4DD63"/>
    <w:rsid w:val="07A6A51C"/>
    <w:rsid w:val="07A975F0"/>
    <w:rsid w:val="07AA1DD8"/>
    <w:rsid w:val="07AAA652"/>
    <w:rsid w:val="07ADD689"/>
    <w:rsid w:val="07B41AFA"/>
    <w:rsid w:val="07B7BC4D"/>
    <w:rsid w:val="07CDB811"/>
    <w:rsid w:val="07D06BEA"/>
    <w:rsid w:val="07DAD7CE"/>
    <w:rsid w:val="07E2049A"/>
    <w:rsid w:val="07E2D7A0"/>
    <w:rsid w:val="07E3D062"/>
    <w:rsid w:val="07E6AA32"/>
    <w:rsid w:val="080A2F6D"/>
    <w:rsid w:val="080F85EA"/>
    <w:rsid w:val="0811CB5E"/>
    <w:rsid w:val="08180C27"/>
    <w:rsid w:val="082550B5"/>
    <w:rsid w:val="08258D60"/>
    <w:rsid w:val="082C9BBB"/>
    <w:rsid w:val="082F58FB"/>
    <w:rsid w:val="083125D6"/>
    <w:rsid w:val="08381461"/>
    <w:rsid w:val="083ECF5C"/>
    <w:rsid w:val="083F3084"/>
    <w:rsid w:val="083F37C8"/>
    <w:rsid w:val="08419EE5"/>
    <w:rsid w:val="08447E98"/>
    <w:rsid w:val="08455422"/>
    <w:rsid w:val="084A236C"/>
    <w:rsid w:val="084FBE81"/>
    <w:rsid w:val="0852C819"/>
    <w:rsid w:val="0858E6A1"/>
    <w:rsid w:val="085E2E9A"/>
    <w:rsid w:val="08600A75"/>
    <w:rsid w:val="0869E908"/>
    <w:rsid w:val="0876AC65"/>
    <w:rsid w:val="087CC8A8"/>
    <w:rsid w:val="087F4C88"/>
    <w:rsid w:val="088164A9"/>
    <w:rsid w:val="0887EF78"/>
    <w:rsid w:val="089357E8"/>
    <w:rsid w:val="08999773"/>
    <w:rsid w:val="089AAB77"/>
    <w:rsid w:val="08A0E6F0"/>
    <w:rsid w:val="08A7DF60"/>
    <w:rsid w:val="08A8DB47"/>
    <w:rsid w:val="08AB63E6"/>
    <w:rsid w:val="08B117D0"/>
    <w:rsid w:val="08C1F825"/>
    <w:rsid w:val="08C2E72A"/>
    <w:rsid w:val="08CAFBCF"/>
    <w:rsid w:val="08D1E102"/>
    <w:rsid w:val="08D6C3AC"/>
    <w:rsid w:val="08DBEDB0"/>
    <w:rsid w:val="08DF017B"/>
    <w:rsid w:val="08E020ED"/>
    <w:rsid w:val="08E5BABE"/>
    <w:rsid w:val="08FF4832"/>
    <w:rsid w:val="090596CB"/>
    <w:rsid w:val="0913CDE8"/>
    <w:rsid w:val="09154812"/>
    <w:rsid w:val="0917A725"/>
    <w:rsid w:val="0921AB7B"/>
    <w:rsid w:val="0923A69D"/>
    <w:rsid w:val="0929A5D6"/>
    <w:rsid w:val="09313D72"/>
    <w:rsid w:val="0934560B"/>
    <w:rsid w:val="093870B5"/>
    <w:rsid w:val="0942C3D0"/>
    <w:rsid w:val="094B61EE"/>
    <w:rsid w:val="094FEB5B"/>
    <w:rsid w:val="095162A8"/>
    <w:rsid w:val="09540C7F"/>
    <w:rsid w:val="095D8EB7"/>
    <w:rsid w:val="0968340A"/>
    <w:rsid w:val="096929B7"/>
    <w:rsid w:val="0969FB88"/>
    <w:rsid w:val="096A0AB1"/>
    <w:rsid w:val="096AF498"/>
    <w:rsid w:val="0977B795"/>
    <w:rsid w:val="097D1A35"/>
    <w:rsid w:val="0985A031"/>
    <w:rsid w:val="09864F16"/>
    <w:rsid w:val="09877BA5"/>
    <w:rsid w:val="098C4686"/>
    <w:rsid w:val="099280EF"/>
    <w:rsid w:val="09932A00"/>
    <w:rsid w:val="09947E13"/>
    <w:rsid w:val="09A66475"/>
    <w:rsid w:val="09A7EE7D"/>
    <w:rsid w:val="09A9B0FA"/>
    <w:rsid w:val="09ABBC41"/>
    <w:rsid w:val="09AF7700"/>
    <w:rsid w:val="09B4781E"/>
    <w:rsid w:val="09B7F485"/>
    <w:rsid w:val="09C47A09"/>
    <w:rsid w:val="09CC4B56"/>
    <w:rsid w:val="09CF22AC"/>
    <w:rsid w:val="09D42A8B"/>
    <w:rsid w:val="09D64323"/>
    <w:rsid w:val="09DC33C8"/>
    <w:rsid w:val="09E4C43B"/>
    <w:rsid w:val="09E9215A"/>
    <w:rsid w:val="09FEFEB3"/>
    <w:rsid w:val="09FFA305"/>
    <w:rsid w:val="0A2D5A17"/>
    <w:rsid w:val="0A2D7A83"/>
    <w:rsid w:val="0A3020FC"/>
    <w:rsid w:val="0A31430A"/>
    <w:rsid w:val="0A392685"/>
    <w:rsid w:val="0A415AF5"/>
    <w:rsid w:val="0A497CC3"/>
    <w:rsid w:val="0A53A6C7"/>
    <w:rsid w:val="0A58CF83"/>
    <w:rsid w:val="0A68DDAD"/>
    <w:rsid w:val="0A6A7D46"/>
    <w:rsid w:val="0A741E15"/>
    <w:rsid w:val="0A741E2C"/>
    <w:rsid w:val="0A77AE05"/>
    <w:rsid w:val="0A79B573"/>
    <w:rsid w:val="0A7A40AB"/>
    <w:rsid w:val="0A807677"/>
    <w:rsid w:val="0A822410"/>
    <w:rsid w:val="0A8941E1"/>
    <w:rsid w:val="0A8DA756"/>
    <w:rsid w:val="0A95B5F0"/>
    <w:rsid w:val="0A968710"/>
    <w:rsid w:val="0A9EA2E8"/>
    <w:rsid w:val="0A9F5267"/>
    <w:rsid w:val="0AA78D9D"/>
    <w:rsid w:val="0AA80A91"/>
    <w:rsid w:val="0AA907E4"/>
    <w:rsid w:val="0AAB21F4"/>
    <w:rsid w:val="0AABDF13"/>
    <w:rsid w:val="0AAF9CA2"/>
    <w:rsid w:val="0AC06654"/>
    <w:rsid w:val="0ACAFE2A"/>
    <w:rsid w:val="0ACC765B"/>
    <w:rsid w:val="0AD27DC1"/>
    <w:rsid w:val="0AD358C7"/>
    <w:rsid w:val="0AD386C2"/>
    <w:rsid w:val="0AD92056"/>
    <w:rsid w:val="0ADB40ED"/>
    <w:rsid w:val="0ADC0770"/>
    <w:rsid w:val="0ADEE19B"/>
    <w:rsid w:val="0AE2F8D7"/>
    <w:rsid w:val="0AED2239"/>
    <w:rsid w:val="0AF07575"/>
    <w:rsid w:val="0AF24C99"/>
    <w:rsid w:val="0AFB4F8E"/>
    <w:rsid w:val="0AFD0C11"/>
    <w:rsid w:val="0B0A2FF2"/>
    <w:rsid w:val="0B0CCE82"/>
    <w:rsid w:val="0B1D7A2E"/>
    <w:rsid w:val="0B1D89C6"/>
    <w:rsid w:val="0B271BF4"/>
    <w:rsid w:val="0B36D342"/>
    <w:rsid w:val="0B3AB6D7"/>
    <w:rsid w:val="0B41187D"/>
    <w:rsid w:val="0B42E4ED"/>
    <w:rsid w:val="0B4A5432"/>
    <w:rsid w:val="0B4AF8FC"/>
    <w:rsid w:val="0B529D43"/>
    <w:rsid w:val="0B5A7729"/>
    <w:rsid w:val="0B60F6BE"/>
    <w:rsid w:val="0B6CE5BA"/>
    <w:rsid w:val="0B7B8759"/>
    <w:rsid w:val="0B7FF405"/>
    <w:rsid w:val="0B894F10"/>
    <w:rsid w:val="0B8A7115"/>
    <w:rsid w:val="0B95CF5C"/>
    <w:rsid w:val="0B9A40C1"/>
    <w:rsid w:val="0B9FA62D"/>
    <w:rsid w:val="0BA385E8"/>
    <w:rsid w:val="0BBCAD4A"/>
    <w:rsid w:val="0BBCFE69"/>
    <w:rsid w:val="0BC8636C"/>
    <w:rsid w:val="0BCAE58C"/>
    <w:rsid w:val="0BCEDB50"/>
    <w:rsid w:val="0BD6C662"/>
    <w:rsid w:val="0BD7C07F"/>
    <w:rsid w:val="0BD7FB87"/>
    <w:rsid w:val="0BD81533"/>
    <w:rsid w:val="0BDC748A"/>
    <w:rsid w:val="0BE7FF07"/>
    <w:rsid w:val="0BE8CB6C"/>
    <w:rsid w:val="0BEA300A"/>
    <w:rsid w:val="0BF7985C"/>
    <w:rsid w:val="0BF92A1B"/>
    <w:rsid w:val="0C0B4AEF"/>
    <w:rsid w:val="0C0ED598"/>
    <w:rsid w:val="0C10E1FF"/>
    <w:rsid w:val="0C147E3A"/>
    <w:rsid w:val="0C18404A"/>
    <w:rsid w:val="0C194559"/>
    <w:rsid w:val="0C19B240"/>
    <w:rsid w:val="0C1D3415"/>
    <w:rsid w:val="0C1DF471"/>
    <w:rsid w:val="0C281037"/>
    <w:rsid w:val="0C2B8C4E"/>
    <w:rsid w:val="0C2CB6CF"/>
    <w:rsid w:val="0C3612A8"/>
    <w:rsid w:val="0C38BF38"/>
    <w:rsid w:val="0C391393"/>
    <w:rsid w:val="0C3A0DD9"/>
    <w:rsid w:val="0C3E4FEB"/>
    <w:rsid w:val="0C491130"/>
    <w:rsid w:val="0C65A56E"/>
    <w:rsid w:val="0C682D8E"/>
    <w:rsid w:val="0C68FF3E"/>
    <w:rsid w:val="0C751D18"/>
    <w:rsid w:val="0C7E4603"/>
    <w:rsid w:val="0C88C416"/>
    <w:rsid w:val="0C8FBF40"/>
    <w:rsid w:val="0C90001F"/>
    <w:rsid w:val="0C9FE8A2"/>
    <w:rsid w:val="0CA2F790"/>
    <w:rsid w:val="0CA7168D"/>
    <w:rsid w:val="0CA7C526"/>
    <w:rsid w:val="0CB3F0AE"/>
    <w:rsid w:val="0CB7D04E"/>
    <w:rsid w:val="0CBE2C91"/>
    <w:rsid w:val="0CD7CE3B"/>
    <w:rsid w:val="0CE47251"/>
    <w:rsid w:val="0CE761DE"/>
    <w:rsid w:val="0CEB295D"/>
    <w:rsid w:val="0CF35B2F"/>
    <w:rsid w:val="0CF40FD3"/>
    <w:rsid w:val="0CF679C3"/>
    <w:rsid w:val="0D02ED42"/>
    <w:rsid w:val="0D067622"/>
    <w:rsid w:val="0D09EAD3"/>
    <w:rsid w:val="0D0DE3E5"/>
    <w:rsid w:val="0D1116A6"/>
    <w:rsid w:val="0D1B25F7"/>
    <w:rsid w:val="0D232FA4"/>
    <w:rsid w:val="0D2F48B4"/>
    <w:rsid w:val="0D2FCB96"/>
    <w:rsid w:val="0D331A8F"/>
    <w:rsid w:val="0D392E89"/>
    <w:rsid w:val="0D3B8281"/>
    <w:rsid w:val="0D3DDE8C"/>
    <w:rsid w:val="0D4016BB"/>
    <w:rsid w:val="0D404C70"/>
    <w:rsid w:val="0D4ECE7B"/>
    <w:rsid w:val="0D53475E"/>
    <w:rsid w:val="0D5750BE"/>
    <w:rsid w:val="0D578295"/>
    <w:rsid w:val="0D57AB5A"/>
    <w:rsid w:val="0D596DF9"/>
    <w:rsid w:val="0D6AD34B"/>
    <w:rsid w:val="0D6C2E4C"/>
    <w:rsid w:val="0D722A96"/>
    <w:rsid w:val="0D74263D"/>
    <w:rsid w:val="0D77B100"/>
    <w:rsid w:val="0D7D6EA5"/>
    <w:rsid w:val="0D85F4DC"/>
    <w:rsid w:val="0D8BD51C"/>
    <w:rsid w:val="0D901EDB"/>
    <w:rsid w:val="0D9A9A54"/>
    <w:rsid w:val="0D9B8819"/>
    <w:rsid w:val="0DACB260"/>
    <w:rsid w:val="0DB4DBD4"/>
    <w:rsid w:val="0DBAA2EB"/>
    <w:rsid w:val="0DBE94FC"/>
    <w:rsid w:val="0DCD1E91"/>
    <w:rsid w:val="0DDCCE7D"/>
    <w:rsid w:val="0DEC1DB0"/>
    <w:rsid w:val="0DF1CEE6"/>
    <w:rsid w:val="0E049208"/>
    <w:rsid w:val="0E066B18"/>
    <w:rsid w:val="0E08B555"/>
    <w:rsid w:val="0E0F1AE3"/>
    <w:rsid w:val="0E13412D"/>
    <w:rsid w:val="0E16825D"/>
    <w:rsid w:val="0E1907F1"/>
    <w:rsid w:val="0E1FC505"/>
    <w:rsid w:val="0E3387C8"/>
    <w:rsid w:val="0E37503A"/>
    <w:rsid w:val="0E3E6D54"/>
    <w:rsid w:val="0E455ADF"/>
    <w:rsid w:val="0E4A1698"/>
    <w:rsid w:val="0E4B1356"/>
    <w:rsid w:val="0E4D65A3"/>
    <w:rsid w:val="0E52CF2C"/>
    <w:rsid w:val="0E55E82D"/>
    <w:rsid w:val="0E5CB24F"/>
    <w:rsid w:val="0E63A647"/>
    <w:rsid w:val="0E707DED"/>
    <w:rsid w:val="0E8270CF"/>
    <w:rsid w:val="0E847744"/>
    <w:rsid w:val="0E88CA98"/>
    <w:rsid w:val="0E9A53DB"/>
    <w:rsid w:val="0E9CB5AE"/>
    <w:rsid w:val="0E9DB8A8"/>
    <w:rsid w:val="0EA5341F"/>
    <w:rsid w:val="0EA585DB"/>
    <w:rsid w:val="0EA9B446"/>
    <w:rsid w:val="0EABA5C9"/>
    <w:rsid w:val="0EAC07FE"/>
    <w:rsid w:val="0EAECA85"/>
    <w:rsid w:val="0EB265F1"/>
    <w:rsid w:val="0EB4530E"/>
    <w:rsid w:val="0EB559AD"/>
    <w:rsid w:val="0EB6887E"/>
    <w:rsid w:val="0EB711D2"/>
    <w:rsid w:val="0ECB1915"/>
    <w:rsid w:val="0ED186CE"/>
    <w:rsid w:val="0ED4B1BC"/>
    <w:rsid w:val="0ED66CEE"/>
    <w:rsid w:val="0EE4B0B1"/>
    <w:rsid w:val="0EEC75A7"/>
    <w:rsid w:val="0EEC95CE"/>
    <w:rsid w:val="0EF163C1"/>
    <w:rsid w:val="0EFBA4E2"/>
    <w:rsid w:val="0EFF08B1"/>
    <w:rsid w:val="0F04E607"/>
    <w:rsid w:val="0F0888D3"/>
    <w:rsid w:val="0F0D7743"/>
    <w:rsid w:val="0F0F71AB"/>
    <w:rsid w:val="0F1BBD90"/>
    <w:rsid w:val="0F249668"/>
    <w:rsid w:val="0F29692E"/>
    <w:rsid w:val="0F298A8A"/>
    <w:rsid w:val="0F2ACE32"/>
    <w:rsid w:val="0F2F3AB3"/>
    <w:rsid w:val="0F2F5A64"/>
    <w:rsid w:val="0F444895"/>
    <w:rsid w:val="0F44DE89"/>
    <w:rsid w:val="0F474CA7"/>
    <w:rsid w:val="0F4882C1"/>
    <w:rsid w:val="0F4EE183"/>
    <w:rsid w:val="0F5C2AA6"/>
    <w:rsid w:val="0F62414D"/>
    <w:rsid w:val="0F6298DF"/>
    <w:rsid w:val="0F63A763"/>
    <w:rsid w:val="0F6D453A"/>
    <w:rsid w:val="0F712394"/>
    <w:rsid w:val="0F72D298"/>
    <w:rsid w:val="0F73838F"/>
    <w:rsid w:val="0F76BDF6"/>
    <w:rsid w:val="0F7A02F5"/>
    <w:rsid w:val="0F7CB238"/>
    <w:rsid w:val="0F7ED50A"/>
    <w:rsid w:val="0F89BFDD"/>
    <w:rsid w:val="0F8ABBFC"/>
    <w:rsid w:val="0F8E09B2"/>
    <w:rsid w:val="0F9A2081"/>
    <w:rsid w:val="0F9C974E"/>
    <w:rsid w:val="0FA1259D"/>
    <w:rsid w:val="0FB31A93"/>
    <w:rsid w:val="0FB85327"/>
    <w:rsid w:val="0FC00BAB"/>
    <w:rsid w:val="0FC69064"/>
    <w:rsid w:val="0FC9BE9E"/>
    <w:rsid w:val="0FCABABD"/>
    <w:rsid w:val="0FEF0B50"/>
    <w:rsid w:val="0FF13A6A"/>
    <w:rsid w:val="0FF46B92"/>
    <w:rsid w:val="0FF48A53"/>
    <w:rsid w:val="0FF64491"/>
    <w:rsid w:val="0FF7DF0C"/>
    <w:rsid w:val="0FFDB671"/>
    <w:rsid w:val="10011070"/>
    <w:rsid w:val="1008C83F"/>
    <w:rsid w:val="1012992C"/>
    <w:rsid w:val="1018C854"/>
    <w:rsid w:val="10191475"/>
    <w:rsid w:val="102A0907"/>
    <w:rsid w:val="102AEF90"/>
    <w:rsid w:val="102BBA53"/>
    <w:rsid w:val="1033A686"/>
    <w:rsid w:val="1038311F"/>
    <w:rsid w:val="1041BC29"/>
    <w:rsid w:val="10426CE1"/>
    <w:rsid w:val="10445CE1"/>
    <w:rsid w:val="10446D4A"/>
    <w:rsid w:val="104CE3FB"/>
    <w:rsid w:val="10678E6A"/>
    <w:rsid w:val="107C0F65"/>
    <w:rsid w:val="1086E338"/>
    <w:rsid w:val="1089C9FA"/>
    <w:rsid w:val="10918BCF"/>
    <w:rsid w:val="10987A7F"/>
    <w:rsid w:val="109BC200"/>
    <w:rsid w:val="109DD754"/>
    <w:rsid w:val="10A2E55D"/>
    <w:rsid w:val="10A5E3AF"/>
    <w:rsid w:val="10B9005B"/>
    <w:rsid w:val="10C41AA8"/>
    <w:rsid w:val="10C5E7DF"/>
    <w:rsid w:val="10C7B779"/>
    <w:rsid w:val="10C80049"/>
    <w:rsid w:val="10CF3E91"/>
    <w:rsid w:val="10D17290"/>
    <w:rsid w:val="10DCD3EB"/>
    <w:rsid w:val="10E03854"/>
    <w:rsid w:val="10E31309"/>
    <w:rsid w:val="10E45322"/>
    <w:rsid w:val="10EF2C6F"/>
    <w:rsid w:val="10F6B1F5"/>
    <w:rsid w:val="1100C5A2"/>
    <w:rsid w:val="1102E6B0"/>
    <w:rsid w:val="1106AAD3"/>
    <w:rsid w:val="111F1142"/>
    <w:rsid w:val="111F9652"/>
    <w:rsid w:val="112203DC"/>
    <w:rsid w:val="1127EE1E"/>
    <w:rsid w:val="112B9815"/>
    <w:rsid w:val="112DFAA8"/>
    <w:rsid w:val="113EABCF"/>
    <w:rsid w:val="1146041F"/>
    <w:rsid w:val="11579717"/>
    <w:rsid w:val="1163BFA7"/>
    <w:rsid w:val="1165DB49"/>
    <w:rsid w:val="117003B9"/>
    <w:rsid w:val="11730E9A"/>
    <w:rsid w:val="11827536"/>
    <w:rsid w:val="11885DF0"/>
    <w:rsid w:val="1190A195"/>
    <w:rsid w:val="1193D74B"/>
    <w:rsid w:val="1193DD59"/>
    <w:rsid w:val="1194C5EB"/>
    <w:rsid w:val="11960C85"/>
    <w:rsid w:val="11999B3B"/>
    <w:rsid w:val="119CE0D1"/>
    <w:rsid w:val="119DC601"/>
    <w:rsid w:val="11B062D7"/>
    <w:rsid w:val="11B0FD30"/>
    <w:rsid w:val="11B1151D"/>
    <w:rsid w:val="11BA6E00"/>
    <w:rsid w:val="11C6F87E"/>
    <w:rsid w:val="11C70683"/>
    <w:rsid w:val="11CABA2D"/>
    <w:rsid w:val="11D42971"/>
    <w:rsid w:val="11D875A4"/>
    <w:rsid w:val="11D93D79"/>
    <w:rsid w:val="11DB4440"/>
    <w:rsid w:val="11E8DBCF"/>
    <w:rsid w:val="11EC675E"/>
    <w:rsid w:val="11F19275"/>
    <w:rsid w:val="11F4B053"/>
    <w:rsid w:val="11FF0D26"/>
    <w:rsid w:val="1201CB07"/>
    <w:rsid w:val="120A753F"/>
    <w:rsid w:val="120BFD72"/>
    <w:rsid w:val="121195FC"/>
    <w:rsid w:val="1214DD32"/>
    <w:rsid w:val="12199649"/>
    <w:rsid w:val="121FC313"/>
    <w:rsid w:val="122D07C2"/>
    <w:rsid w:val="12321FD1"/>
    <w:rsid w:val="12344850"/>
    <w:rsid w:val="1234FBE6"/>
    <w:rsid w:val="123838BD"/>
    <w:rsid w:val="123CA937"/>
    <w:rsid w:val="123D83E3"/>
    <w:rsid w:val="123D8B9E"/>
    <w:rsid w:val="1247E67B"/>
    <w:rsid w:val="124A9222"/>
    <w:rsid w:val="124DD204"/>
    <w:rsid w:val="125A0FDC"/>
    <w:rsid w:val="126387DA"/>
    <w:rsid w:val="12654036"/>
    <w:rsid w:val="1267AB6B"/>
    <w:rsid w:val="127075B2"/>
    <w:rsid w:val="12865959"/>
    <w:rsid w:val="1295E16B"/>
    <w:rsid w:val="12A32ACB"/>
    <w:rsid w:val="12A88732"/>
    <w:rsid w:val="12AE0A23"/>
    <w:rsid w:val="12B53DA4"/>
    <w:rsid w:val="12B61FF5"/>
    <w:rsid w:val="12BA2819"/>
    <w:rsid w:val="12C88842"/>
    <w:rsid w:val="12E2F87C"/>
    <w:rsid w:val="12E413B6"/>
    <w:rsid w:val="12E8787F"/>
    <w:rsid w:val="12E9F380"/>
    <w:rsid w:val="12ED6202"/>
    <w:rsid w:val="12FF9008"/>
    <w:rsid w:val="130686F3"/>
    <w:rsid w:val="130C55C0"/>
    <w:rsid w:val="130CE146"/>
    <w:rsid w:val="130D8DE2"/>
    <w:rsid w:val="130F0E62"/>
    <w:rsid w:val="13140C14"/>
    <w:rsid w:val="13192A39"/>
    <w:rsid w:val="1328534C"/>
    <w:rsid w:val="132B518E"/>
    <w:rsid w:val="132C2B15"/>
    <w:rsid w:val="13330C2D"/>
    <w:rsid w:val="13369BDE"/>
    <w:rsid w:val="133C7AAC"/>
    <w:rsid w:val="1342CD42"/>
    <w:rsid w:val="134D30BF"/>
    <w:rsid w:val="134EBA6C"/>
    <w:rsid w:val="13571E35"/>
    <w:rsid w:val="135A9CD3"/>
    <w:rsid w:val="135FD2E7"/>
    <w:rsid w:val="1361BBC1"/>
    <w:rsid w:val="136662CF"/>
    <w:rsid w:val="136AE87E"/>
    <w:rsid w:val="13783B01"/>
    <w:rsid w:val="1386B4F8"/>
    <w:rsid w:val="1387C169"/>
    <w:rsid w:val="138CC3F6"/>
    <w:rsid w:val="138EFB75"/>
    <w:rsid w:val="13932546"/>
    <w:rsid w:val="1398A834"/>
    <w:rsid w:val="13A95821"/>
    <w:rsid w:val="13ACFB1A"/>
    <w:rsid w:val="13AE1CE2"/>
    <w:rsid w:val="13AF1B7E"/>
    <w:rsid w:val="13B126D0"/>
    <w:rsid w:val="13B3FE87"/>
    <w:rsid w:val="13C23BB1"/>
    <w:rsid w:val="13C487A4"/>
    <w:rsid w:val="13C92C91"/>
    <w:rsid w:val="13D22690"/>
    <w:rsid w:val="13D527D8"/>
    <w:rsid w:val="13D83B50"/>
    <w:rsid w:val="13E05190"/>
    <w:rsid w:val="13E09372"/>
    <w:rsid w:val="13E377DC"/>
    <w:rsid w:val="13F345D9"/>
    <w:rsid w:val="13F3693D"/>
    <w:rsid w:val="13F6077B"/>
    <w:rsid w:val="13FB05E6"/>
    <w:rsid w:val="13FF4378"/>
    <w:rsid w:val="1410056C"/>
    <w:rsid w:val="141A37A8"/>
    <w:rsid w:val="1428A0A3"/>
    <w:rsid w:val="1428CA3F"/>
    <w:rsid w:val="142F2EC7"/>
    <w:rsid w:val="14396D03"/>
    <w:rsid w:val="143E8606"/>
    <w:rsid w:val="1443E0B2"/>
    <w:rsid w:val="14452197"/>
    <w:rsid w:val="14472469"/>
    <w:rsid w:val="144A1222"/>
    <w:rsid w:val="144CCA57"/>
    <w:rsid w:val="144E9C59"/>
    <w:rsid w:val="1459AAC8"/>
    <w:rsid w:val="146222A5"/>
    <w:rsid w:val="146398D8"/>
    <w:rsid w:val="146B1F2A"/>
    <w:rsid w:val="14731EC7"/>
    <w:rsid w:val="14735F47"/>
    <w:rsid w:val="14746860"/>
    <w:rsid w:val="1474C5C6"/>
    <w:rsid w:val="14754B07"/>
    <w:rsid w:val="14885CB6"/>
    <w:rsid w:val="1488A0E0"/>
    <w:rsid w:val="1488F603"/>
    <w:rsid w:val="148D59F6"/>
    <w:rsid w:val="148F8BD3"/>
    <w:rsid w:val="1492BD65"/>
    <w:rsid w:val="149D6DA3"/>
    <w:rsid w:val="14A8B199"/>
    <w:rsid w:val="14B01619"/>
    <w:rsid w:val="14B40423"/>
    <w:rsid w:val="14B84B9D"/>
    <w:rsid w:val="14C51DF8"/>
    <w:rsid w:val="14D41D91"/>
    <w:rsid w:val="14D5A12E"/>
    <w:rsid w:val="14DE9ADB"/>
    <w:rsid w:val="14E436D8"/>
    <w:rsid w:val="14E5CA6F"/>
    <w:rsid w:val="14E89B7E"/>
    <w:rsid w:val="14EF0005"/>
    <w:rsid w:val="14F1AFAC"/>
    <w:rsid w:val="14F6F187"/>
    <w:rsid w:val="14F9436C"/>
    <w:rsid w:val="15006DAD"/>
    <w:rsid w:val="150D909B"/>
    <w:rsid w:val="150EB427"/>
    <w:rsid w:val="150F7F03"/>
    <w:rsid w:val="15317C87"/>
    <w:rsid w:val="15359224"/>
    <w:rsid w:val="153DFB47"/>
    <w:rsid w:val="154400B8"/>
    <w:rsid w:val="154A8EA0"/>
    <w:rsid w:val="154CF731"/>
    <w:rsid w:val="155536DA"/>
    <w:rsid w:val="15672ABB"/>
    <w:rsid w:val="157593E4"/>
    <w:rsid w:val="15774031"/>
    <w:rsid w:val="157F46D7"/>
    <w:rsid w:val="158F8BE9"/>
    <w:rsid w:val="1598DF3F"/>
    <w:rsid w:val="159BDF2F"/>
    <w:rsid w:val="15A569FE"/>
    <w:rsid w:val="15A9C007"/>
    <w:rsid w:val="15AB9936"/>
    <w:rsid w:val="15C1D54E"/>
    <w:rsid w:val="15C316E3"/>
    <w:rsid w:val="15CCA3FE"/>
    <w:rsid w:val="15D8CEA2"/>
    <w:rsid w:val="15DD8FF7"/>
    <w:rsid w:val="15DE4E18"/>
    <w:rsid w:val="15DEF09B"/>
    <w:rsid w:val="15F2DBEE"/>
    <w:rsid w:val="15FF715F"/>
    <w:rsid w:val="1608B735"/>
    <w:rsid w:val="160AABBF"/>
    <w:rsid w:val="160C3571"/>
    <w:rsid w:val="160FFEAF"/>
    <w:rsid w:val="16119EAA"/>
    <w:rsid w:val="161CC910"/>
    <w:rsid w:val="1624B148"/>
    <w:rsid w:val="16257A82"/>
    <w:rsid w:val="162F660C"/>
    <w:rsid w:val="16362A6A"/>
    <w:rsid w:val="16376FF5"/>
    <w:rsid w:val="163A9E51"/>
    <w:rsid w:val="163BD726"/>
    <w:rsid w:val="163D5D90"/>
    <w:rsid w:val="16458D86"/>
    <w:rsid w:val="1647644B"/>
    <w:rsid w:val="164766C7"/>
    <w:rsid w:val="1655DC74"/>
    <w:rsid w:val="165D820A"/>
    <w:rsid w:val="16648141"/>
    <w:rsid w:val="166AF3B7"/>
    <w:rsid w:val="166F7FCA"/>
    <w:rsid w:val="16727E98"/>
    <w:rsid w:val="1674D1AB"/>
    <w:rsid w:val="1684B723"/>
    <w:rsid w:val="16855BD7"/>
    <w:rsid w:val="169136C2"/>
    <w:rsid w:val="16915445"/>
    <w:rsid w:val="16A45385"/>
    <w:rsid w:val="16A55494"/>
    <w:rsid w:val="16A8A3AA"/>
    <w:rsid w:val="16B1F705"/>
    <w:rsid w:val="16BACC3A"/>
    <w:rsid w:val="16BC784A"/>
    <w:rsid w:val="16C14372"/>
    <w:rsid w:val="16C46CDB"/>
    <w:rsid w:val="16C5DEB7"/>
    <w:rsid w:val="16CC958F"/>
    <w:rsid w:val="16D06D45"/>
    <w:rsid w:val="16D0A06C"/>
    <w:rsid w:val="16E8C792"/>
    <w:rsid w:val="16EA824E"/>
    <w:rsid w:val="16F00746"/>
    <w:rsid w:val="16F96040"/>
    <w:rsid w:val="16FD1F99"/>
    <w:rsid w:val="16FEC058"/>
    <w:rsid w:val="1702C305"/>
    <w:rsid w:val="17048730"/>
    <w:rsid w:val="17048AF0"/>
    <w:rsid w:val="170EE2AD"/>
    <w:rsid w:val="170FE5F7"/>
    <w:rsid w:val="171033AE"/>
    <w:rsid w:val="1711C8EC"/>
    <w:rsid w:val="17198960"/>
    <w:rsid w:val="171F0747"/>
    <w:rsid w:val="1723AC5B"/>
    <w:rsid w:val="17322192"/>
    <w:rsid w:val="173596E0"/>
    <w:rsid w:val="17390733"/>
    <w:rsid w:val="1740B324"/>
    <w:rsid w:val="174259CF"/>
    <w:rsid w:val="17442A55"/>
    <w:rsid w:val="17450EC1"/>
    <w:rsid w:val="1749767B"/>
    <w:rsid w:val="175445AB"/>
    <w:rsid w:val="17557FEE"/>
    <w:rsid w:val="17632039"/>
    <w:rsid w:val="17723C50"/>
    <w:rsid w:val="177525DC"/>
    <w:rsid w:val="17865972"/>
    <w:rsid w:val="179179C7"/>
    <w:rsid w:val="17991764"/>
    <w:rsid w:val="179DE1C3"/>
    <w:rsid w:val="179DE72A"/>
    <w:rsid w:val="179E3D37"/>
    <w:rsid w:val="17BCBD2C"/>
    <w:rsid w:val="17CE5C26"/>
    <w:rsid w:val="17D22C4A"/>
    <w:rsid w:val="17D25E20"/>
    <w:rsid w:val="17D3BF1B"/>
    <w:rsid w:val="17D514AA"/>
    <w:rsid w:val="17D8D9E4"/>
    <w:rsid w:val="17D984F7"/>
    <w:rsid w:val="17E15095"/>
    <w:rsid w:val="17EBC4B5"/>
    <w:rsid w:val="17F91731"/>
    <w:rsid w:val="17FF545E"/>
    <w:rsid w:val="17FFA2F6"/>
    <w:rsid w:val="18037324"/>
    <w:rsid w:val="180605EF"/>
    <w:rsid w:val="18071F71"/>
    <w:rsid w:val="181972F1"/>
    <w:rsid w:val="182D8CC6"/>
    <w:rsid w:val="18354203"/>
    <w:rsid w:val="1836A9A7"/>
    <w:rsid w:val="183DBB28"/>
    <w:rsid w:val="18409447"/>
    <w:rsid w:val="18421B71"/>
    <w:rsid w:val="18434C4A"/>
    <w:rsid w:val="1848455A"/>
    <w:rsid w:val="184A7576"/>
    <w:rsid w:val="185131C7"/>
    <w:rsid w:val="18555815"/>
    <w:rsid w:val="185A039C"/>
    <w:rsid w:val="185E8659"/>
    <w:rsid w:val="185E9FB6"/>
    <w:rsid w:val="185F7877"/>
    <w:rsid w:val="1865D882"/>
    <w:rsid w:val="1869426C"/>
    <w:rsid w:val="186D99A2"/>
    <w:rsid w:val="18737E88"/>
    <w:rsid w:val="1876FBF5"/>
    <w:rsid w:val="18780765"/>
    <w:rsid w:val="1878EE7E"/>
    <w:rsid w:val="188A381A"/>
    <w:rsid w:val="1893779D"/>
    <w:rsid w:val="189B0656"/>
    <w:rsid w:val="189FB8ED"/>
    <w:rsid w:val="18A41987"/>
    <w:rsid w:val="18A6909B"/>
    <w:rsid w:val="18AA9D94"/>
    <w:rsid w:val="18AE5AD3"/>
    <w:rsid w:val="18B0FF7D"/>
    <w:rsid w:val="18B41A7A"/>
    <w:rsid w:val="18B6983B"/>
    <w:rsid w:val="18C10559"/>
    <w:rsid w:val="18D2D182"/>
    <w:rsid w:val="18D594EE"/>
    <w:rsid w:val="18DBE62B"/>
    <w:rsid w:val="18DD978B"/>
    <w:rsid w:val="18DDFAC0"/>
    <w:rsid w:val="18DE38E8"/>
    <w:rsid w:val="18E15862"/>
    <w:rsid w:val="18EC4C91"/>
    <w:rsid w:val="18F5BD5E"/>
    <w:rsid w:val="18F670B8"/>
    <w:rsid w:val="191592B4"/>
    <w:rsid w:val="191604D9"/>
    <w:rsid w:val="191927A8"/>
    <w:rsid w:val="191DBF43"/>
    <w:rsid w:val="191EF51E"/>
    <w:rsid w:val="1925E926"/>
    <w:rsid w:val="192AFC81"/>
    <w:rsid w:val="192D96CF"/>
    <w:rsid w:val="193D34B5"/>
    <w:rsid w:val="19553ACB"/>
    <w:rsid w:val="1959726D"/>
    <w:rsid w:val="1959759A"/>
    <w:rsid w:val="19638694"/>
    <w:rsid w:val="19646820"/>
    <w:rsid w:val="196C41AA"/>
    <w:rsid w:val="19706D60"/>
    <w:rsid w:val="19730646"/>
    <w:rsid w:val="1974B4AA"/>
    <w:rsid w:val="1976CD88"/>
    <w:rsid w:val="1982CC76"/>
    <w:rsid w:val="19895851"/>
    <w:rsid w:val="19AFA9F4"/>
    <w:rsid w:val="19B08C74"/>
    <w:rsid w:val="19B74744"/>
    <w:rsid w:val="19B91844"/>
    <w:rsid w:val="19BAD5C9"/>
    <w:rsid w:val="19BBF0C7"/>
    <w:rsid w:val="19C5C2B5"/>
    <w:rsid w:val="19C9B10B"/>
    <w:rsid w:val="19D916AF"/>
    <w:rsid w:val="19D9B902"/>
    <w:rsid w:val="19E091B3"/>
    <w:rsid w:val="19E3BA5A"/>
    <w:rsid w:val="19E5C203"/>
    <w:rsid w:val="19EF558A"/>
    <w:rsid w:val="19F3B48F"/>
    <w:rsid w:val="19F5793B"/>
    <w:rsid w:val="1A025ACD"/>
    <w:rsid w:val="1A08B3C1"/>
    <w:rsid w:val="1A184E75"/>
    <w:rsid w:val="1A19A05C"/>
    <w:rsid w:val="1A1D74AA"/>
    <w:rsid w:val="1A206854"/>
    <w:rsid w:val="1A2BA0BC"/>
    <w:rsid w:val="1A2FD5D8"/>
    <w:rsid w:val="1A34A738"/>
    <w:rsid w:val="1A36059D"/>
    <w:rsid w:val="1A383887"/>
    <w:rsid w:val="1A465A16"/>
    <w:rsid w:val="1A4C61D1"/>
    <w:rsid w:val="1A4CF7F7"/>
    <w:rsid w:val="1A4E9F79"/>
    <w:rsid w:val="1A5316F0"/>
    <w:rsid w:val="1A5BB2F8"/>
    <w:rsid w:val="1A613145"/>
    <w:rsid w:val="1A64E9E6"/>
    <w:rsid w:val="1A6574C8"/>
    <w:rsid w:val="1A6E3D3C"/>
    <w:rsid w:val="1A6FB5B5"/>
    <w:rsid w:val="1A720A0A"/>
    <w:rsid w:val="1A72CB08"/>
    <w:rsid w:val="1A745113"/>
    <w:rsid w:val="1A77780C"/>
    <w:rsid w:val="1A7A9884"/>
    <w:rsid w:val="1A7FACE0"/>
    <w:rsid w:val="1A8882ED"/>
    <w:rsid w:val="1A895528"/>
    <w:rsid w:val="1A8AFDDB"/>
    <w:rsid w:val="1A8FB34B"/>
    <w:rsid w:val="1A8FE77B"/>
    <w:rsid w:val="1A90C0C5"/>
    <w:rsid w:val="1A918341"/>
    <w:rsid w:val="1A960527"/>
    <w:rsid w:val="1A9C36DD"/>
    <w:rsid w:val="1AA68E54"/>
    <w:rsid w:val="1AA9522D"/>
    <w:rsid w:val="1AAAEE5D"/>
    <w:rsid w:val="1AAB5E7E"/>
    <w:rsid w:val="1AB04957"/>
    <w:rsid w:val="1AB056D3"/>
    <w:rsid w:val="1AB3EDF3"/>
    <w:rsid w:val="1AB55582"/>
    <w:rsid w:val="1AB7827C"/>
    <w:rsid w:val="1AB87570"/>
    <w:rsid w:val="1ABEB6D0"/>
    <w:rsid w:val="1AC255C3"/>
    <w:rsid w:val="1AC4B7CF"/>
    <w:rsid w:val="1AC6B472"/>
    <w:rsid w:val="1ACC97F3"/>
    <w:rsid w:val="1ACE5579"/>
    <w:rsid w:val="1AD250D5"/>
    <w:rsid w:val="1AD2E84D"/>
    <w:rsid w:val="1AD5B56C"/>
    <w:rsid w:val="1ADA8490"/>
    <w:rsid w:val="1ADCDDB3"/>
    <w:rsid w:val="1AE42AF8"/>
    <w:rsid w:val="1AED3F0C"/>
    <w:rsid w:val="1AEE0BB3"/>
    <w:rsid w:val="1AF2E13F"/>
    <w:rsid w:val="1AF30112"/>
    <w:rsid w:val="1AF3E060"/>
    <w:rsid w:val="1AF81CA7"/>
    <w:rsid w:val="1AF9D817"/>
    <w:rsid w:val="1AFC7A7A"/>
    <w:rsid w:val="1B02775A"/>
    <w:rsid w:val="1B03E5B8"/>
    <w:rsid w:val="1B06A36A"/>
    <w:rsid w:val="1B0CECF6"/>
    <w:rsid w:val="1B0FCA40"/>
    <w:rsid w:val="1B10A290"/>
    <w:rsid w:val="1B1211BD"/>
    <w:rsid w:val="1B214F25"/>
    <w:rsid w:val="1B25A44D"/>
    <w:rsid w:val="1B288566"/>
    <w:rsid w:val="1B33233B"/>
    <w:rsid w:val="1B34F5B8"/>
    <w:rsid w:val="1B373AC8"/>
    <w:rsid w:val="1B389057"/>
    <w:rsid w:val="1B3B2742"/>
    <w:rsid w:val="1B407F58"/>
    <w:rsid w:val="1B4512D3"/>
    <w:rsid w:val="1B4F388B"/>
    <w:rsid w:val="1B4F514B"/>
    <w:rsid w:val="1B589CC7"/>
    <w:rsid w:val="1B63D12F"/>
    <w:rsid w:val="1B7BCA9C"/>
    <w:rsid w:val="1B7D737C"/>
    <w:rsid w:val="1B825597"/>
    <w:rsid w:val="1B845D6D"/>
    <w:rsid w:val="1B8FF963"/>
    <w:rsid w:val="1B936D8E"/>
    <w:rsid w:val="1BA09D2F"/>
    <w:rsid w:val="1BA640E5"/>
    <w:rsid w:val="1BAD6A5A"/>
    <w:rsid w:val="1BAE22C6"/>
    <w:rsid w:val="1BB3B565"/>
    <w:rsid w:val="1BC78B9C"/>
    <w:rsid w:val="1BC80906"/>
    <w:rsid w:val="1BCA5A6D"/>
    <w:rsid w:val="1BD1865D"/>
    <w:rsid w:val="1BD89B96"/>
    <w:rsid w:val="1BDA63D8"/>
    <w:rsid w:val="1BDB67F7"/>
    <w:rsid w:val="1BDB9825"/>
    <w:rsid w:val="1BE83232"/>
    <w:rsid w:val="1BEBF0D8"/>
    <w:rsid w:val="1BEC4A64"/>
    <w:rsid w:val="1BF04770"/>
    <w:rsid w:val="1BFA7074"/>
    <w:rsid w:val="1BFA80A5"/>
    <w:rsid w:val="1BFD8095"/>
    <w:rsid w:val="1BFE9206"/>
    <w:rsid w:val="1C01206A"/>
    <w:rsid w:val="1C0BB610"/>
    <w:rsid w:val="1C0CE461"/>
    <w:rsid w:val="1C1155BE"/>
    <w:rsid w:val="1C131A90"/>
    <w:rsid w:val="1C163AF6"/>
    <w:rsid w:val="1C18BFDF"/>
    <w:rsid w:val="1C1B7E10"/>
    <w:rsid w:val="1C1CCF92"/>
    <w:rsid w:val="1C223CA6"/>
    <w:rsid w:val="1C22B47E"/>
    <w:rsid w:val="1C2F6B24"/>
    <w:rsid w:val="1C397A4F"/>
    <w:rsid w:val="1C4A5F78"/>
    <w:rsid w:val="1C4AECA3"/>
    <w:rsid w:val="1C4F68C6"/>
    <w:rsid w:val="1C54C852"/>
    <w:rsid w:val="1C57769A"/>
    <w:rsid w:val="1C58B8FF"/>
    <w:rsid w:val="1C6BD0EB"/>
    <w:rsid w:val="1C7079FE"/>
    <w:rsid w:val="1C75962C"/>
    <w:rsid w:val="1C7A79C8"/>
    <w:rsid w:val="1C7FF438"/>
    <w:rsid w:val="1C93ADD9"/>
    <w:rsid w:val="1C9CE425"/>
    <w:rsid w:val="1CA40762"/>
    <w:rsid w:val="1CA4D1AB"/>
    <w:rsid w:val="1CAAD711"/>
    <w:rsid w:val="1CAE04CA"/>
    <w:rsid w:val="1CAEA47F"/>
    <w:rsid w:val="1CB4AD38"/>
    <w:rsid w:val="1CB67CF4"/>
    <w:rsid w:val="1CC4B810"/>
    <w:rsid w:val="1CCDCD4D"/>
    <w:rsid w:val="1CD41E15"/>
    <w:rsid w:val="1CDE5043"/>
    <w:rsid w:val="1CE5A8A5"/>
    <w:rsid w:val="1CE87802"/>
    <w:rsid w:val="1CF2956A"/>
    <w:rsid w:val="1CF3631D"/>
    <w:rsid w:val="1CFB2352"/>
    <w:rsid w:val="1CFE702F"/>
    <w:rsid w:val="1D0E56C8"/>
    <w:rsid w:val="1D0FA2C9"/>
    <w:rsid w:val="1D1136D3"/>
    <w:rsid w:val="1D1BFCD6"/>
    <w:rsid w:val="1D1C468D"/>
    <w:rsid w:val="1D2216D1"/>
    <w:rsid w:val="1D271516"/>
    <w:rsid w:val="1D318B38"/>
    <w:rsid w:val="1D3B24CD"/>
    <w:rsid w:val="1D3CB4A3"/>
    <w:rsid w:val="1D3DEE6B"/>
    <w:rsid w:val="1D452612"/>
    <w:rsid w:val="1D54F44A"/>
    <w:rsid w:val="1D57CD7E"/>
    <w:rsid w:val="1D5E8FAF"/>
    <w:rsid w:val="1D60DDA9"/>
    <w:rsid w:val="1D6489DB"/>
    <w:rsid w:val="1D6B22F2"/>
    <w:rsid w:val="1D6C5CBD"/>
    <w:rsid w:val="1D70C755"/>
    <w:rsid w:val="1D74B380"/>
    <w:rsid w:val="1D786B58"/>
    <w:rsid w:val="1D7A43B6"/>
    <w:rsid w:val="1D7FFF7D"/>
    <w:rsid w:val="1D8338C2"/>
    <w:rsid w:val="1D862E64"/>
    <w:rsid w:val="1D95F6F7"/>
    <w:rsid w:val="1D977C8C"/>
    <w:rsid w:val="1D97EA8B"/>
    <w:rsid w:val="1D99B9D0"/>
    <w:rsid w:val="1DA0DE1C"/>
    <w:rsid w:val="1DA74988"/>
    <w:rsid w:val="1DA9ADCD"/>
    <w:rsid w:val="1DB05F83"/>
    <w:rsid w:val="1DB929B2"/>
    <w:rsid w:val="1DBA1560"/>
    <w:rsid w:val="1DBD7EC4"/>
    <w:rsid w:val="1DCBF53C"/>
    <w:rsid w:val="1DD2293A"/>
    <w:rsid w:val="1DD2C7C7"/>
    <w:rsid w:val="1DDA1C72"/>
    <w:rsid w:val="1DDE2F16"/>
    <w:rsid w:val="1DE146F9"/>
    <w:rsid w:val="1DE42A89"/>
    <w:rsid w:val="1DE43CDD"/>
    <w:rsid w:val="1DEA5671"/>
    <w:rsid w:val="1DEB6802"/>
    <w:rsid w:val="1DEC9624"/>
    <w:rsid w:val="1DF9800E"/>
    <w:rsid w:val="1DFC60FA"/>
    <w:rsid w:val="1E00BB4B"/>
    <w:rsid w:val="1E014F47"/>
    <w:rsid w:val="1E0B33B5"/>
    <w:rsid w:val="1E0E1A50"/>
    <w:rsid w:val="1E0F3146"/>
    <w:rsid w:val="1E11CF9A"/>
    <w:rsid w:val="1E13D45B"/>
    <w:rsid w:val="1E152779"/>
    <w:rsid w:val="1E16048E"/>
    <w:rsid w:val="1E1A314D"/>
    <w:rsid w:val="1E200714"/>
    <w:rsid w:val="1E2C10FF"/>
    <w:rsid w:val="1E339609"/>
    <w:rsid w:val="1E39995C"/>
    <w:rsid w:val="1E450411"/>
    <w:rsid w:val="1E563820"/>
    <w:rsid w:val="1E58EFE7"/>
    <w:rsid w:val="1E5F70B8"/>
    <w:rsid w:val="1E63C8E0"/>
    <w:rsid w:val="1E64FB6A"/>
    <w:rsid w:val="1E75A419"/>
    <w:rsid w:val="1E8524D1"/>
    <w:rsid w:val="1E90F0AE"/>
    <w:rsid w:val="1E98C71F"/>
    <w:rsid w:val="1E9A1C8F"/>
    <w:rsid w:val="1E9DDE9F"/>
    <w:rsid w:val="1EA0A5F9"/>
    <w:rsid w:val="1EA53151"/>
    <w:rsid w:val="1EA56ED6"/>
    <w:rsid w:val="1EAE94E9"/>
    <w:rsid w:val="1EB2A389"/>
    <w:rsid w:val="1EB376C2"/>
    <w:rsid w:val="1EB70059"/>
    <w:rsid w:val="1EC5EA6E"/>
    <w:rsid w:val="1ECC4C39"/>
    <w:rsid w:val="1ECDE13A"/>
    <w:rsid w:val="1ED7BC35"/>
    <w:rsid w:val="1EDC5448"/>
    <w:rsid w:val="1EDFD33D"/>
    <w:rsid w:val="1EE7D554"/>
    <w:rsid w:val="1EE85042"/>
    <w:rsid w:val="1EF225BE"/>
    <w:rsid w:val="1EF239C7"/>
    <w:rsid w:val="1EF3D977"/>
    <w:rsid w:val="1EF3EEA7"/>
    <w:rsid w:val="1EFA799F"/>
    <w:rsid w:val="1EFC6997"/>
    <w:rsid w:val="1F0BED13"/>
    <w:rsid w:val="1F149503"/>
    <w:rsid w:val="1F16B4AE"/>
    <w:rsid w:val="1F3406A1"/>
    <w:rsid w:val="1F368DBE"/>
    <w:rsid w:val="1F459809"/>
    <w:rsid w:val="1F527607"/>
    <w:rsid w:val="1F546C5C"/>
    <w:rsid w:val="1F706F45"/>
    <w:rsid w:val="1F716143"/>
    <w:rsid w:val="1F7AFB96"/>
    <w:rsid w:val="1F803A65"/>
    <w:rsid w:val="1F806FA8"/>
    <w:rsid w:val="1F83634F"/>
    <w:rsid w:val="1F8523BF"/>
    <w:rsid w:val="1F8CFC28"/>
    <w:rsid w:val="1F8DC8A1"/>
    <w:rsid w:val="1F94CF81"/>
    <w:rsid w:val="1F95A1E8"/>
    <w:rsid w:val="1F9D7FE1"/>
    <w:rsid w:val="1FA5F836"/>
    <w:rsid w:val="1FAFA4BC"/>
    <w:rsid w:val="1FB6FD82"/>
    <w:rsid w:val="1FC00DC6"/>
    <w:rsid w:val="1FC2598A"/>
    <w:rsid w:val="1FC8B3F1"/>
    <w:rsid w:val="1FD4719E"/>
    <w:rsid w:val="1FDB437D"/>
    <w:rsid w:val="1FDF999B"/>
    <w:rsid w:val="1FE370B4"/>
    <w:rsid w:val="1FE6B50D"/>
    <w:rsid w:val="1FF88115"/>
    <w:rsid w:val="1FFB4119"/>
    <w:rsid w:val="1FFB6926"/>
    <w:rsid w:val="2006CFCC"/>
    <w:rsid w:val="200C9F70"/>
    <w:rsid w:val="20104481"/>
    <w:rsid w:val="2014F019"/>
    <w:rsid w:val="20154865"/>
    <w:rsid w:val="201A953B"/>
    <w:rsid w:val="2024194E"/>
    <w:rsid w:val="2025C5CF"/>
    <w:rsid w:val="2026AA57"/>
    <w:rsid w:val="20301748"/>
    <w:rsid w:val="2035C771"/>
    <w:rsid w:val="20392170"/>
    <w:rsid w:val="203A138B"/>
    <w:rsid w:val="203FF926"/>
    <w:rsid w:val="2041C86C"/>
    <w:rsid w:val="20444C83"/>
    <w:rsid w:val="20469DA1"/>
    <w:rsid w:val="204CC152"/>
    <w:rsid w:val="20515A99"/>
    <w:rsid w:val="2059E378"/>
    <w:rsid w:val="2064F002"/>
    <w:rsid w:val="20665B22"/>
    <w:rsid w:val="206BBDD3"/>
    <w:rsid w:val="2070AB23"/>
    <w:rsid w:val="2073D5E1"/>
    <w:rsid w:val="20779557"/>
    <w:rsid w:val="2080F57F"/>
    <w:rsid w:val="2084FAC6"/>
    <w:rsid w:val="208526E7"/>
    <w:rsid w:val="20854A24"/>
    <w:rsid w:val="2097A0FB"/>
    <w:rsid w:val="209B87C1"/>
    <w:rsid w:val="209C7932"/>
    <w:rsid w:val="20A337C8"/>
    <w:rsid w:val="20A6B1BE"/>
    <w:rsid w:val="20AA0C70"/>
    <w:rsid w:val="20ABF432"/>
    <w:rsid w:val="20AD7F78"/>
    <w:rsid w:val="20B028CA"/>
    <w:rsid w:val="20B44292"/>
    <w:rsid w:val="20B46105"/>
    <w:rsid w:val="20C4EB63"/>
    <w:rsid w:val="20D0C3EA"/>
    <w:rsid w:val="20D11ACE"/>
    <w:rsid w:val="20D22E51"/>
    <w:rsid w:val="20D8D163"/>
    <w:rsid w:val="20DC8841"/>
    <w:rsid w:val="20DE7655"/>
    <w:rsid w:val="20DF11EA"/>
    <w:rsid w:val="20E8833B"/>
    <w:rsid w:val="20E93C15"/>
    <w:rsid w:val="20F87A65"/>
    <w:rsid w:val="20FF12B0"/>
    <w:rsid w:val="21030864"/>
    <w:rsid w:val="210550D6"/>
    <w:rsid w:val="21075095"/>
    <w:rsid w:val="2107EE61"/>
    <w:rsid w:val="210A62E5"/>
    <w:rsid w:val="211F74B0"/>
    <w:rsid w:val="212AC00F"/>
    <w:rsid w:val="212B3DAC"/>
    <w:rsid w:val="212FFDE0"/>
    <w:rsid w:val="21311A8C"/>
    <w:rsid w:val="2133EFC4"/>
    <w:rsid w:val="21348222"/>
    <w:rsid w:val="213F674A"/>
    <w:rsid w:val="21481A2E"/>
    <w:rsid w:val="214AA584"/>
    <w:rsid w:val="21542C15"/>
    <w:rsid w:val="215872D2"/>
    <w:rsid w:val="215B5968"/>
    <w:rsid w:val="216E8A38"/>
    <w:rsid w:val="21710F2E"/>
    <w:rsid w:val="2177AC09"/>
    <w:rsid w:val="217E2C83"/>
    <w:rsid w:val="21827E04"/>
    <w:rsid w:val="218BCFC0"/>
    <w:rsid w:val="219443AE"/>
    <w:rsid w:val="21978B2C"/>
    <w:rsid w:val="219FD480"/>
    <w:rsid w:val="21A75CD7"/>
    <w:rsid w:val="21ACCAA8"/>
    <w:rsid w:val="21BEC696"/>
    <w:rsid w:val="21C800FC"/>
    <w:rsid w:val="21CBB9C5"/>
    <w:rsid w:val="21CEE8E3"/>
    <w:rsid w:val="21D0E862"/>
    <w:rsid w:val="21D5A269"/>
    <w:rsid w:val="21E93CF5"/>
    <w:rsid w:val="21ECC35B"/>
    <w:rsid w:val="21EDFC4C"/>
    <w:rsid w:val="21EEBF33"/>
    <w:rsid w:val="21F63620"/>
    <w:rsid w:val="21F9AE22"/>
    <w:rsid w:val="21FB3F45"/>
    <w:rsid w:val="2205AA8C"/>
    <w:rsid w:val="220940F9"/>
    <w:rsid w:val="2217C46C"/>
    <w:rsid w:val="2218D981"/>
    <w:rsid w:val="221BDE91"/>
    <w:rsid w:val="222204AF"/>
    <w:rsid w:val="222312C3"/>
    <w:rsid w:val="2228EEA0"/>
    <w:rsid w:val="222F2E2E"/>
    <w:rsid w:val="2234A9F1"/>
    <w:rsid w:val="224002F6"/>
    <w:rsid w:val="22467125"/>
    <w:rsid w:val="2248928C"/>
    <w:rsid w:val="224A4B39"/>
    <w:rsid w:val="224D32C6"/>
    <w:rsid w:val="224D4F10"/>
    <w:rsid w:val="224E90FD"/>
    <w:rsid w:val="224F0E5B"/>
    <w:rsid w:val="22510ED8"/>
    <w:rsid w:val="225E5001"/>
    <w:rsid w:val="2262664C"/>
    <w:rsid w:val="226A9578"/>
    <w:rsid w:val="227301D2"/>
    <w:rsid w:val="228AAE41"/>
    <w:rsid w:val="228C9248"/>
    <w:rsid w:val="22956778"/>
    <w:rsid w:val="22969AB5"/>
    <w:rsid w:val="229817A1"/>
    <w:rsid w:val="2298F7B0"/>
    <w:rsid w:val="22A0A531"/>
    <w:rsid w:val="22B254F9"/>
    <w:rsid w:val="22C69325"/>
    <w:rsid w:val="22C7B9FE"/>
    <w:rsid w:val="22D12EDF"/>
    <w:rsid w:val="22DDAB87"/>
    <w:rsid w:val="22E0EE8F"/>
    <w:rsid w:val="22E453D9"/>
    <w:rsid w:val="22FCBE24"/>
    <w:rsid w:val="22FF6F1B"/>
    <w:rsid w:val="23018FC2"/>
    <w:rsid w:val="2302C663"/>
    <w:rsid w:val="23035665"/>
    <w:rsid w:val="2303F7C5"/>
    <w:rsid w:val="230654CF"/>
    <w:rsid w:val="23179B57"/>
    <w:rsid w:val="2325F87E"/>
    <w:rsid w:val="23264EDC"/>
    <w:rsid w:val="23311BCF"/>
    <w:rsid w:val="23330D72"/>
    <w:rsid w:val="233B3E9F"/>
    <w:rsid w:val="234286F4"/>
    <w:rsid w:val="234FD2C9"/>
    <w:rsid w:val="2350A817"/>
    <w:rsid w:val="2351F474"/>
    <w:rsid w:val="235E718B"/>
    <w:rsid w:val="23678321"/>
    <w:rsid w:val="236B7E7D"/>
    <w:rsid w:val="236CF310"/>
    <w:rsid w:val="2374BED8"/>
    <w:rsid w:val="2379893E"/>
    <w:rsid w:val="2382E072"/>
    <w:rsid w:val="238561A0"/>
    <w:rsid w:val="238684C0"/>
    <w:rsid w:val="23876825"/>
    <w:rsid w:val="23A76555"/>
    <w:rsid w:val="23AA0CF5"/>
    <w:rsid w:val="23B53544"/>
    <w:rsid w:val="23BE314E"/>
    <w:rsid w:val="23C429F3"/>
    <w:rsid w:val="23C94D90"/>
    <w:rsid w:val="23CD640A"/>
    <w:rsid w:val="23D2A4AB"/>
    <w:rsid w:val="23D8A8B6"/>
    <w:rsid w:val="23DB0871"/>
    <w:rsid w:val="23E910A4"/>
    <w:rsid w:val="23F15C47"/>
    <w:rsid w:val="2401D252"/>
    <w:rsid w:val="240A68A3"/>
    <w:rsid w:val="240F9569"/>
    <w:rsid w:val="2427B0F0"/>
    <w:rsid w:val="2427E63C"/>
    <w:rsid w:val="242D3A3D"/>
    <w:rsid w:val="242E0319"/>
    <w:rsid w:val="243285FD"/>
    <w:rsid w:val="24345B34"/>
    <w:rsid w:val="24407FD6"/>
    <w:rsid w:val="2467F32C"/>
    <w:rsid w:val="246F11EF"/>
    <w:rsid w:val="24709920"/>
    <w:rsid w:val="2471168A"/>
    <w:rsid w:val="2473034E"/>
    <w:rsid w:val="247428F8"/>
    <w:rsid w:val="24747EB6"/>
    <w:rsid w:val="2477C464"/>
    <w:rsid w:val="2480C065"/>
    <w:rsid w:val="2481E491"/>
    <w:rsid w:val="24842D8C"/>
    <w:rsid w:val="24849986"/>
    <w:rsid w:val="2485F945"/>
    <w:rsid w:val="248A253C"/>
    <w:rsid w:val="248A8196"/>
    <w:rsid w:val="248F9DA9"/>
    <w:rsid w:val="2494496E"/>
    <w:rsid w:val="249B96D4"/>
    <w:rsid w:val="24A6B230"/>
    <w:rsid w:val="24A830DD"/>
    <w:rsid w:val="24BA1C06"/>
    <w:rsid w:val="24BE1ABD"/>
    <w:rsid w:val="24BE8E9B"/>
    <w:rsid w:val="24C22A75"/>
    <w:rsid w:val="24C84DA4"/>
    <w:rsid w:val="24CCDE5B"/>
    <w:rsid w:val="24D0E85B"/>
    <w:rsid w:val="24D151D2"/>
    <w:rsid w:val="24D61DAC"/>
    <w:rsid w:val="24D7AC8A"/>
    <w:rsid w:val="24D9F7F0"/>
    <w:rsid w:val="24DA130E"/>
    <w:rsid w:val="24DCF8AA"/>
    <w:rsid w:val="24E4738E"/>
    <w:rsid w:val="24EE000F"/>
    <w:rsid w:val="24F4582A"/>
    <w:rsid w:val="24F6CEFD"/>
    <w:rsid w:val="24F8C164"/>
    <w:rsid w:val="24F96C53"/>
    <w:rsid w:val="24FE0458"/>
    <w:rsid w:val="24FF18C8"/>
    <w:rsid w:val="250630BB"/>
    <w:rsid w:val="250873F1"/>
    <w:rsid w:val="250B63A3"/>
    <w:rsid w:val="2510128E"/>
    <w:rsid w:val="25185FEF"/>
    <w:rsid w:val="251CA670"/>
    <w:rsid w:val="25207640"/>
    <w:rsid w:val="2525A0D2"/>
    <w:rsid w:val="252682A2"/>
    <w:rsid w:val="25272B1A"/>
    <w:rsid w:val="2530B48B"/>
    <w:rsid w:val="2531277A"/>
    <w:rsid w:val="25368E4D"/>
    <w:rsid w:val="2539C02F"/>
    <w:rsid w:val="2543726C"/>
    <w:rsid w:val="2544E527"/>
    <w:rsid w:val="254828C1"/>
    <w:rsid w:val="2548DC79"/>
    <w:rsid w:val="254E70C6"/>
    <w:rsid w:val="25516FD1"/>
    <w:rsid w:val="25582E67"/>
    <w:rsid w:val="255B029E"/>
    <w:rsid w:val="255F6703"/>
    <w:rsid w:val="25603D92"/>
    <w:rsid w:val="2564410F"/>
    <w:rsid w:val="256808F4"/>
    <w:rsid w:val="256F6631"/>
    <w:rsid w:val="25742E4E"/>
    <w:rsid w:val="25783C1D"/>
    <w:rsid w:val="257F8E0C"/>
    <w:rsid w:val="257FC4E9"/>
    <w:rsid w:val="258AF9C4"/>
    <w:rsid w:val="2590ED5E"/>
    <w:rsid w:val="25928B8D"/>
    <w:rsid w:val="259E659F"/>
    <w:rsid w:val="25A05A19"/>
    <w:rsid w:val="25A13D40"/>
    <w:rsid w:val="25A642A6"/>
    <w:rsid w:val="25A6BBBC"/>
    <w:rsid w:val="25AC1BFE"/>
    <w:rsid w:val="25B596B0"/>
    <w:rsid w:val="25B6AF33"/>
    <w:rsid w:val="25CAC91E"/>
    <w:rsid w:val="25CB2DC5"/>
    <w:rsid w:val="25D5249C"/>
    <w:rsid w:val="25D927F2"/>
    <w:rsid w:val="25DB0CF0"/>
    <w:rsid w:val="25DDD2FD"/>
    <w:rsid w:val="25DF1678"/>
    <w:rsid w:val="25F89AD1"/>
    <w:rsid w:val="2600313D"/>
    <w:rsid w:val="26082A11"/>
    <w:rsid w:val="26113943"/>
    <w:rsid w:val="2617E5E4"/>
    <w:rsid w:val="261A25E6"/>
    <w:rsid w:val="261BD80E"/>
    <w:rsid w:val="26209C2B"/>
    <w:rsid w:val="2620A025"/>
    <w:rsid w:val="2620CDDD"/>
    <w:rsid w:val="26211EE7"/>
    <w:rsid w:val="2626D08A"/>
    <w:rsid w:val="262DE713"/>
    <w:rsid w:val="2638D600"/>
    <w:rsid w:val="263B4229"/>
    <w:rsid w:val="263FE367"/>
    <w:rsid w:val="26543C45"/>
    <w:rsid w:val="2657EF3D"/>
    <w:rsid w:val="265FBBFE"/>
    <w:rsid w:val="2665E220"/>
    <w:rsid w:val="26688CF0"/>
    <w:rsid w:val="2671B54A"/>
    <w:rsid w:val="267D032E"/>
    <w:rsid w:val="267DCA6F"/>
    <w:rsid w:val="26903349"/>
    <w:rsid w:val="2697C650"/>
    <w:rsid w:val="2699F9DF"/>
    <w:rsid w:val="269DAF90"/>
    <w:rsid w:val="26A4FCB7"/>
    <w:rsid w:val="26A5F1FB"/>
    <w:rsid w:val="26AE67B9"/>
    <w:rsid w:val="26AEFD41"/>
    <w:rsid w:val="26AF4978"/>
    <w:rsid w:val="26B3B0A9"/>
    <w:rsid w:val="26B94E51"/>
    <w:rsid w:val="26C121E5"/>
    <w:rsid w:val="26C2E95D"/>
    <w:rsid w:val="26C8CD44"/>
    <w:rsid w:val="26D222D1"/>
    <w:rsid w:val="26D45705"/>
    <w:rsid w:val="26D70295"/>
    <w:rsid w:val="26DC6AFD"/>
    <w:rsid w:val="26DD7280"/>
    <w:rsid w:val="26EB2ED4"/>
    <w:rsid w:val="26EC167D"/>
    <w:rsid w:val="26F4B8D8"/>
    <w:rsid w:val="2701DB99"/>
    <w:rsid w:val="270266B5"/>
    <w:rsid w:val="2702DB52"/>
    <w:rsid w:val="270694BB"/>
    <w:rsid w:val="271177E5"/>
    <w:rsid w:val="2713C855"/>
    <w:rsid w:val="2719D140"/>
    <w:rsid w:val="27297548"/>
    <w:rsid w:val="272A7E70"/>
    <w:rsid w:val="27387388"/>
    <w:rsid w:val="273CFE20"/>
    <w:rsid w:val="2740EB7B"/>
    <w:rsid w:val="2747B621"/>
    <w:rsid w:val="274AF00C"/>
    <w:rsid w:val="27622177"/>
    <w:rsid w:val="2768F374"/>
    <w:rsid w:val="276D2BB6"/>
    <w:rsid w:val="2772CF19"/>
    <w:rsid w:val="2774925A"/>
    <w:rsid w:val="277F7CE9"/>
    <w:rsid w:val="2789D6A8"/>
    <w:rsid w:val="2799785D"/>
    <w:rsid w:val="27A1BD0E"/>
    <w:rsid w:val="27B98553"/>
    <w:rsid w:val="27D730BF"/>
    <w:rsid w:val="27DF7E5C"/>
    <w:rsid w:val="27E4FF34"/>
    <w:rsid w:val="27E762AA"/>
    <w:rsid w:val="27F84212"/>
    <w:rsid w:val="27F95F37"/>
    <w:rsid w:val="27FD69B5"/>
    <w:rsid w:val="27FECDD7"/>
    <w:rsid w:val="28084107"/>
    <w:rsid w:val="280A5AB7"/>
    <w:rsid w:val="280B355D"/>
    <w:rsid w:val="280BCCD5"/>
    <w:rsid w:val="280C13CD"/>
    <w:rsid w:val="280E2993"/>
    <w:rsid w:val="2819C2D3"/>
    <w:rsid w:val="281CE94C"/>
    <w:rsid w:val="2823C983"/>
    <w:rsid w:val="28266B1A"/>
    <w:rsid w:val="283C5457"/>
    <w:rsid w:val="2849B995"/>
    <w:rsid w:val="284A1A50"/>
    <w:rsid w:val="284BE0B8"/>
    <w:rsid w:val="284C1C73"/>
    <w:rsid w:val="28527966"/>
    <w:rsid w:val="28529E53"/>
    <w:rsid w:val="285B8B62"/>
    <w:rsid w:val="285D4194"/>
    <w:rsid w:val="285EF674"/>
    <w:rsid w:val="28636000"/>
    <w:rsid w:val="286AB195"/>
    <w:rsid w:val="286B99A1"/>
    <w:rsid w:val="2875F634"/>
    <w:rsid w:val="28773E44"/>
    <w:rsid w:val="287C9193"/>
    <w:rsid w:val="2880E484"/>
    <w:rsid w:val="28934909"/>
    <w:rsid w:val="289449B0"/>
    <w:rsid w:val="289C32AE"/>
    <w:rsid w:val="289DB3C7"/>
    <w:rsid w:val="28A87716"/>
    <w:rsid w:val="28AA31DA"/>
    <w:rsid w:val="28B99EBC"/>
    <w:rsid w:val="28BB6782"/>
    <w:rsid w:val="28BC9D40"/>
    <w:rsid w:val="28C5B650"/>
    <w:rsid w:val="28CA27FB"/>
    <w:rsid w:val="28CF6EC7"/>
    <w:rsid w:val="28D0FB72"/>
    <w:rsid w:val="28D360D8"/>
    <w:rsid w:val="28E05A9E"/>
    <w:rsid w:val="28E28A0E"/>
    <w:rsid w:val="28EA329A"/>
    <w:rsid w:val="28EAC98F"/>
    <w:rsid w:val="28F2CBFF"/>
    <w:rsid w:val="28F61904"/>
    <w:rsid w:val="2919D250"/>
    <w:rsid w:val="29238300"/>
    <w:rsid w:val="292AB35E"/>
    <w:rsid w:val="292C039D"/>
    <w:rsid w:val="292E2B4A"/>
    <w:rsid w:val="2940D348"/>
    <w:rsid w:val="294EEED7"/>
    <w:rsid w:val="294FC5A1"/>
    <w:rsid w:val="295738AC"/>
    <w:rsid w:val="295B8CC8"/>
    <w:rsid w:val="295F7F19"/>
    <w:rsid w:val="2966A7C3"/>
    <w:rsid w:val="2966FA90"/>
    <w:rsid w:val="296F4CBD"/>
    <w:rsid w:val="2978AA5B"/>
    <w:rsid w:val="2993D0D4"/>
    <w:rsid w:val="29A7A5F9"/>
    <w:rsid w:val="29A7FCC6"/>
    <w:rsid w:val="29B0280F"/>
    <w:rsid w:val="29B5386E"/>
    <w:rsid w:val="29B91E80"/>
    <w:rsid w:val="29BA77B6"/>
    <w:rsid w:val="29BD504C"/>
    <w:rsid w:val="29C02C46"/>
    <w:rsid w:val="29C38B12"/>
    <w:rsid w:val="29D84594"/>
    <w:rsid w:val="29D907EA"/>
    <w:rsid w:val="29D96454"/>
    <w:rsid w:val="29DC41A3"/>
    <w:rsid w:val="29E57B80"/>
    <w:rsid w:val="29E6B09E"/>
    <w:rsid w:val="29EDCBD8"/>
    <w:rsid w:val="29FAC6D5"/>
    <w:rsid w:val="29FD27B5"/>
    <w:rsid w:val="2A069B9F"/>
    <w:rsid w:val="2A0A8AA2"/>
    <w:rsid w:val="2A0B6DA1"/>
    <w:rsid w:val="2A1DA12A"/>
    <w:rsid w:val="2A32B97E"/>
    <w:rsid w:val="2A34AD7E"/>
    <w:rsid w:val="2A369778"/>
    <w:rsid w:val="2A37D630"/>
    <w:rsid w:val="2A3C99FA"/>
    <w:rsid w:val="2A3E67C2"/>
    <w:rsid w:val="2A424A7F"/>
    <w:rsid w:val="2A517631"/>
    <w:rsid w:val="2A53CF75"/>
    <w:rsid w:val="2A57EC74"/>
    <w:rsid w:val="2A5CD737"/>
    <w:rsid w:val="2A6FA981"/>
    <w:rsid w:val="2A72B460"/>
    <w:rsid w:val="2A756394"/>
    <w:rsid w:val="2A75B5E5"/>
    <w:rsid w:val="2A825CEA"/>
    <w:rsid w:val="2A8A131A"/>
    <w:rsid w:val="2A8C28C7"/>
    <w:rsid w:val="2A8E8F48"/>
    <w:rsid w:val="2A8F553C"/>
    <w:rsid w:val="2A946FBD"/>
    <w:rsid w:val="2A94CFCF"/>
    <w:rsid w:val="2A95A6A6"/>
    <w:rsid w:val="2A9C173F"/>
    <w:rsid w:val="2AA085E6"/>
    <w:rsid w:val="2AA5BEEE"/>
    <w:rsid w:val="2AAF00BE"/>
    <w:rsid w:val="2AAFF32C"/>
    <w:rsid w:val="2AB03D8A"/>
    <w:rsid w:val="2AB1E90A"/>
    <w:rsid w:val="2ABA5FD1"/>
    <w:rsid w:val="2ABCE59C"/>
    <w:rsid w:val="2AC31D99"/>
    <w:rsid w:val="2AC49FA4"/>
    <w:rsid w:val="2AD4742E"/>
    <w:rsid w:val="2ADAF921"/>
    <w:rsid w:val="2AE46857"/>
    <w:rsid w:val="2AE986BA"/>
    <w:rsid w:val="2AEA546D"/>
    <w:rsid w:val="2AEB679D"/>
    <w:rsid w:val="2AEC0791"/>
    <w:rsid w:val="2AF18BB7"/>
    <w:rsid w:val="2AFDCED3"/>
    <w:rsid w:val="2B0A062E"/>
    <w:rsid w:val="2B0CE931"/>
    <w:rsid w:val="2B1090D9"/>
    <w:rsid w:val="2B1AB425"/>
    <w:rsid w:val="2B22DB07"/>
    <w:rsid w:val="2B270182"/>
    <w:rsid w:val="2B287413"/>
    <w:rsid w:val="2B3023CA"/>
    <w:rsid w:val="2B30F047"/>
    <w:rsid w:val="2B3148B0"/>
    <w:rsid w:val="2B32A7E6"/>
    <w:rsid w:val="2B33CD41"/>
    <w:rsid w:val="2B3B521C"/>
    <w:rsid w:val="2B48491F"/>
    <w:rsid w:val="2B49B578"/>
    <w:rsid w:val="2B554E4A"/>
    <w:rsid w:val="2B59CD4D"/>
    <w:rsid w:val="2B6A0E97"/>
    <w:rsid w:val="2B71240A"/>
    <w:rsid w:val="2B7B19D4"/>
    <w:rsid w:val="2B7BD752"/>
    <w:rsid w:val="2B91BB95"/>
    <w:rsid w:val="2B96F304"/>
    <w:rsid w:val="2B981C00"/>
    <w:rsid w:val="2BA10CFC"/>
    <w:rsid w:val="2BA35065"/>
    <w:rsid w:val="2BBBEC0E"/>
    <w:rsid w:val="2BC3253C"/>
    <w:rsid w:val="2BC4D716"/>
    <w:rsid w:val="2BC7D075"/>
    <w:rsid w:val="2BD2A830"/>
    <w:rsid w:val="2BD3D87E"/>
    <w:rsid w:val="2BD42DEE"/>
    <w:rsid w:val="2BEBD33F"/>
    <w:rsid w:val="2BEDEEB4"/>
    <w:rsid w:val="2BEFE74E"/>
    <w:rsid w:val="2BF1933A"/>
    <w:rsid w:val="2BF33498"/>
    <w:rsid w:val="2BFCF2DB"/>
    <w:rsid w:val="2C05464B"/>
    <w:rsid w:val="2C063524"/>
    <w:rsid w:val="2C0EF3E2"/>
    <w:rsid w:val="2C12BFDC"/>
    <w:rsid w:val="2C12E8BA"/>
    <w:rsid w:val="2C17B7FC"/>
    <w:rsid w:val="2C1CBADB"/>
    <w:rsid w:val="2C258E3C"/>
    <w:rsid w:val="2C27E36D"/>
    <w:rsid w:val="2C27F928"/>
    <w:rsid w:val="2C299680"/>
    <w:rsid w:val="2C302EC6"/>
    <w:rsid w:val="2C3A9EB0"/>
    <w:rsid w:val="2C41F5C7"/>
    <w:rsid w:val="2C4650A5"/>
    <w:rsid w:val="2C48B5C3"/>
    <w:rsid w:val="2C48F891"/>
    <w:rsid w:val="2C551AD4"/>
    <w:rsid w:val="2C5C17F1"/>
    <w:rsid w:val="2C5D40DC"/>
    <w:rsid w:val="2C72B0E6"/>
    <w:rsid w:val="2C72EB07"/>
    <w:rsid w:val="2C744E62"/>
    <w:rsid w:val="2C768776"/>
    <w:rsid w:val="2C8D288C"/>
    <w:rsid w:val="2C958C6E"/>
    <w:rsid w:val="2C9BEAC9"/>
    <w:rsid w:val="2C9BEFC2"/>
    <w:rsid w:val="2C9C873A"/>
    <w:rsid w:val="2CA4FC96"/>
    <w:rsid w:val="2CBCED9D"/>
    <w:rsid w:val="2CBF5F00"/>
    <w:rsid w:val="2CC6ADB2"/>
    <w:rsid w:val="2CDF165E"/>
    <w:rsid w:val="2CE228CC"/>
    <w:rsid w:val="2CE9D940"/>
    <w:rsid w:val="2CEEF7E3"/>
    <w:rsid w:val="2CFF09AB"/>
    <w:rsid w:val="2D0254DC"/>
    <w:rsid w:val="2D0BD0E1"/>
    <w:rsid w:val="2D176455"/>
    <w:rsid w:val="2D1CE7A0"/>
    <w:rsid w:val="2D1D2E7F"/>
    <w:rsid w:val="2D2577FE"/>
    <w:rsid w:val="2D2656EA"/>
    <w:rsid w:val="2D2CCEC1"/>
    <w:rsid w:val="2D2F2462"/>
    <w:rsid w:val="2D331D15"/>
    <w:rsid w:val="2D35E0EE"/>
    <w:rsid w:val="2D435637"/>
    <w:rsid w:val="2D4A0D57"/>
    <w:rsid w:val="2D505BA3"/>
    <w:rsid w:val="2D5D6CA6"/>
    <w:rsid w:val="2D626CBA"/>
    <w:rsid w:val="2D691B79"/>
    <w:rsid w:val="2D6E9343"/>
    <w:rsid w:val="2D6FAA33"/>
    <w:rsid w:val="2D760EBA"/>
    <w:rsid w:val="2D769AB9"/>
    <w:rsid w:val="2D7A7BCF"/>
    <w:rsid w:val="2D8A2679"/>
    <w:rsid w:val="2D8D80CD"/>
    <w:rsid w:val="2DA4038B"/>
    <w:rsid w:val="2DC349E5"/>
    <w:rsid w:val="2DC3C989"/>
    <w:rsid w:val="2DC8234D"/>
    <w:rsid w:val="2DCFE3BC"/>
    <w:rsid w:val="2DCFFF0A"/>
    <w:rsid w:val="2DD2A507"/>
    <w:rsid w:val="2DE3087A"/>
    <w:rsid w:val="2DEBE51F"/>
    <w:rsid w:val="2DEF2C50"/>
    <w:rsid w:val="2DF01ABA"/>
    <w:rsid w:val="2DF31FAC"/>
    <w:rsid w:val="2DF49981"/>
    <w:rsid w:val="2DFDFA75"/>
    <w:rsid w:val="2E0E70D3"/>
    <w:rsid w:val="2E12026B"/>
    <w:rsid w:val="2E1267AE"/>
    <w:rsid w:val="2E15B87B"/>
    <w:rsid w:val="2E1944D6"/>
    <w:rsid w:val="2E1C0919"/>
    <w:rsid w:val="2E1D3042"/>
    <w:rsid w:val="2E266A38"/>
    <w:rsid w:val="2E2CF176"/>
    <w:rsid w:val="2E2EB0FF"/>
    <w:rsid w:val="2E32D2B2"/>
    <w:rsid w:val="2E330CF5"/>
    <w:rsid w:val="2E394856"/>
    <w:rsid w:val="2E3E7A7F"/>
    <w:rsid w:val="2E3E818C"/>
    <w:rsid w:val="2E4B6002"/>
    <w:rsid w:val="2E4C9EB9"/>
    <w:rsid w:val="2E4F90A4"/>
    <w:rsid w:val="2E533A01"/>
    <w:rsid w:val="2E56847D"/>
    <w:rsid w:val="2E5D8F74"/>
    <w:rsid w:val="2E64337F"/>
    <w:rsid w:val="2E6CBB72"/>
    <w:rsid w:val="2E71B66B"/>
    <w:rsid w:val="2E731FF9"/>
    <w:rsid w:val="2E7509AF"/>
    <w:rsid w:val="2E7C662B"/>
    <w:rsid w:val="2E81F0A9"/>
    <w:rsid w:val="2E8B21D1"/>
    <w:rsid w:val="2E91B198"/>
    <w:rsid w:val="2E9229B3"/>
    <w:rsid w:val="2E94BB7A"/>
    <w:rsid w:val="2E9F7036"/>
    <w:rsid w:val="2EB1E59F"/>
    <w:rsid w:val="2EB6C560"/>
    <w:rsid w:val="2EB732B3"/>
    <w:rsid w:val="2EB7A9B1"/>
    <w:rsid w:val="2EBF9339"/>
    <w:rsid w:val="2EC6189C"/>
    <w:rsid w:val="2ECF547E"/>
    <w:rsid w:val="2ED4665A"/>
    <w:rsid w:val="2ED534E6"/>
    <w:rsid w:val="2EE0C033"/>
    <w:rsid w:val="2EE2EB30"/>
    <w:rsid w:val="2EEC9683"/>
    <w:rsid w:val="2EF5A941"/>
    <w:rsid w:val="2EFB5207"/>
    <w:rsid w:val="2EFDFE21"/>
    <w:rsid w:val="2EFF159B"/>
    <w:rsid w:val="2F004406"/>
    <w:rsid w:val="2F005C93"/>
    <w:rsid w:val="2F038A19"/>
    <w:rsid w:val="2F0D6FDD"/>
    <w:rsid w:val="2F1B5ED0"/>
    <w:rsid w:val="2F1F521C"/>
    <w:rsid w:val="2F25B82F"/>
    <w:rsid w:val="2F2C2378"/>
    <w:rsid w:val="2F2EC68B"/>
    <w:rsid w:val="2F3657FF"/>
    <w:rsid w:val="2F4048F6"/>
    <w:rsid w:val="2F413D48"/>
    <w:rsid w:val="2F46AA2C"/>
    <w:rsid w:val="2F494FAE"/>
    <w:rsid w:val="2F56D238"/>
    <w:rsid w:val="2F59F475"/>
    <w:rsid w:val="2F693BB4"/>
    <w:rsid w:val="2F699FA8"/>
    <w:rsid w:val="2F6A52E7"/>
    <w:rsid w:val="2F6ABCB0"/>
    <w:rsid w:val="2F6ECEE2"/>
    <w:rsid w:val="2F72A054"/>
    <w:rsid w:val="2F7AE315"/>
    <w:rsid w:val="2F7CD12B"/>
    <w:rsid w:val="2F7E4F79"/>
    <w:rsid w:val="2F845A30"/>
    <w:rsid w:val="2F86323F"/>
    <w:rsid w:val="2F924144"/>
    <w:rsid w:val="2F94227D"/>
    <w:rsid w:val="2F949420"/>
    <w:rsid w:val="2F9BF9FF"/>
    <w:rsid w:val="2F9C7DD7"/>
    <w:rsid w:val="2F9F3028"/>
    <w:rsid w:val="2FA32F74"/>
    <w:rsid w:val="2FA9CEAD"/>
    <w:rsid w:val="2FB630B3"/>
    <w:rsid w:val="2FB6D5A0"/>
    <w:rsid w:val="2FB7EA7E"/>
    <w:rsid w:val="2FBB835D"/>
    <w:rsid w:val="2FBD55B3"/>
    <w:rsid w:val="2FC27E0D"/>
    <w:rsid w:val="2FCC84BE"/>
    <w:rsid w:val="2FDB89CB"/>
    <w:rsid w:val="2FEF0BDB"/>
    <w:rsid w:val="3000300D"/>
    <w:rsid w:val="30022EEF"/>
    <w:rsid w:val="3004B976"/>
    <w:rsid w:val="300F0987"/>
    <w:rsid w:val="30138F45"/>
    <w:rsid w:val="30140247"/>
    <w:rsid w:val="30234A1E"/>
    <w:rsid w:val="30285FD6"/>
    <w:rsid w:val="30288D3C"/>
    <w:rsid w:val="302EC45D"/>
    <w:rsid w:val="30388167"/>
    <w:rsid w:val="30430196"/>
    <w:rsid w:val="3051A092"/>
    <w:rsid w:val="305553F6"/>
    <w:rsid w:val="3062F6FB"/>
    <w:rsid w:val="3069FE74"/>
    <w:rsid w:val="306BFDB8"/>
    <w:rsid w:val="307BB1FF"/>
    <w:rsid w:val="307EECE1"/>
    <w:rsid w:val="3080088D"/>
    <w:rsid w:val="30810763"/>
    <w:rsid w:val="3081E19D"/>
    <w:rsid w:val="3090DE54"/>
    <w:rsid w:val="3098CEB5"/>
    <w:rsid w:val="309F4F59"/>
    <w:rsid w:val="30A1FEC6"/>
    <w:rsid w:val="30A979CA"/>
    <w:rsid w:val="30AB87B0"/>
    <w:rsid w:val="30B1D3AE"/>
    <w:rsid w:val="30B239E4"/>
    <w:rsid w:val="30B3E14B"/>
    <w:rsid w:val="30B4491C"/>
    <w:rsid w:val="30B7DE0D"/>
    <w:rsid w:val="30BECC5E"/>
    <w:rsid w:val="30C1BBCB"/>
    <w:rsid w:val="30CB11AA"/>
    <w:rsid w:val="30CC9AA4"/>
    <w:rsid w:val="30CFF305"/>
    <w:rsid w:val="30D98507"/>
    <w:rsid w:val="30E248AF"/>
    <w:rsid w:val="30F183DA"/>
    <w:rsid w:val="30F51393"/>
    <w:rsid w:val="30FCAC10"/>
    <w:rsid w:val="30FF2260"/>
    <w:rsid w:val="310416DE"/>
    <w:rsid w:val="310527D6"/>
    <w:rsid w:val="310B8A02"/>
    <w:rsid w:val="310DBF39"/>
    <w:rsid w:val="311452CB"/>
    <w:rsid w:val="31150CFA"/>
    <w:rsid w:val="31171552"/>
    <w:rsid w:val="3117267B"/>
    <w:rsid w:val="311BC8BA"/>
    <w:rsid w:val="31210392"/>
    <w:rsid w:val="312D51B9"/>
    <w:rsid w:val="3130474C"/>
    <w:rsid w:val="31310CCA"/>
    <w:rsid w:val="313378EE"/>
    <w:rsid w:val="313609E8"/>
    <w:rsid w:val="3139FE05"/>
    <w:rsid w:val="314A0870"/>
    <w:rsid w:val="314AB495"/>
    <w:rsid w:val="315428E6"/>
    <w:rsid w:val="31558B14"/>
    <w:rsid w:val="315976C0"/>
    <w:rsid w:val="31690649"/>
    <w:rsid w:val="316BE87A"/>
    <w:rsid w:val="31704D6C"/>
    <w:rsid w:val="3179CA4C"/>
    <w:rsid w:val="317A2C88"/>
    <w:rsid w:val="317B3288"/>
    <w:rsid w:val="31806838"/>
    <w:rsid w:val="31813AD4"/>
    <w:rsid w:val="31897EC2"/>
    <w:rsid w:val="318B4A02"/>
    <w:rsid w:val="318BD831"/>
    <w:rsid w:val="31938214"/>
    <w:rsid w:val="3195946D"/>
    <w:rsid w:val="319AF957"/>
    <w:rsid w:val="319C6BB9"/>
    <w:rsid w:val="31A209E7"/>
    <w:rsid w:val="31A97EE7"/>
    <w:rsid w:val="31B1A266"/>
    <w:rsid w:val="31BC2CFB"/>
    <w:rsid w:val="31C3F1F0"/>
    <w:rsid w:val="31CBB7AE"/>
    <w:rsid w:val="31CD23B9"/>
    <w:rsid w:val="31CDA6A3"/>
    <w:rsid w:val="31CE8551"/>
    <w:rsid w:val="31CE99A3"/>
    <w:rsid w:val="31D61A43"/>
    <w:rsid w:val="31D935FA"/>
    <w:rsid w:val="31E57650"/>
    <w:rsid w:val="31E9A2BA"/>
    <w:rsid w:val="31EEDACE"/>
    <w:rsid w:val="31F276AC"/>
    <w:rsid w:val="31F34E17"/>
    <w:rsid w:val="31F6F6D8"/>
    <w:rsid w:val="31F8F306"/>
    <w:rsid w:val="31FDBAF0"/>
    <w:rsid w:val="3206F540"/>
    <w:rsid w:val="32099760"/>
    <w:rsid w:val="3213B992"/>
    <w:rsid w:val="3218F7D5"/>
    <w:rsid w:val="32194453"/>
    <w:rsid w:val="321D19D3"/>
    <w:rsid w:val="321DAA14"/>
    <w:rsid w:val="321FF019"/>
    <w:rsid w:val="32297AFF"/>
    <w:rsid w:val="322E6F0B"/>
    <w:rsid w:val="3232065A"/>
    <w:rsid w:val="32333E50"/>
    <w:rsid w:val="324A9CD8"/>
    <w:rsid w:val="324B64D4"/>
    <w:rsid w:val="32559322"/>
    <w:rsid w:val="3257511F"/>
    <w:rsid w:val="325752D7"/>
    <w:rsid w:val="3258F7E1"/>
    <w:rsid w:val="325FCFCE"/>
    <w:rsid w:val="32634838"/>
    <w:rsid w:val="3273D41A"/>
    <w:rsid w:val="3274F75D"/>
    <w:rsid w:val="327EDD67"/>
    <w:rsid w:val="327FCDE2"/>
    <w:rsid w:val="32800FA5"/>
    <w:rsid w:val="3285A41E"/>
    <w:rsid w:val="3285D4FE"/>
    <w:rsid w:val="3296DEF5"/>
    <w:rsid w:val="32979DDA"/>
    <w:rsid w:val="3297B690"/>
    <w:rsid w:val="32AC2E1F"/>
    <w:rsid w:val="32B32E80"/>
    <w:rsid w:val="32B9A4FC"/>
    <w:rsid w:val="32BCDAB8"/>
    <w:rsid w:val="32BD50B2"/>
    <w:rsid w:val="32C1A7D9"/>
    <w:rsid w:val="32C8B316"/>
    <w:rsid w:val="32CD513B"/>
    <w:rsid w:val="32D6D0EA"/>
    <w:rsid w:val="32DB7B27"/>
    <w:rsid w:val="32E443D5"/>
    <w:rsid w:val="32E76673"/>
    <w:rsid w:val="32EA4F16"/>
    <w:rsid w:val="32EFF9CA"/>
    <w:rsid w:val="32F1367F"/>
    <w:rsid w:val="3305F2BF"/>
    <w:rsid w:val="3308ADE7"/>
    <w:rsid w:val="330997E1"/>
    <w:rsid w:val="330C4BD6"/>
    <w:rsid w:val="330E323F"/>
    <w:rsid w:val="33151E9B"/>
    <w:rsid w:val="331E9835"/>
    <w:rsid w:val="33200A2F"/>
    <w:rsid w:val="333F5F57"/>
    <w:rsid w:val="334CEC84"/>
    <w:rsid w:val="33509046"/>
    <w:rsid w:val="335160AE"/>
    <w:rsid w:val="335FA067"/>
    <w:rsid w:val="336735AC"/>
    <w:rsid w:val="337B3874"/>
    <w:rsid w:val="337D25B7"/>
    <w:rsid w:val="3381ACDF"/>
    <w:rsid w:val="338569F5"/>
    <w:rsid w:val="33864935"/>
    <w:rsid w:val="338CE8D1"/>
    <w:rsid w:val="338D6666"/>
    <w:rsid w:val="33946AEA"/>
    <w:rsid w:val="33960518"/>
    <w:rsid w:val="339747EC"/>
    <w:rsid w:val="339839F3"/>
    <w:rsid w:val="339E0A77"/>
    <w:rsid w:val="33A8B27D"/>
    <w:rsid w:val="33A93D29"/>
    <w:rsid w:val="33B1EF50"/>
    <w:rsid w:val="33B4BB2C"/>
    <w:rsid w:val="33BB75CD"/>
    <w:rsid w:val="33C0A59C"/>
    <w:rsid w:val="33C1997B"/>
    <w:rsid w:val="33C2DC0B"/>
    <w:rsid w:val="33C8C445"/>
    <w:rsid w:val="33D7E8E9"/>
    <w:rsid w:val="33DA58A5"/>
    <w:rsid w:val="33E1750B"/>
    <w:rsid w:val="33EDAE6B"/>
    <w:rsid w:val="33F3D8F5"/>
    <w:rsid w:val="3402D15E"/>
    <w:rsid w:val="34067207"/>
    <w:rsid w:val="34109D9C"/>
    <w:rsid w:val="3415AA8A"/>
    <w:rsid w:val="34235774"/>
    <w:rsid w:val="3427F5AC"/>
    <w:rsid w:val="342BFF31"/>
    <w:rsid w:val="34311CCB"/>
    <w:rsid w:val="34327D80"/>
    <w:rsid w:val="3439D6DF"/>
    <w:rsid w:val="343F57A1"/>
    <w:rsid w:val="344C64A1"/>
    <w:rsid w:val="3453177D"/>
    <w:rsid w:val="34581BCF"/>
    <w:rsid w:val="345B6B51"/>
    <w:rsid w:val="3464D5EA"/>
    <w:rsid w:val="3466FA0A"/>
    <w:rsid w:val="346F5BB7"/>
    <w:rsid w:val="34703A3B"/>
    <w:rsid w:val="34746098"/>
    <w:rsid w:val="347D4162"/>
    <w:rsid w:val="347EFA38"/>
    <w:rsid w:val="34801436"/>
    <w:rsid w:val="3483425E"/>
    <w:rsid w:val="34849D25"/>
    <w:rsid w:val="348F704B"/>
    <w:rsid w:val="3496C3F8"/>
    <w:rsid w:val="34A0F663"/>
    <w:rsid w:val="34A1A4D2"/>
    <w:rsid w:val="34A799CC"/>
    <w:rsid w:val="34B7DB41"/>
    <w:rsid w:val="34BD34AC"/>
    <w:rsid w:val="34C7B331"/>
    <w:rsid w:val="34CE5662"/>
    <w:rsid w:val="34D1E9E5"/>
    <w:rsid w:val="34E642BB"/>
    <w:rsid w:val="34F3539E"/>
    <w:rsid w:val="34FACD78"/>
    <w:rsid w:val="34FB0BC8"/>
    <w:rsid w:val="35066AC2"/>
    <w:rsid w:val="3506A3C8"/>
    <w:rsid w:val="3507710C"/>
    <w:rsid w:val="3509C0D1"/>
    <w:rsid w:val="351179F1"/>
    <w:rsid w:val="35119B37"/>
    <w:rsid w:val="3512E211"/>
    <w:rsid w:val="351847B2"/>
    <w:rsid w:val="351AB175"/>
    <w:rsid w:val="351CE16D"/>
    <w:rsid w:val="35252D7B"/>
    <w:rsid w:val="352A8D4F"/>
    <w:rsid w:val="35426464"/>
    <w:rsid w:val="3544DF0B"/>
    <w:rsid w:val="35472D8B"/>
    <w:rsid w:val="355043FA"/>
    <w:rsid w:val="35539CCE"/>
    <w:rsid w:val="3553E6B9"/>
    <w:rsid w:val="355A1386"/>
    <w:rsid w:val="3563AF65"/>
    <w:rsid w:val="3563E348"/>
    <w:rsid w:val="356D17D8"/>
    <w:rsid w:val="357331D3"/>
    <w:rsid w:val="35800F89"/>
    <w:rsid w:val="358B0716"/>
    <w:rsid w:val="358CE6A1"/>
    <w:rsid w:val="358D7AEC"/>
    <w:rsid w:val="358E0E96"/>
    <w:rsid w:val="35980B54"/>
    <w:rsid w:val="3598413B"/>
    <w:rsid w:val="359AEB0C"/>
    <w:rsid w:val="35ADF957"/>
    <w:rsid w:val="35AEA3A4"/>
    <w:rsid w:val="35B707C6"/>
    <w:rsid w:val="35C03CBD"/>
    <w:rsid w:val="35C4E0A2"/>
    <w:rsid w:val="35C68941"/>
    <w:rsid w:val="35C8D831"/>
    <w:rsid w:val="35CE8B43"/>
    <w:rsid w:val="35D26045"/>
    <w:rsid w:val="35D41E41"/>
    <w:rsid w:val="35D6DF36"/>
    <w:rsid w:val="35E20177"/>
    <w:rsid w:val="35E33B15"/>
    <w:rsid w:val="35E63AEF"/>
    <w:rsid w:val="35EA74C3"/>
    <w:rsid w:val="35EEE7DE"/>
    <w:rsid w:val="35FF0701"/>
    <w:rsid w:val="3604A394"/>
    <w:rsid w:val="360B1507"/>
    <w:rsid w:val="360C863A"/>
    <w:rsid w:val="360F48C1"/>
    <w:rsid w:val="36119C17"/>
    <w:rsid w:val="3612B223"/>
    <w:rsid w:val="3631318F"/>
    <w:rsid w:val="3634479A"/>
    <w:rsid w:val="36476B84"/>
    <w:rsid w:val="3647CA36"/>
    <w:rsid w:val="36498FA3"/>
    <w:rsid w:val="3651C289"/>
    <w:rsid w:val="3656D1C5"/>
    <w:rsid w:val="365CB1A1"/>
    <w:rsid w:val="366460B3"/>
    <w:rsid w:val="3666813E"/>
    <w:rsid w:val="367168D5"/>
    <w:rsid w:val="36722A72"/>
    <w:rsid w:val="36752E77"/>
    <w:rsid w:val="3676B6B5"/>
    <w:rsid w:val="3682CE93"/>
    <w:rsid w:val="368343CB"/>
    <w:rsid w:val="368A9D6A"/>
    <w:rsid w:val="3694A0D7"/>
    <w:rsid w:val="3695B721"/>
    <w:rsid w:val="36A8388A"/>
    <w:rsid w:val="36B3B416"/>
    <w:rsid w:val="36C1E544"/>
    <w:rsid w:val="36C90FB3"/>
    <w:rsid w:val="36E5D2C5"/>
    <w:rsid w:val="36E7DA52"/>
    <w:rsid w:val="36F20C98"/>
    <w:rsid w:val="36FF2153"/>
    <w:rsid w:val="36FF5059"/>
    <w:rsid w:val="3705FB49"/>
    <w:rsid w:val="370BFB74"/>
    <w:rsid w:val="3710AE57"/>
    <w:rsid w:val="37113C86"/>
    <w:rsid w:val="371E39AF"/>
    <w:rsid w:val="3731AE23"/>
    <w:rsid w:val="3733B68F"/>
    <w:rsid w:val="37367B0D"/>
    <w:rsid w:val="3737EA5D"/>
    <w:rsid w:val="37380309"/>
    <w:rsid w:val="373C9ED4"/>
    <w:rsid w:val="373E1080"/>
    <w:rsid w:val="373EE1AC"/>
    <w:rsid w:val="373FE841"/>
    <w:rsid w:val="37444EBF"/>
    <w:rsid w:val="37498C4F"/>
    <w:rsid w:val="375C7580"/>
    <w:rsid w:val="375D5616"/>
    <w:rsid w:val="375DAFDF"/>
    <w:rsid w:val="3761826E"/>
    <w:rsid w:val="3770B030"/>
    <w:rsid w:val="377743B5"/>
    <w:rsid w:val="377CD801"/>
    <w:rsid w:val="377E4212"/>
    <w:rsid w:val="3781137B"/>
    <w:rsid w:val="378654CB"/>
    <w:rsid w:val="378BE329"/>
    <w:rsid w:val="378ECA79"/>
    <w:rsid w:val="379B1235"/>
    <w:rsid w:val="379CC5F1"/>
    <w:rsid w:val="37AB54C0"/>
    <w:rsid w:val="37AEA673"/>
    <w:rsid w:val="37B258EC"/>
    <w:rsid w:val="37B6B859"/>
    <w:rsid w:val="37CA1388"/>
    <w:rsid w:val="37CDFF3C"/>
    <w:rsid w:val="37CE77BE"/>
    <w:rsid w:val="37DF169B"/>
    <w:rsid w:val="37E36A8B"/>
    <w:rsid w:val="37E83B5A"/>
    <w:rsid w:val="37E8E08B"/>
    <w:rsid w:val="37ED0FDA"/>
    <w:rsid w:val="37F0A07B"/>
    <w:rsid w:val="3815EA56"/>
    <w:rsid w:val="381A0229"/>
    <w:rsid w:val="381B1B4A"/>
    <w:rsid w:val="381DA9AC"/>
    <w:rsid w:val="381DE37D"/>
    <w:rsid w:val="3820E2F4"/>
    <w:rsid w:val="38223712"/>
    <w:rsid w:val="3823B7FD"/>
    <w:rsid w:val="3825BBE5"/>
    <w:rsid w:val="3825E971"/>
    <w:rsid w:val="38282080"/>
    <w:rsid w:val="38384D7B"/>
    <w:rsid w:val="384884D0"/>
    <w:rsid w:val="3848A7D8"/>
    <w:rsid w:val="3848AF22"/>
    <w:rsid w:val="38494C89"/>
    <w:rsid w:val="384F0713"/>
    <w:rsid w:val="384FDDD3"/>
    <w:rsid w:val="385D8A77"/>
    <w:rsid w:val="386550BA"/>
    <w:rsid w:val="3865E99A"/>
    <w:rsid w:val="3867932D"/>
    <w:rsid w:val="386BF7A6"/>
    <w:rsid w:val="3871BD18"/>
    <w:rsid w:val="3871FB20"/>
    <w:rsid w:val="3874A3F9"/>
    <w:rsid w:val="38764C4A"/>
    <w:rsid w:val="38780E9B"/>
    <w:rsid w:val="387FDAB7"/>
    <w:rsid w:val="38812262"/>
    <w:rsid w:val="3882A864"/>
    <w:rsid w:val="3886867D"/>
    <w:rsid w:val="38894CF3"/>
    <w:rsid w:val="388AB5CB"/>
    <w:rsid w:val="388D895B"/>
    <w:rsid w:val="388DA280"/>
    <w:rsid w:val="388FB8EA"/>
    <w:rsid w:val="3895320C"/>
    <w:rsid w:val="3899E1AB"/>
    <w:rsid w:val="389BE18E"/>
    <w:rsid w:val="389C022A"/>
    <w:rsid w:val="38A2044C"/>
    <w:rsid w:val="38A2D729"/>
    <w:rsid w:val="38BA8E44"/>
    <w:rsid w:val="38BBC151"/>
    <w:rsid w:val="38C3145B"/>
    <w:rsid w:val="38C52529"/>
    <w:rsid w:val="38C68E18"/>
    <w:rsid w:val="38D7EE44"/>
    <w:rsid w:val="38E776C3"/>
    <w:rsid w:val="38E9254F"/>
    <w:rsid w:val="38EA1B32"/>
    <w:rsid w:val="38FD81B9"/>
    <w:rsid w:val="38FE06BB"/>
    <w:rsid w:val="390275E0"/>
    <w:rsid w:val="390A7697"/>
    <w:rsid w:val="390B9425"/>
    <w:rsid w:val="390BB393"/>
    <w:rsid w:val="390FFD21"/>
    <w:rsid w:val="391115E6"/>
    <w:rsid w:val="391360D4"/>
    <w:rsid w:val="391C623C"/>
    <w:rsid w:val="39205C6C"/>
    <w:rsid w:val="392AF490"/>
    <w:rsid w:val="393552EF"/>
    <w:rsid w:val="393609C4"/>
    <w:rsid w:val="3940348E"/>
    <w:rsid w:val="3941F202"/>
    <w:rsid w:val="394CE13A"/>
    <w:rsid w:val="3959AE06"/>
    <w:rsid w:val="3961622A"/>
    <w:rsid w:val="3964EA39"/>
    <w:rsid w:val="396BCB13"/>
    <w:rsid w:val="3970B5EC"/>
    <w:rsid w:val="397C7E42"/>
    <w:rsid w:val="3981CADA"/>
    <w:rsid w:val="3983AA14"/>
    <w:rsid w:val="3984B0EC"/>
    <w:rsid w:val="3989D13D"/>
    <w:rsid w:val="398F5160"/>
    <w:rsid w:val="3994A2E7"/>
    <w:rsid w:val="399C2E6A"/>
    <w:rsid w:val="39A5404D"/>
    <w:rsid w:val="39C6B540"/>
    <w:rsid w:val="39CD033D"/>
    <w:rsid w:val="39CEB247"/>
    <w:rsid w:val="39D3982E"/>
    <w:rsid w:val="39D64A26"/>
    <w:rsid w:val="39D6E1BD"/>
    <w:rsid w:val="39D88BE7"/>
    <w:rsid w:val="39DAA250"/>
    <w:rsid w:val="39E1F0AA"/>
    <w:rsid w:val="39E7DDAB"/>
    <w:rsid w:val="39E9F4D0"/>
    <w:rsid w:val="39EA622E"/>
    <w:rsid w:val="39ED7BDC"/>
    <w:rsid w:val="39FDCF2D"/>
    <w:rsid w:val="3A042DD7"/>
    <w:rsid w:val="3A052413"/>
    <w:rsid w:val="3A0A4B64"/>
    <w:rsid w:val="3A113C18"/>
    <w:rsid w:val="3A1834C9"/>
    <w:rsid w:val="3A1C2362"/>
    <w:rsid w:val="3A1C5820"/>
    <w:rsid w:val="3A1FC796"/>
    <w:rsid w:val="3A23F832"/>
    <w:rsid w:val="3A29726F"/>
    <w:rsid w:val="3A2E7D20"/>
    <w:rsid w:val="3A337176"/>
    <w:rsid w:val="3A375F10"/>
    <w:rsid w:val="3A442419"/>
    <w:rsid w:val="3A4598F1"/>
    <w:rsid w:val="3A48F275"/>
    <w:rsid w:val="3A5C7F48"/>
    <w:rsid w:val="3A5D347F"/>
    <w:rsid w:val="3A5E3CE8"/>
    <w:rsid w:val="3A65E499"/>
    <w:rsid w:val="3A6689EC"/>
    <w:rsid w:val="3A72D9C7"/>
    <w:rsid w:val="3A81D5E2"/>
    <w:rsid w:val="3A82E182"/>
    <w:rsid w:val="3A84A86A"/>
    <w:rsid w:val="3A8CFD52"/>
    <w:rsid w:val="3A8EDB18"/>
    <w:rsid w:val="3A9E0BFF"/>
    <w:rsid w:val="3AA534C7"/>
    <w:rsid w:val="3AAB7BDC"/>
    <w:rsid w:val="3AB68D06"/>
    <w:rsid w:val="3AB6C266"/>
    <w:rsid w:val="3AC0076E"/>
    <w:rsid w:val="3AC594AC"/>
    <w:rsid w:val="3AC6D2C3"/>
    <w:rsid w:val="3AC73899"/>
    <w:rsid w:val="3ACCDB0A"/>
    <w:rsid w:val="3ACD6817"/>
    <w:rsid w:val="3AD499DC"/>
    <w:rsid w:val="3AD8E08D"/>
    <w:rsid w:val="3AD942AC"/>
    <w:rsid w:val="3AF76337"/>
    <w:rsid w:val="3AF88733"/>
    <w:rsid w:val="3AFDEC8B"/>
    <w:rsid w:val="3AFF1DEC"/>
    <w:rsid w:val="3B017E86"/>
    <w:rsid w:val="3B0B1033"/>
    <w:rsid w:val="3B0EC52C"/>
    <w:rsid w:val="3B103B4A"/>
    <w:rsid w:val="3B1562E6"/>
    <w:rsid w:val="3B18BA68"/>
    <w:rsid w:val="3B1C136F"/>
    <w:rsid w:val="3B1E3BBE"/>
    <w:rsid w:val="3B208E43"/>
    <w:rsid w:val="3B2D4C86"/>
    <w:rsid w:val="3B2E8578"/>
    <w:rsid w:val="3B2EBFE4"/>
    <w:rsid w:val="3B39F261"/>
    <w:rsid w:val="3B401063"/>
    <w:rsid w:val="3B4639C7"/>
    <w:rsid w:val="3B513021"/>
    <w:rsid w:val="3B547EEE"/>
    <w:rsid w:val="3B5C561E"/>
    <w:rsid w:val="3B678540"/>
    <w:rsid w:val="3B6E81AC"/>
    <w:rsid w:val="3B8933BB"/>
    <w:rsid w:val="3B8AD137"/>
    <w:rsid w:val="3B8EE0AE"/>
    <w:rsid w:val="3B91B7BE"/>
    <w:rsid w:val="3B982CA0"/>
    <w:rsid w:val="3B9C0DE8"/>
    <w:rsid w:val="3BA9FA0B"/>
    <w:rsid w:val="3BB454D9"/>
    <w:rsid w:val="3BB4F80E"/>
    <w:rsid w:val="3BB9FDAE"/>
    <w:rsid w:val="3BBB5320"/>
    <w:rsid w:val="3BBE67BB"/>
    <w:rsid w:val="3BC2DE52"/>
    <w:rsid w:val="3BC7108E"/>
    <w:rsid w:val="3BD163B1"/>
    <w:rsid w:val="3BDB94A7"/>
    <w:rsid w:val="3BE1A11D"/>
    <w:rsid w:val="3BE6CB83"/>
    <w:rsid w:val="3BF1DF8B"/>
    <w:rsid w:val="3BF40CEA"/>
    <w:rsid w:val="3BFA0D49"/>
    <w:rsid w:val="3BFC6D7B"/>
    <w:rsid w:val="3C04C33C"/>
    <w:rsid w:val="3C06B214"/>
    <w:rsid w:val="3C09223F"/>
    <w:rsid w:val="3C0B0C9D"/>
    <w:rsid w:val="3C236AA1"/>
    <w:rsid w:val="3C2BC844"/>
    <w:rsid w:val="3C2C92DE"/>
    <w:rsid w:val="3C2E7C47"/>
    <w:rsid w:val="3C3613D8"/>
    <w:rsid w:val="3C38B5DC"/>
    <w:rsid w:val="3C3B6696"/>
    <w:rsid w:val="3C3CD26E"/>
    <w:rsid w:val="3C3DB8A2"/>
    <w:rsid w:val="3C4A6986"/>
    <w:rsid w:val="3C4DAD2B"/>
    <w:rsid w:val="3C5292C7"/>
    <w:rsid w:val="3C65B006"/>
    <w:rsid w:val="3C65B266"/>
    <w:rsid w:val="3C688A1F"/>
    <w:rsid w:val="3C6DBDFA"/>
    <w:rsid w:val="3C786DBF"/>
    <w:rsid w:val="3C82D152"/>
    <w:rsid w:val="3C88E678"/>
    <w:rsid w:val="3C8DBC62"/>
    <w:rsid w:val="3C8E6AAA"/>
    <w:rsid w:val="3C924A21"/>
    <w:rsid w:val="3C951AF5"/>
    <w:rsid w:val="3C961038"/>
    <w:rsid w:val="3C9940C0"/>
    <w:rsid w:val="3C9CE807"/>
    <w:rsid w:val="3CAC6E9D"/>
    <w:rsid w:val="3CB62E40"/>
    <w:rsid w:val="3CB902CA"/>
    <w:rsid w:val="3CBB5E51"/>
    <w:rsid w:val="3CBFB5ED"/>
    <w:rsid w:val="3CCB74C2"/>
    <w:rsid w:val="3CCE5771"/>
    <w:rsid w:val="3CD16EF2"/>
    <w:rsid w:val="3CD258FF"/>
    <w:rsid w:val="3CD634BB"/>
    <w:rsid w:val="3CD9D013"/>
    <w:rsid w:val="3CDC828E"/>
    <w:rsid w:val="3CDECB34"/>
    <w:rsid w:val="3CDF6284"/>
    <w:rsid w:val="3CDFE001"/>
    <w:rsid w:val="3CE4DFDC"/>
    <w:rsid w:val="3CE78B54"/>
    <w:rsid w:val="3CF2B566"/>
    <w:rsid w:val="3CF95A94"/>
    <w:rsid w:val="3CFF1364"/>
    <w:rsid w:val="3D04CB99"/>
    <w:rsid w:val="3D0868EE"/>
    <w:rsid w:val="3D14BD67"/>
    <w:rsid w:val="3D155A85"/>
    <w:rsid w:val="3D2388C7"/>
    <w:rsid w:val="3D27DB20"/>
    <w:rsid w:val="3D28A7FB"/>
    <w:rsid w:val="3D2D4135"/>
    <w:rsid w:val="3D2DD145"/>
    <w:rsid w:val="3D3B747A"/>
    <w:rsid w:val="3D3D88A2"/>
    <w:rsid w:val="3D3E50C8"/>
    <w:rsid w:val="3D41E958"/>
    <w:rsid w:val="3D46F986"/>
    <w:rsid w:val="3D47FD7B"/>
    <w:rsid w:val="3D4A839F"/>
    <w:rsid w:val="3D4D7F9F"/>
    <w:rsid w:val="3D5247F9"/>
    <w:rsid w:val="3D57530F"/>
    <w:rsid w:val="3D601547"/>
    <w:rsid w:val="3D68B90D"/>
    <w:rsid w:val="3D6EA8EF"/>
    <w:rsid w:val="3D70AC6A"/>
    <w:rsid w:val="3D70B33D"/>
    <w:rsid w:val="3D7DC4CC"/>
    <w:rsid w:val="3D870FE2"/>
    <w:rsid w:val="3D9F7C90"/>
    <w:rsid w:val="3DA0BFFD"/>
    <w:rsid w:val="3DB09029"/>
    <w:rsid w:val="3DB16F32"/>
    <w:rsid w:val="3DB27D03"/>
    <w:rsid w:val="3DB29C74"/>
    <w:rsid w:val="3DBAFB6F"/>
    <w:rsid w:val="3DC03252"/>
    <w:rsid w:val="3DD14A4F"/>
    <w:rsid w:val="3DD1C26B"/>
    <w:rsid w:val="3DD25B2E"/>
    <w:rsid w:val="3DD3D288"/>
    <w:rsid w:val="3DD9A4B3"/>
    <w:rsid w:val="3DDBBCAB"/>
    <w:rsid w:val="3DF00078"/>
    <w:rsid w:val="3E01E52E"/>
    <w:rsid w:val="3E07621C"/>
    <w:rsid w:val="3E0A8095"/>
    <w:rsid w:val="3E0B93E8"/>
    <w:rsid w:val="3E10FF2E"/>
    <w:rsid w:val="3E12A16D"/>
    <w:rsid w:val="3E21AAE6"/>
    <w:rsid w:val="3E220724"/>
    <w:rsid w:val="3E266B1D"/>
    <w:rsid w:val="3E29A3DF"/>
    <w:rsid w:val="3E3073AE"/>
    <w:rsid w:val="3E308247"/>
    <w:rsid w:val="3E333268"/>
    <w:rsid w:val="3E365C80"/>
    <w:rsid w:val="3E394420"/>
    <w:rsid w:val="3E3BA4A1"/>
    <w:rsid w:val="3E4242A1"/>
    <w:rsid w:val="3E46D827"/>
    <w:rsid w:val="3E49A017"/>
    <w:rsid w:val="3E4B34F0"/>
    <w:rsid w:val="3E518213"/>
    <w:rsid w:val="3E56B023"/>
    <w:rsid w:val="3E59A708"/>
    <w:rsid w:val="3E5A2895"/>
    <w:rsid w:val="3E6674D9"/>
    <w:rsid w:val="3E6A31B1"/>
    <w:rsid w:val="3E71AEFD"/>
    <w:rsid w:val="3E72A64C"/>
    <w:rsid w:val="3E740BDE"/>
    <w:rsid w:val="3E8910F2"/>
    <w:rsid w:val="3E8FFDD4"/>
    <w:rsid w:val="3E9C3DE4"/>
    <w:rsid w:val="3E9CDCE7"/>
    <w:rsid w:val="3E9DE331"/>
    <w:rsid w:val="3EABB987"/>
    <w:rsid w:val="3EAE32B6"/>
    <w:rsid w:val="3EB08FF7"/>
    <w:rsid w:val="3EB263C1"/>
    <w:rsid w:val="3EB2ADA3"/>
    <w:rsid w:val="3EB83043"/>
    <w:rsid w:val="3EBE3963"/>
    <w:rsid w:val="3EC273B5"/>
    <w:rsid w:val="3EC4508B"/>
    <w:rsid w:val="3EC625EE"/>
    <w:rsid w:val="3ED2939B"/>
    <w:rsid w:val="3EDD1A1D"/>
    <w:rsid w:val="3EF3BAE8"/>
    <w:rsid w:val="3EF5E2FA"/>
    <w:rsid w:val="3EF78F8A"/>
    <w:rsid w:val="3F068903"/>
    <w:rsid w:val="3F11671C"/>
    <w:rsid w:val="3F118B1A"/>
    <w:rsid w:val="3F146B29"/>
    <w:rsid w:val="3F157428"/>
    <w:rsid w:val="3F16DB6F"/>
    <w:rsid w:val="3F2135C7"/>
    <w:rsid w:val="3F24509E"/>
    <w:rsid w:val="3F278E80"/>
    <w:rsid w:val="3F2DDB58"/>
    <w:rsid w:val="3F3E952C"/>
    <w:rsid w:val="3F488D67"/>
    <w:rsid w:val="3F489AB6"/>
    <w:rsid w:val="3F4D3BFF"/>
    <w:rsid w:val="3F573252"/>
    <w:rsid w:val="3F63FC0E"/>
    <w:rsid w:val="3F6571F0"/>
    <w:rsid w:val="3F6687CE"/>
    <w:rsid w:val="3F7198BF"/>
    <w:rsid w:val="3F71CB90"/>
    <w:rsid w:val="3F7239C7"/>
    <w:rsid w:val="3F777710"/>
    <w:rsid w:val="3F7CDA60"/>
    <w:rsid w:val="3F7D63D1"/>
    <w:rsid w:val="3F7DAD6C"/>
    <w:rsid w:val="3F7F0ED9"/>
    <w:rsid w:val="3F7F185A"/>
    <w:rsid w:val="3F8AAF4D"/>
    <w:rsid w:val="3F8DAB67"/>
    <w:rsid w:val="3F998CE4"/>
    <w:rsid w:val="3F9E9528"/>
    <w:rsid w:val="3FA48239"/>
    <w:rsid w:val="3FAA4E0E"/>
    <w:rsid w:val="3FB5A696"/>
    <w:rsid w:val="3FC3132A"/>
    <w:rsid w:val="3FC6B37F"/>
    <w:rsid w:val="3FC8EEE9"/>
    <w:rsid w:val="3FCB3274"/>
    <w:rsid w:val="3FD107A2"/>
    <w:rsid w:val="3FD1732D"/>
    <w:rsid w:val="3FD1D76E"/>
    <w:rsid w:val="3FD45C09"/>
    <w:rsid w:val="3FD6E432"/>
    <w:rsid w:val="3FE667A1"/>
    <w:rsid w:val="3FE763C0"/>
    <w:rsid w:val="3FF6E901"/>
    <w:rsid w:val="4000FE4A"/>
    <w:rsid w:val="40032522"/>
    <w:rsid w:val="400D4E3B"/>
    <w:rsid w:val="40129541"/>
    <w:rsid w:val="401B3A60"/>
    <w:rsid w:val="40204EDF"/>
    <w:rsid w:val="40242FA9"/>
    <w:rsid w:val="402A5628"/>
    <w:rsid w:val="402D9ED8"/>
    <w:rsid w:val="402EA2A4"/>
    <w:rsid w:val="40309E4A"/>
    <w:rsid w:val="40347B9D"/>
    <w:rsid w:val="403C12EB"/>
    <w:rsid w:val="403F6D28"/>
    <w:rsid w:val="403F9F38"/>
    <w:rsid w:val="4040C66C"/>
    <w:rsid w:val="404EA0E4"/>
    <w:rsid w:val="404F0AF8"/>
    <w:rsid w:val="40509602"/>
    <w:rsid w:val="4053A808"/>
    <w:rsid w:val="40595203"/>
    <w:rsid w:val="405C66A9"/>
    <w:rsid w:val="405CB07F"/>
    <w:rsid w:val="4060358B"/>
    <w:rsid w:val="40611CE9"/>
    <w:rsid w:val="40649169"/>
    <w:rsid w:val="40668666"/>
    <w:rsid w:val="406BDC13"/>
    <w:rsid w:val="407221C0"/>
    <w:rsid w:val="408758A6"/>
    <w:rsid w:val="40904148"/>
    <w:rsid w:val="409055C4"/>
    <w:rsid w:val="4091B35B"/>
    <w:rsid w:val="40956309"/>
    <w:rsid w:val="409EDA4F"/>
    <w:rsid w:val="409F1385"/>
    <w:rsid w:val="40A42393"/>
    <w:rsid w:val="40AEFB4D"/>
    <w:rsid w:val="40B033DD"/>
    <w:rsid w:val="40B83B88"/>
    <w:rsid w:val="40BB424D"/>
    <w:rsid w:val="40C76083"/>
    <w:rsid w:val="40CCD8DC"/>
    <w:rsid w:val="40D1B3B1"/>
    <w:rsid w:val="40D5E2FE"/>
    <w:rsid w:val="40DE92CE"/>
    <w:rsid w:val="40EC71C0"/>
    <w:rsid w:val="40EED150"/>
    <w:rsid w:val="40F2EE3D"/>
    <w:rsid w:val="410B96E7"/>
    <w:rsid w:val="410CACD3"/>
    <w:rsid w:val="410F4405"/>
    <w:rsid w:val="41107C3B"/>
    <w:rsid w:val="4110BFB5"/>
    <w:rsid w:val="41178D59"/>
    <w:rsid w:val="4117C715"/>
    <w:rsid w:val="41182472"/>
    <w:rsid w:val="41211D23"/>
    <w:rsid w:val="4122BE54"/>
    <w:rsid w:val="412EF827"/>
    <w:rsid w:val="4138F771"/>
    <w:rsid w:val="413EA351"/>
    <w:rsid w:val="4142C462"/>
    <w:rsid w:val="41579CBD"/>
    <w:rsid w:val="4163095F"/>
    <w:rsid w:val="41650D34"/>
    <w:rsid w:val="4167F4A3"/>
    <w:rsid w:val="416B9304"/>
    <w:rsid w:val="416BC4DA"/>
    <w:rsid w:val="416EE7FA"/>
    <w:rsid w:val="4172B493"/>
    <w:rsid w:val="4172C298"/>
    <w:rsid w:val="41735A10"/>
    <w:rsid w:val="41759B1D"/>
    <w:rsid w:val="417C3663"/>
    <w:rsid w:val="4188D39E"/>
    <w:rsid w:val="41898427"/>
    <w:rsid w:val="418C597E"/>
    <w:rsid w:val="419475CC"/>
    <w:rsid w:val="41A1C7C5"/>
    <w:rsid w:val="41A9CEC7"/>
    <w:rsid w:val="41BE7D75"/>
    <w:rsid w:val="41C044DA"/>
    <w:rsid w:val="41C5FC94"/>
    <w:rsid w:val="41C6C439"/>
    <w:rsid w:val="41C7EBE8"/>
    <w:rsid w:val="41CBFB09"/>
    <w:rsid w:val="41CC1AF8"/>
    <w:rsid w:val="41D6A0EE"/>
    <w:rsid w:val="41D8B950"/>
    <w:rsid w:val="41DED1BD"/>
    <w:rsid w:val="41E49E0B"/>
    <w:rsid w:val="41E54C0F"/>
    <w:rsid w:val="41F9BE4E"/>
    <w:rsid w:val="41FD6B06"/>
    <w:rsid w:val="41FEC304"/>
    <w:rsid w:val="420150AD"/>
    <w:rsid w:val="4209B192"/>
    <w:rsid w:val="4215F342"/>
    <w:rsid w:val="42163028"/>
    <w:rsid w:val="421C9FB4"/>
    <w:rsid w:val="422B6A78"/>
    <w:rsid w:val="4236C972"/>
    <w:rsid w:val="42385919"/>
    <w:rsid w:val="423C5472"/>
    <w:rsid w:val="423D6DAA"/>
    <w:rsid w:val="42404088"/>
    <w:rsid w:val="42412A19"/>
    <w:rsid w:val="42417494"/>
    <w:rsid w:val="4250DCAC"/>
    <w:rsid w:val="4259804F"/>
    <w:rsid w:val="425B162E"/>
    <w:rsid w:val="4261A778"/>
    <w:rsid w:val="426266E1"/>
    <w:rsid w:val="4264F7B9"/>
    <w:rsid w:val="426669B9"/>
    <w:rsid w:val="42735402"/>
    <w:rsid w:val="42736EAE"/>
    <w:rsid w:val="427430FE"/>
    <w:rsid w:val="4278B02A"/>
    <w:rsid w:val="427D1AC5"/>
    <w:rsid w:val="42881016"/>
    <w:rsid w:val="428979FB"/>
    <w:rsid w:val="428AE720"/>
    <w:rsid w:val="42A676FA"/>
    <w:rsid w:val="42ABB33B"/>
    <w:rsid w:val="42ACC13B"/>
    <w:rsid w:val="42AD5C02"/>
    <w:rsid w:val="42B13D5C"/>
    <w:rsid w:val="42B54E2E"/>
    <w:rsid w:val="42B5F7C6"/>
    <w:rsid w:val="42B9C102"/>
    <w:rsid w:val="42BE109E"/>
    <w:rsid w:val="42C5DC42"/>
    <w:rsid w:val="42CCD586"/>
    <w:rsid w:val="42D1CAE9"/>
    <w:rsid w:val="42D31FF6"/>
    <w:rsid w:val="42DA2B0C"/>
    <w:rsid w:val="42DE814D"/>
    <w:rsid w:val="42E19C54"/>
    <w:rsid w:val="42F07EE4"/>
    <w:rsid w:val="42F156D2"/>
    <w:rsid w:val="42F63D0E"/>
    <w:rsid w:val="42F74C87"/>
    <w:rsid w:val="4301D729"/>
    <w:rsid w:val="4306F9C6"/>
    <w:rsid w:val="430DBC59"/>
    <w:rsid w:val="4310DBFD"/>
    <w:rsid w:val="431E49BC"/>
    <w:rsid w:val="43273584"/>
    <w:rsid w:val="432D7CD2"/>
    <w:rsid w:val="432E5236"/>
    <w:rsid w:val="43301B91"/>
    <w:rsid w:val="43368BF6"/>
    <w:rsid w:val="4338B529"/>
    <w:rsid w:val="43408D47"/>
    <w:rsid w:val="434979A0"/>
    <w:rsid w:val="434E26FA"/>
    <w:rsid w:val="435147F8"/>
    <w:rsid w:val="435918D8"/>
    <w:rsid w:val="435C6C30"/>
    <w:rsid w:val="435CD4C7"/>
    <w:rsid w:val="435F7A38"/>
    <w:rsid w:val="435FE260"/>
    <w:rsid w:val="435FF2D3"/>
    <w:rsid w:val="43639571"/>
    <w:rsid w:val="436A51F3"/>
    <w:rsid w:val="436B288B"/>
    <w:rsid w:val="4372C0AD"/>
    <w:rsid w:val="4374FA8A"/>
    <w:rsid w:val="4375E913"/>
    <w:rsid w:val="437A035C"/>
    <w:rsid w:val="43948BF2"/>
    <w:rsid w:val="439A43D2"/>
    <w:rsid w:val="439D97C6"/>
    <w:rsid w:val="43A063D3"/>
    <w:rsid w:val="43A098A6"/>
    <w:rsid w:val="43AE7246"/>
    <w:rsid w:val="43B063D6"/>
    <w:rsid w:val="43B47DAB"/>
    <w:rsid w:val="43B49308"/>
    <w:rsid w:val="43BD5738"/>
    <w:rsid w:val="43C77425"/>
    <w:rsid w:val="43C7A177"/>
    <w:rsid w:val="43D264BA"/>
    <w:rsid w:val="43D63B63"/>
    <w:rsid w:val="43D824D3"/>
    <w:rsid w:val="43DC7BA7"/>
    <w:rsid w:val="43DD9D45"/>
    <w:rsid w:val="43DF574E"/>
    <w:rsid w:val="43E0730B"/>
    <w:rsid w:val="43E0F870"/>
    <w:rsid w:val="43E2D49B"/>
    <w:rsid w:val="43E37A9B"/>
    <w:rsid w:val="43E63ED0"/>
    <w:rsid w:val="43EFBF8E"/>
    <w:rsid w:val="43F2777B"/>
    <w:rsid w:val="43FDE98C"/>
    <w:rsid w:val="43FEB3A9"/>
    <w:rsid w:val="43FFE226"/>
    <w:rsid w:val="4404ED58"/>
    <w:rsid w:val="440CF6F9"/>
    <w:rsid w:val="4410D538"/>
    <w:rsid w:val="44127F77"/>
    <w:rsid w:val="4413519B"/>
    <w:rsid w:val="4417C152"/>
    <w:rsid w:val="441961C2"/>
    <w:rsid w:val="441A5911"/>
    <w:rsid w:val="441B8478"/>
    <w:rsid w:val="44235F2A"/>
    <w:rsid w:val="4423E077"/>
    <w:rsid w:val="442F14DA"/>
    <w:rsid w:val="44318D05"/>
    <w:rsid w:val="4442DBC7"/>
    <w:rsid w:val="4445C342"/>
    <w:rsid w:val="4448CA30"/>
    <w:rsid w:val="44502066"/>
    <w:rsid w:val="4450A9AF"/>
    <w:rsid w:val="44618F0E"/>
    <w:rsid w:val="44735AC4"/>
    <w:rsid w:val="447384E9"/>
    <w:rsid w:val="44742E86"/>
    <w:rsid w:val="4477739A"/>
    <w:rsid w:val="448BB904"/>
    <w:rsid w:val="448DFE9E"/>
    <w:rsid w:val="4494CEA1"/>
    <w:rsid w:val="449E2586"/>
    <w:rsid w:val="44AD0627"/>
    <w:rsid w:val="44B1A471"/>
    <w:rsid w:val="44B1AFFA"/>
    <w:rsid w:val="44B20559"/>
    <w:rsid w:val="44B52D5A"/>
    <w:rsid w:val="44B536CB"/>
    <w:rsid w:val="44B629F5"/>
    <w:rsid w:val="44BE49D7"/>
    <w:rsid w:val="44BEFD2F"/>
    <w:rsid w:val="44C4FECB"/>
    <w:rsid w:val="44D2CCBB"/>
    <w:rsid w:val="44D90C09"/>
    <w:rsid w:val="44E1A6F1"/>
    <w:rsid w:val="44E93426"/>
    <w:rsid w:val="44EAD07A"/>
    <w:rsid w:val="44EC6BB2"/>
    <w:rsid w:val="44ED46C3"/>
    <w:rsid w:val="44F4E939"/>
    <w:rsid w:val="44F6B057"/>
    <w:rsid w:val="44FAF9D0"/>
    <w:rsid w:val="45030499"/>
    <w:rsid w:val="4504036F"/>
    <w:rsid w:val="450AE989"/>
    <w:rsid w:val="450C1623"/>
    <w:rsid w:val="450C8D3D"/>
    <w:rsid w:val="451B6B31"/>
    <w:rsid w:val="451E921B"/>
    <w:rsid w:val="4536B813"/>
    <w:rsid w:val="4536DE7C"/>
    <w:rsid w:val="453D9E32"/>
    <w:rsid w:val="453E8E26"/>
    <w:rsid w:val="453E9495"/>
    <w:rsid w:val="453F071E"/>
    <w:rsid w:val="454414A7"/>
    <w:rsid w:val="4544F225"/>
    <w:rsid w:val="455F52DD"/>
    <w:rsid w:val="4561B0EF"/>
    <w:rsid w:val="456BFB5A"/>
    <w:rsid w:val="456E2703"/>
    <w:rsid w:val="4571392F"/>
    <w:rsid w:val="45726792"/>
    <w:rsid w:val="457284A8"/>
    <w:rsid w:val="45750E6C"/>
    <w:rsid w:val="457D1D46"/>
    <w:rsid w:val="457EB3D0"/>
    <w:rsid w:val="45802C3C"/>
    <w:rsid w:val="45815930"/>
    <w:rsid w:val="45859653"/>
    <w:rsid w:val="458770E9"/>
    <w:rsid w:val="45915C03"/>
    <w:rsid w:val="45A18080"/>
    <w:rsid w:val="45A2052E"/>
    <w:rsid w:val="45B565A7"/>
    <w:rsid w:val="45B75767"/>
    <w:rsid w:val="45BADF49"/>
    <w:rsid w:val="45BD9A4C"/>
    <w:rsid w:val="45BE3F16"/>
    <w:rsid w:val="45C74274"/>
    <w:rsid w:val="45CADA0F"/>
    <w:rsid w:val="45D052BE"/>
    <w:rsid w:val="45D18C1C"/>
    <w:rsid w:val="45D7011B"/>
    <w:rsid w:val="45D83C1C"/>
    <w:rsid w:val="45DB7CA2"/>
    <w:rsid w:val="45E0CEDF"/>
    <w:rsid w:val="45E49A91"/>
    <w:rsid w:val="45E4E1C9"/>
    <w:rsid w:val="45EE18CC"/>
    <w:rsid w:val="45EF0212"/>
    <w:rsid w:val="45F8957B"/>
    <w:rsid w:val="45FB5F85"/>
    <w:rsid w:val="460981A7"/>
    <w:rsid w:val="460E8B17"/>
    <w:rsid w:val="461F37DD"/>
    <w:rsid w:val="4632A168"/>
    <w:rsid w:val="4635904C"/>
    <w:rsid w:val="46608128"/>
    <w:rsid w:val="46634460"/>
    <w:rsid w:val="46668DDD"/>
    <w:rsid w:val="4668059A"/>
    <w:rsid w:val="4671EB5E"/>
    <w:rsid w:val="467710D1"/>
    <w:rsid w:val="467807F2"/>
    <w:rsid w:val="467DA963"/>
    <w:rsid w:val="467E6FA4"/>
    <w:rsid w:val="46842188"/>
    <w:rsid w:val="4684D348"/>
    <w:rsid w:val="46882EF0"/>
    <w:rsid w:val="468EC66F"/>
    <w:rsid w:val="4691443B"/>
    <w:rsid w:val="469F9519"/>
    <w:rsid w:val="46A1F2B5"/>
    <w:rsid w:val="46B3DC07"/>
    <w:rsid w:val="46B5B2FE"/>
    <w:rsid w:val="46BC1484"/>
    <w:rsid w:val="46BD83F3"/>
    <w:rsid w:val="46C3EAB4"/>
    <w:rsid w:val="46CB51B2"/>
    <w:rsid w:val="46DFA423"/>
    <w:rsid w:val="46E1D14D"/>
    <w:rsid w:val="46EC5333"/>
    <w:rsid w:val="46EFD5BB"/>
    <w:rsid w:val="46F2B162"/>
    <w:rsid w:val="46F42261"/>
    <w:rsid w:val="46FD6BA8"/>
    <w:rsid w:val="46FDB693"/>
    <w:rsid w:val="4703688E"/>
    <w:rsid w:val="47075761"/>
    <w:rsid w:val="47098CAA"/>
    <w:rsid w:val="4716BAA7"/>
    <w:rsid w:val="471713ED"/>
    <w:rsid w:val="471D2A92"/>
    <w:rsid w:val="471FE480"/>
    <w:rsid w:val="472A183D"/>
    <w:rsid w:val="47304F42"/>
    <w:rsid w:val="47406775"/>
    <w:rsid w:val="474C1F32"/>
    <w:rsid w:val="4756EC39"/>
    <w:rsid w:val="475B9DBB"/>
    <w:rsid w:val="4767B127"/>
    <w:rsid w:val="476E1058"/>
    <w:rsid w:val="476FE100"/>
    <w:rsid w:val="476FEC5D"/>
    <w:rsid w:val="4771A2F0"/>
    <w:rsid w:val="477389E6"/>
    <w:rsid w:val="47751BB1"/>
    <w:rsid w:val="47762A59"/>
    <w:rsid w:val="4778636A"/>
    <w:rsid w:val="4786CEDD"/>
    <w:rsid w:val="478E1E2D"/>
    <w:rsid w:val="4795F95D"/>
    <w:rsid w:val="47993798"/>
    <w:rsid w:val="47A6C078"/>
    <w:rsid w:val="47A7EB7C"/>
    <w:rsid w:val="47AD1D2A"/>
    <w:rsid w:val="47AF64CF"/>
    <w:rsid w:val="47B1B6DA"/>
    <w:rsid w:val="47B26DDE"/>
    <w:rsid w:val="47B77E71"/>
    <w:rsid w:val="47C404B0"/>
    <w:rsid w:val="47C4B590"/>
    <w:rsid w:val="47CBA0D3"/>
    <w:rsid w:val="47CDA31E"/>
    <w:rsid w:val="47D515E2"/>
    <w:rsid w:val="47D70B56"/>
    <w:rsid w:val="47DAAD0E"/>
    <w:rsid w:val="47DFECFB"/>
    <w:rsid w:val="47E3D847"/>
    <w:rsid w:val="47E44D20"/>
    <w:rsid w:val="47E668C2"/>
    <w:rsid w:val="47E79726"/>
    <w:rsid w:val="47EA7045"/>
    <w:rsid w:val="47F95FAF"/>
    <w:rsid w:val="480273E8"/>
    <w:rsid w:val="48078C08"/>
    <w:rsid w:val="4807D94B"/>
    <w:rsid w:val="4812811C"/>
    <w:rsid w:val="4815FF8B"/>
    <w:rsid w:val="48165E67"/>
    <w:rsid w:val="48170159"/>
    <w:rsid w:val="48185A0F"/>
    <w:rsid w:val="4830626E"/>
    <w:rsid w:val="4830B808"/>
    <w:rsid w:val="4830F105"/>
    <w:rsid w:val="4834D64A"/>
    <w:rsid w:val="48353E16"/>
    <w:rsid w:val="483B6536"/>
    <w:rsid w:val="484705CF"/>
    <w:rsid w:val="484EF408"/>
    <w:rsid w:val="484F3B8F"/>
    <w:rsid w:val="48598D5C"/>
    <w:rsid w:val="485AC5AB"/>
    <w:rsid w:val="48628AF8"/>
    <w:rsid w:val="4863C6F4"/>
    <w:rsid w:val="486594BE"/>
    <w:rsid w:val="486D5A76"/>
    <w:rsid w:val="48714674"/>
    <w:rsid w:val="48781BED"/>
    <w:rsid w:val="488042A1"/>
    <w:rsid w:val="4882BC17"/>
    <w:rsid w:val="48864971"/>
    <w:rsid w:val="48958B64"/>
    <w:rsid w:val="4895E3E2"/>
    <w:rsid w:val="489EB5CD"/>
    <w:rsid w:val="48A05E7C"/>
    <w:rsid w:val="48A43394"/>
    <w:rsid w:val="48ABA332"/>
    <w:rsid w:val="48B45345"/>
    <w:rsid w:val="48B8C580"/>
    <w:rsid w:val="48BA6F5D"/>
    <w:rsid w:val="48BF6139"/>
    <w:rsid w:val="48C5EA8C"/>
    <w:rsid w:val="48D3B0C6"/>
    <w:rsid w:val="48D94796"/>
    <w:rsid w:val="48E2845D"/>
    <w:rsid w:val="48E70DEE"/>
    <w:rsid w:val="48EDA7C6"/>
    <w:rsid w:val="48F031CA"/>
    <w:rsid w:val="48F5131D"/>
    <w:rsid w:val="48FBD425"/>
    <w:rsid w:val="4904358D"/>
    <w:rsid w:val="4907369F"/>
    <w:rsid w:val="490862CD"/>
    <w:rsid w:val="4908FA37"/>
    <w:rsid w:val="490AE1C9"/>
    <w:rsid w:val="490BD3B5"/>
    <w:rsid w:val="4916B6C5"/>
    <w:rsid w:val="49182ADB"/>
    <w:rsid w:val="491D4C1F"/>
    <w:rsid w:val="4932467B"/>
    <w:rsid w:val="4932BA25"/>
    <w:rsid w:val="4932F015"/>
    <w:rsid w:val="49363121"/>
    <w:rsid w:val="49427517"/>
    <w:rsid w:val="494E87AD"/>
    <w:rsid w:val="495DB942"/>
    <w:rsid w:val="4961F91C"/>
    <w:rsid w:val="49637026"/>
    <w:rsid w:val="49650470"/>
    <w:rsid w:val="4965DFFB"/>
    <w:rsid w:val="496A2AA7"/>
    <w:rsid w:val="496D4E67"/>
    <w:rsid w:val="497C3AAF"/>
    <w:rsid w:val="4984A2EA"/>
    <w:rsid w:val="498540F4"/>
    <w:rsid w:val="49856C97"/>
    <w:rsid w:val="49865F54"/>
    <w:rsid w:val="49891B79"/>
    <w:rsid w:val="498A73C9"/>
    <w:rsid w:val="498EC4C8"/>
    <w:rsid w:val="49931CCC"/>
    <w:rsid w:val="49A6D37E"/>
    <w:rsid w:val="49A81F1A"/>
    <w:rsid w:val="49B2F54B"/>
    <w:rsid w:val="49B39006"/>
    <w:rsid w:val="49BEC6C4"/>
    <w:rsid w:val="49C2F31C"/>
    <w:rsid w:val="49C35CB2"/>
    <w:rsid w:val="49CC65A9"/>
    <w:rsid w:val="49CF5B01"/>
    <w:rsid w:val="49D76541"/>
    <w:rsid w:val="49D98992"/>
    <w:rsid w:val="49DDB52A"/>
    <w:rsid w:val="49DFCB22"/>
    <w:rsid w:val="49E095D8"/>
    <w:rsid w:val="49E421AD"/>
    <w:rsid w:val="49F1AE21"/>
    <w:rsid w:val="49F40617"/>
    <w:rsid w:val="49F7804C"/>
    <w:rsid w:val="4A10A174"/>
    <w:rsid w:val="4A1F326B"/>
    <w:rsid w:val="4A23568F"/>
    <w:rsid w:val="4A2570ED"/>
    <w:rsid w:val="4A280621"/>
    <w:rsid w:val="4A2BC323"/>
    <w:rsid w:val="4A2ED0E0"/>
    <w:rsid w:val="4A2FB16D"/>
    <w:rsid w:val="4A3284A8"/>
    <w:rsid w:val="4A32E286"/>
    <w:rsid w:val="4A33A02A"/>
    <w:rsid w:val="4A40C0B2"/>
    <w:rsid w:val="4A4443B9"/>
    <w:rsid w:val="4A57E8A7"/>
    <w:rsid w:val="4A5C5B74"/>
    <w:rsid w:val="4A61B8FF"/>
    <w:rsid w:val="4A646BBE"/>
    <w:rsid w:val="4A6556B2"/>
    <w:rsid w:val="4A689A5F"/>
    <w:rsid w:val="4A6FB9BA"/>
    <w:rsid w:val="4A6FCAA6"/>
    <w:rsid w:val="4A7774FF"/>
    <w:rsid w:val="4A7A4777"/>
    <w:rsid w:val="4A7F5559"/>
    <w:rsid w:val="4A88B121"/>
    <w:rsid w:val="4A9149E1"/>
    <w:rsid w:val="4A971D71"/>
    <w:rsid w:val="4A9950D0"/>
    <w:rsid w:val="4AA6840A"/>
    <w:rsid w:val="4AAA723E"/>
    <w:rsid w:val="4AABAF1A"/>
    <w:rsid w:val="4AAFCAAA"/>
    <w:rsid w:val="4AB7B10E"/>
    <w:rsid w:val="4ABE8084"/>
    <w:rsid w:val="4ACB2E10"/>
    <w:rsid w:val="4AD7D034"/>
    <w:rsid w:val="4ADBEDC9"/>
    <w:rsid w:val="4ADD18CF"/>
    <w:rsid w:val="4ADDE2D1"/>
    <w:rsid w:val="4ADEF30A"/>
    <w:rsid w:val="4AE1FDF8"/>
    <w:rsid w:val="4AE5D361"/>
    <w:rsid w:val="4AF7E18F"/>
    <w:rsid w:val="4B0EFB6A"/>
    <w:rsid w:val="4B19D941"/>
    <w:rsid w:val="4B1C1636"/>
    <w:rsid w:val="4B1C6103"/>
    <w:rsid w:val="4B2242FC"/>
    <w:rsid w:val="4B228665"/>
    <w:rsid w:val="4B282BE5"/>
    <w:rsid w:val="4B2928D0"/>
    <w:rsid w:val="4B331017"/>
    <w:rsid w:val="4B3C0A96"/>
    <w:rsid w:val="4B411A70"/>
    <w:rsid w:val="4B44B6A8"/>
    <w:rsid w:val="4B45A561"/>
    <w:rsid w:val="4B4B81F1"/>
    <w:rsid w:val="4B4C3AF0"/>
    <w:rsid w:val="4B4EFE45"/>
    <w:rsid w:val="4B4F6067"/>
    <w:rsid w:val="4B525161"/>
    <w:rsid w:val="4B549605"/>
    <w:rsid w:val="4B588ECA"/>
    <w:rsid w:val="4B5A5532"/>
    <w:rsid w:val="4B5B952B"/>
    <w:rsid w:val="4B623792"/>
    <w:rsid w:val="4B6A8E0A"/>
    <w:rsid w:val="4B6DF283"/>
    <w:rsid w:val="4B71A64B"/>
    <w:rsid w:val="4B732D77"/>
    <w:rsid w:val="4B7EDA15"/>
    <w:rsid w:val="4B8877BF"/>
    <w:rsid w:val="4B8D0A4B"/>
    <w:rsid w:val="4B968B22"/>
    <w:rsid w:val="4B9AD200"/>
    <w:rsid w:val="4BA090BF"/>
    <w:rsid w:val="4BA59A7D"/>
    <w:rsid w:val="4BA82411"/>
    <w:rsid w:val="4BAAF96E"/>
    <w:rsid w:val="4BAE13FC"/>
    <w:rsid w:val="4BAE5F52"/>
    <w:rsid w:val="4BBC2023"/>
    <w:rsid w:val="4BBC986C"/>
    <w:rsid w:val="4BCAB544"/>
    <w:rsid w:val="4BD01F27"/>
    <w:rsid w:val="4BE1A916"/>
    <w:rsid w:val="4BEC2F9B"/>
    <w:rsid w:val="4BF73B04"/>
    <w:rsid w:val="4BFC3DF6"/>
    <w:rsid w:val="4BFEC6D6"/>
    <w:rsid w:val="4BFED6CB"/>
    <w:rsid w:val="4BFFB26D"/>
    <w:rsid w:val="4BFFF5C5"/>
    <w:rsid w:val="4C0059FF"/>
    <w:rsid w:val="4C045AF4"/>
    <w:rsid w:val="4C0A4440"/>
    <w:rsid w:val="4C0C060E"/>
    <w:rsid w:val="4C0E7E0B"/>
    <w:rsid w:val="4C1330B1"/>
    <w:rsid w:val="4C24A943"/>
    <w:rsid w:val="4C2BDFB1"/>
    <w:rsid w:val="4C34C956"/>
    <w:rsid w:val="4C35EBE7"/>
    <w:rsid w:val="4C45DC87"/>
    <w:rsid w:val="4C4627E0"/>
    <w:rsid w:val="4C47E93A"/>
    <w:rsid w:val="4C4E2389"/>
    <w:rsid w:val="4C5168B9"/>
    <w:rsid w:val="4C530612"/>
    <w:rsid w:val="4C543A37"/>
    <w:rsid w:val="4C692647"/>
    <w:rsid w:val="4C6A180A"/>
    <w:rsid w:val="4C6ABDFE"/>
    <w:rsid w:val="4C719561"/>
    <w:rsid w:val="4C7BA33A"/>
    <w:rsid w:val="4C842F03"/>
    <w:rsid w:val="4C8EC70E"/>
    <w:rsid w:val="4CA7044C"/>
    <w:rsid w:val="4CAE18DA"/>
    <w:rsid w:val="4CB085E7"/>
    <w:rsid w:val="4CB4030D"/>
    <w:rsid w:val="4CB91E72"/>
    <w:rsid w:val="4CB9714E"/>
    <w:rsid w:val="4CBC461A"/>
    <w:rsid w:val="4CC41536"/>
    <w:rsid w:val="4CCA7E3F"/>
    <w:rsid w:val="4CCDDA8A"/>
    <w:rsid w:val="4CCE8B77"/>
    <w:rsid w:val="4CD19143"/>
    <w:rsid w:val="4CD2FE52"/>
    <w:rsid w:val="4CDD3B4A"/>
    <w:rsid w:val="4D154520"/>
    <w:rsid w:val="4D21D18D"/>
    <w:rsid w:val="4D23DF48"/>
    <w:rsid w:val="4D287FEA"/>
    <w:rsid w:val="4D33BEA7"/>
    <w:rsid w:val="4D355A0B"/>
    <w:rsid w:val="4D369599"/>
    <w:rsid w:val="4D3743FA"/>
    <w:rsid w:val="4D3D3E46"/>
    <w:rsid w:val="4D415BCD"/>
    <w:rsid w:val="4D42425F"/>
    <w:rsid w:val="4D57BC48"/>
    <w:rsid w:val="4D59FD3C"/>
    <w:rsid w:val="4D650B8C"/>
    <w:rsid w:val="4D6583FE"/>
    <w:rsid w:val="4D65E45D"/>
    <w:rsid w:val="4D7121DA"/>
    <w:rsid w:val="4D72E04E"/>
    <w:rsid w:val="4D766F4C"/>
    <w:rsid w:val="4D7F69FD"/>
    <w:rsid w:val="4D810F90"/>
    <w:rsid w:val="4D899568"/>
    <w:rsid w:val="4D8DD994"/>
    <w:rsid w:val="4D9648F2"/>
    <w:rsid w:val="4D981E07"/>
    <w:rsid w:val="4D9A9D47"/>
    <w:rsid w:val="4D9BC626"/>
    <w:rsid w:val="4D9CE109"/>
    <w:rsid w:val="4DA39A41"/>
    <w:rsid w:val="4DA3A825"/>
    <w:rsid w:val="4DA42BFE"/>
    <w:rsid w:val="4DA6C46C"/>
    <w:rsid w:val="4DAFAD89"/>
    <w:rsid w:val="4DB00760"/>
    <w:rsid w:val="4DBF2C0F"/>
    <w:rsid w:val="4DC8EAA3"/>
    <w:rsid w:val="4DCD4D4D"/>
    <w:rsid w:val="4DDCB30D"/>
    <w:rsid w:val="4DDE140A"/>
    <w:rsid w:val="4DDEDD6F"/>
    <w:rsid w:val="4DE25912"/>
    <w:rsid w:val="4DE30F1F"/>
    <w:rsid w:val="4DE34ED0"/>
    <w:rsid w:val="4DEF07F2"/>
    <w:rsid w:val="4DF1F92C"/>
    <w:rsid w:val="4DF3DE39"/>
    <w:rsid w:val="4E02667B"/>
    <w:rsid w:val="4E04D650"/>
    <w:rsid w:val="4E0619C0"/>
    <w:rsid w:val="4E09080C"/>
    <w:rsid w:val="4E0BC891"/>
    <w:rsid w:val="4E0DF1CB"/>
    <w:rsid w:val="4E0FDEFE"/>
    <w:rsid w:val="4E1145FF"/>
    <w:rsid w:val="4E1DCC8F"/>
    <w:rsid w:val="4E296314"/>
    <w:rsid w:val="4E3557A7"/>
    <w:rsid w:val="4E416E1C"/>
    <w:rsid w:val="4E42A437"/>
    <w:rsid w:val="4E4BE685"/>
    <w:rsid w:val="4E527A55"/>
    <w:rsid w:val="4E5A6C81"/>
    <w:rsid w:val="4E6530A2"/>
    <w:rsid w:val="4E691A95"/>
    <w:rsid w:val="4E6D5FE8"/>
    <w:rsid w:val="4E73E344"/>
    <w:rsid w:val="4E7C03EA"/>
    <w:rsid w:val="4E7D7123"/>
    <w:rsid w:val="4E87A433"/>
    <w:rsid w:val="4E89B6A0"/>
    <w:rsid w:val="4E9044D5"/>
    <w:rsid w:val="4E99FAE7"/>
    <w:rsid w:val="4E9E419F"/>
    <w:rsid w:val="4EA13D29"/>
    <w:rsid w:val="4EA3ED31"/>
    <w:rsid w:val="4EA5C134"/>
    <w:rsid w:val="4EBC98D9"/>
    <w:rsid w:val="4EC26122"/>
    <w:rsid w:val="4ECF8F08"/>
    <w:rsid w:val="4EDF9070"/>
    <w:rsid w:val="4EEE7600"/>
    <w:rsid w:val="4EEEB8AC"/>
    <w:rsid w:val="4EF0C454"/>
    <w:rsid w:val="4EF946B7"/>
    <w:rsid w:val="4EFD2137"/>
    <w:rsid w:val="4F0163FB"/>
    <w:rsid w:val="4F034A2A"/>
    <w:rsid w:val="4F080F01"/>
    <w:rsid w:val="4F08E300"/>
    <w:rsid w:val="4F1805FB"/>
    <w:rsid w:val="4F1B563A"/>
    <w:rsid w:val="4F1DF20C"/>
    <w:rsid w:val="4F1E0D77"/>
    <w:rsid w:val="4F244BE2"/>
    <w:rsid w:val="4F32D1C7"/>
    <w:rsid w:val="4F386ECA"/>
    <w:rsid w:val="4F3E7C45"/>
    <w:rsid w:val="4F44D5A4"/>
    <w:rsid w:val="4F4F9F21"/>
    <w:rsid w:val="4F4FA9A0"/>
    <w:rsid w:val="4F5040AB"/>
    <w:rsid w:val="4F672822"/>
    <w:rsid w:val="4F6BACF7"/>
    <w:rsid w:val="4F6CB0F5"/>
    <w:rsid w:val="4F6E972D"/>
    <w:rsid w:val="4F767823"/>
    <w:rsid w:val="4F78A880"/>
    <w:rsid w:val="4F7A338C"/>
    <w:rsid w:val="4F7ADADC"/>
    <w:rsid w:val="4F86F33B"/>
    <w:rsid w:val="4F871B50"/>
    <w:rsid w:val="4F896990"/>
    <w:rsid w:val="4F980186"/>
    <w:rsid w:val="4F9CB900"/>
    <w:rsid w:val="4FA47F2D"/>
    <w:rsid w:val="4FB3485C"/>
    <w:rsid w:val="4FB9C88E"/>
    <w:rsid w:val="4FBBF1C5"/>
    <w:rsid w:val="4FC3BFDA"/>
    <w:rsid w:val="4FC47B83"/>
    <w:rsid w:val="4FC52665"/>
    <w:rsid w:val="4FCE48B7"/>
    <w:rsid w:val="4FCF96A6"/>
    <w:rsid w:val="4FD83784"/>
    <w:rsid w:val="4FDC72A2"/>
    <w:rsid w:val="4FDF017A"/>
    <w:rsid w:val="4FDF1C73"/>
    <w:rsid w:val="4FE6E4B1"/>
    <w:rsid w:val="4FE95A06"/>
    <w:rsid w:val="4FEEF684"/>
    <w:rsid w:val="4FF0D742"/>
    <w:rsid w:val="4FF23537"/>
    <w:rsid w:val="4FF2F0F1"/>
    <w:rsid w:val="4FF37891"/>
    <w:rsid w:val="4FF4F582"/>
    <w:rsid w:val="4FF8FD51"/>
    <w:rsid w:val="4FF931AF"/>
    <w:rsid w:val="5000D6B4"/>
    <w:rsid w:val="50077BD6"/>
    <w:rsid w:val="5007FD69"/>
    <w:rsid w:val="500E6193"/>
    <w:rsid w:val="5018AD24"/>
    <w:rsid w:val="501CBCE7"/>
    <w:rsid w:val="501EE577"/>
    <w:rsid w:val="50351D3D"/>
    <w:rsid w:val="504F0CA6"/>
    <w:rsid w:val="50522EFF"/>
    <w:rsid w:val="5056ABEE"/>
    <w:rsid w:val="5058DA67"/>
    <w:rsid w:val="505A7DAB"/>
    <w:rsid w:val="505FA1EA"/>
    <w:rsid w:val="5060AE3F"/>
    <w:rsid w:val="5062F271"/>
    <w:rsid w:val="50638C3C"/>
    <w:rsid w:val="506482CA"/>
    <w:rsid w:val="5069AD2D"/>
    <w:rsid w:val="506AD6B6"/>
    <w:rsid w:val="506B5F69"/>
    <w:rsid w:val="506FA17A"/>
    <w:rsid w:val="508E73EF"/>
    <w:rsid w:val="508F2635"/>
    <w:rsid w:val="5095114A"/>
    <w:rsid w:val="50971F45"/>
    <w:rsid w:val="509DC288"/>
    <w:rsid w:val="50A0B34B"/>
    <w:rsid w:val="50A0F5C7"/>
    <w:rsid w:val="50A14A40"/>
    <w:rsid w:val="50AE9E75"/>
    <w:rsid w:val="50B76B15"/>
    <w:rsid w:val="50BB5CBC"/>
    <w:rsid w:val="50BD26D4"/>
    <w:rsid w:val="50C32F3E"/>
    <w:rsid w:val="50C7D414"/>
    <w:rsid w:val="50C7D81A"/>
    <w:rsid w:val="50CC7B4C"/>
    <w:rsid w:val="50D1FD23"/>
    <w:rsid w:val="50DAC4BD"/>
    <w:rsid w:val="50DBF55C"/>
    <w:rsid w:val="50EF72FD"/>
    <w:rsid w:val="50F6720F"/>
    <w:rsid w:val="50FB64CD"/>
    <w:rsid w:val="5100ECD4"/>
    <w:rsid w:val="5105C7EC"/>
    <w:rsid w:val="51075AE7"/>
    <w:rsid w:val="510D0914"/>
    <w:rsid w:val="510F0A7E"/>
    <w:rsid w:val="51172EA4"/>
    <w:rsid w:val="5119CE93"/>
    <w:rsid w:val="5120CBB2"/>
    <w:rsid w:val="512C0DF7"/>
    <w:rsid w:val="512EAC36"/>
    <w:rsid w:val="51316F6A"/>
    <w:rsid w:val="5131DAD2"/>
    <w:rsid w:val="51344F07"/>
    <w:rsid w:val="513DC0D5"/>
    <w:rsid w:val="51404F8E"/>
    <w:rsid w:val="5144EAF8"/>
    <w:rsid w:val="514944E0"/>
    <w:rsid w:val="514A9A26"/>
    <w:rsid w:val="514C09E6"/>
    <w:rsid w:val="514ED1D3"/>
    <w:rsid w:val="5158599E"/>
    <w:rsid w:val="51665B61"/>
    <w:rsid w:val="5169C124"/>
    <w:rsid w:val="516BE203"/>
    <w:rsid w:val="517D0DFE"/>
    <w:rsid w:val="517E9D1C"/>
    <w:rsid w:val="5186981B"/>
    <w:rsid w:val="51885E6D"/>
    <w:rsid w:val="518CB756"/>
    <w:rsid w:val="5190C5E3"/>
    <w:rsid w:val="5191FF6B"/>
    <w:rsid w:val="519AD2CC"/>
    <w:rsid w:val="51A2A0FA"/>
    <w:rsid w:val="51A4B55C"/>
    <w:rsid w:val="51A5AFCA"/>
    <w:rsid w:val="51A7E137"/>
    <w:rsid w:val="51AEF2EF"/>
    <w:rsid w:val="51AF34D0"/>
    <w:rsid w:val="51B1C677"/>
    <w:rsid w:val="51BAF5CA"/>
    <w:rsid w:val="51C29A61"/>
    <w:rsid w:val="51CEA9A0"/>
    <w:rsid w:val="51D0E7AC"/>
    <w:rsid w:val="51D0ED9E"/>
    <w:rsid w:val="51D45F2E"/>
    <w:rsid w:val="51E305F2"/>
    <w:rsid w:val="51EBFA6F"/>
    <w:rsid w:val="51ECC241"/>
    <w:rsid w:val="51EE24D4"/>
    <w:rsid w:val="51F2EADB"/>
    <w:rsid w:val="51F689A0"/>
    <w:rsid w:val="51F99EED"/>
    <w:rsid w:val="51F99F8C"/>
    <w:rsid w:val="51FD2B61"/>
    <w:rsid w:val="52041AAD"/>
    <w:rsid w:val="520A2ED0"/>
    <w:rsid w:val="5210D895"/>
    <w:rsid w:val="5212E7B0"/>
    <w:rsid w:val="52199463"/>
    <w:rsid w:val="52266B1F"/>
    <w:rsid w:val="522EC3FF"/>
    <w:rsid w:val="523382C6"/>
    <w:rsid w:val="523A0CD9"/>
    <w:rsid w:val="523E9543"/>
    <w:rsid w:val="52416C2D"/>
    <w:rsid w:val="5250D8B2"/>
    <w:rsid w:val="5250EA9A"/>
    <w:rsid w:val="5257111C"/>
    <w:rsid w:val="5257403A"/>
    <w:rsid w:val="525846ED"/>
    <w:rsid w:val="5265D896"/>
    <w:rsid w:val="52662031"/>
    <w:rsid w:val="5271A698"/>
    <w:rsid w:val="527EB3A4"/>
    <w:rsid w:val="527F03C8"/>
    <w:rsid w:val="5285DAEC"/>
    <w:rsid w:val="5286A06C"/>
    <w:rsid w:val="528CDE25"/>
    <w:rsid w:val="528D405D"/>
    <w:rsid w:val="5294B14A"/>
    <w:rsid w:val="529ED9B3"/>
    <w:rsid w:val="52A058BF"/>
    <w:rsid w:val="52A1984D"/>
    <w:rsid w:val="52A7F627"/>
    <w:rsid w:val="52AACBDF"/>
    <w:rsid w:val="52B382B3"/>
    <w:rsid w:val="52B45CBD"/>
    <w:rsid w:val="52BBFC9A"/>
    <w:rsid w:val="52BC4002"/>
    <w:rsid w:val="52BD744A"/>
    <w:rsid w:val="52BFD8FC"/>
    <w:rsid w:val="52C9018E"/>
    <w:rsid w:val="52CA33CA"/>
    <w:rsid w:val="52CC208B"/>
    <w:rsid w:val="52CFB080"/>
    <w:rsid w:val="52D9963E"/>
    <w:rsid w:val="52DA9547"/>
    <w:rsid w:val="52E77A00"/>
    <w:rsid w:val="52EAD11B"/>
    <w:rsid w:val="52EED229"/>
    <w:rsid w:val="52F13DB2"/>
    <w:rsid w:val="52FBE8E2"/>
    <w:rsid w:val="52FC495B"/>
    <w:rsid w:val="52FF10E1"/>
    <w:rsid w:val="52FF7C50"/>
    <w:rsid w:val="53085A2E"/>
    <w:rsid w:val="530C325D"/>
    <w:rsid w:val="530CE733"/>
    <w:rsid w:val="5311EDF3"/>
    <w:rsid w:val="5316D2AC"/>
    <w:rsid w:val="531BD14B"/>
    <w:rsid w:val="531D5A83"/>
    <w:rsid w:val="531E3B34"/>
    <w:rsid w:val="5322BE85"/>
    <w:rsid w:val="5326D561"/>
    <w:rsid w:val="532DCFCC"/>
    <w:rsid w:val="5338564E"/>
    <w:rsid w:val="533D0880"/>
    <w:rsid w:val="5343B198"/>
    <w:rsid w:val="5343D407"/>
    <w:rsid w:val="534AAB23"/>
    <w:rsid w:val="5351AAB6"/>
    <w:rsid w:val="535ABB0B"/>
    <w:rsid w:val="5360CDC5"/>
    <w:rsid w:val="536157A3"/>
    <w:rsid w:val="5361FB49"/>
    <w:rsid w:val="536D3715"/>
    <w:rsid w:val="5374455D"/>
    <w:rsid w:val="537DA035"/>
    <w:rsid w:val="537FFAD2"/>
    <w:rsid w:val="53893525"/>
    <w:rsid w:val="538D2726"/>
    <w:rsid w:val="538DD112"/>
    <w:rsid w:val="539009FC"/>
    <w:rsid w:val="53966177"/>
    <w:rsid w:val="53968AB1"/>
    <w:rsid w:val="5399232F"/>
    <w:rsid w:val="539C4A5D"/>
    <w:rsid w:val="53A051D0"/>
    <w:rsid w:val="53A9F2C8"/>
    <w:rsid w:val="53ACF3F1"/>
    <w:rsid w:val="53AF89DF"/>
    <w:rsid w:val="53B60921"/>
    <w:rsid w:val="53C18247"/>
    <w:rsid w:val="53C3CF96"/>
    <w:rsid w:val="53CA4A8F"/>
    <w:rsid w:val="53CCE152"/>
    <w:rsid w:val="53CD5E36"/>
    <w:rsid w:val="53CDAA6A"/>
    <w:rsid w:val="53D24780"/>
    <w:rsid w:val="53D348E6"/>
    <w:rsid w:val="53D3F7A4"/>
    <w:rsid w:val="53E1384B"/>
    <w:rsid w:val="53E2C1F3"/>
    <w:rsid w:val="53ECBAFB"/>
    <w:rsid w:val="53EDBC46"/>
    <w:rsid w:val="53EE502E"/>
    <w:rsid w:val="53F5C332"/>
    <w:rsid w:val="53FB0474"/>
    <w:rsid w:val="54018BEB"/>
    <w:rsid w:val="5402B10C"/>
    <w:rsid w:val="5417CE0A"/>
    <w:rsid w:val="5421EE8A"/>
    <w:rsid w:val="54231C71"/>
    <w:rsid w:val="54243007"/>
    <w:rsid w:val="5427A450"/>
    <w:rsid w:val="544C8ECB"/>
    <w:rsid w:val="5458AF4C"/>
    <w:rsid w:val="545B1E5F"/>
    <w:rsid w:val="545FD90E"/>
    <w:rsid w:val="546652ED"/>
    <w:rsid w:val="547BFE15"/>
    <w:rsid w:val="547E3FF7"/>
    <w:rsid w:val="54816134"/>
    <w:rsid w:val="548496C0"/>
    <w:rsid w:val="5489D9FC"/>
    <w:rsid w:val="548B0232"/>
    <w:rsid w:val="548B1352"/>
    <w:rsid w:val="548E46DA"/>
    <w:rsid w:val="5499E391"/>
    <w:rsid w:val="54A5FFB6"/>
    <w:rsid w:val="54AAAFD9"/>
    <w:rsid w:val="54ACE8F8"/>
    <w:rsid w:val="54AF8DA6"/>
    <w:rsid w:val="54B11739"/>
    <w:rsid w:val="54B2CCD4"/>
    <w:rsid w:val="54B2FAE7"/>
    <w:rsid w:val="54B32548"/>
    <w:rsid w:val="54B3EC5A"/>
    <w:rsid w:val="54BC4D95"/>
    <w:rsid w:val="54C75591"/>
    <w:rsid w:val="54CB2396"/>
    <w:rsid w:val="54D7FD86"/>
    <w:rsid w:val="54DC7933"/>
    <w:rsid w:val="54DE3F9B"/>
    <w:rsid w:val="54E12A13"/>
    <w:rsid w:val="54F65595"/>
    <w:rsid w:val="54FD3B69"/>
    <w:rsid w:val="5505A5C3"/>
    <w:rsid w:val="550A63C5"/>
    <w:rsid w:val="550DBDE2"/>
    <w:rsid w:val="55116B82"/>
    <w:rsid w:val="5525B18A"/>
    <w:rsid w:val="5528C7C2"/>
    <w:rsid w:val="552DF588"/>
    <w:rsid w:val="553B858A"/>
    <w:rsid w:val="55406BF0"/>
    <w:rsid w:val="55451777"/>
    <w:rsid w:val="5546C5CF"/>
    <w:rsid w:val="5548C452"/>
    <w:rsid w:val="55522FB7"/>
    <w:rsid w:val="5552764D"/>
    <w:rsid w:val="55530B6B"/>
    <w:rsid w:val="555ABD72"/>
    <w:rsid w:val="556674A3"/>
    <w:rsid w:val="5567D1FF"/>
    <w:rsid w:val="55684C4E"/>
    <w:rsid w:val="556CB8BF"/>
    <w:rsid w:val="556E17E1"/>
    <w:rsid w:val="55755276"/>
    <w:rsid w:val="557747E6"/>
    <w:rsid w:val="557A753D"/>
    <w:rsid w:val="558C841A"/>
    <w:rsid w:val="558EFD8C"/>
    <w:rsid w:val="5597C6DB"/>
    <w:rsid w:val="55A3A34B"/>
    <w:rsid w:val="55A3DFC1"/>
    <w:rsid w:val="55AE1023"/>
    <w:rsid w:val="55AF2502"/>
    <w:rsid w:val="55B354B3"/>
    <w:rsid w:val="55B76B48"/>
    <w:rsid w:val="55B7DAEB"/>
    <w:rsid w:val="55BA0E07"/>
    <w:rsid w:val="55BF00B6"/>
    <w:rsid w:val="55C010B2"/>
    <w:rsid w:val="55C83094"/>
    <w:rsid w:val="55CB62E2"/>
    <w:rsid w:val="55D1D32A"/>
    <w:rsid w:val="55D5AA73"/>
    <w:rsid w:val="55D72858"/>
    <w:rsid w:val="55DB1424"/>
    <w:rsid w:val="55E600D3"/>
    <w:rsid w:val="55EC4245"/>
    <w:rsid w:val="55F37F8A"/>
    <w:rsid w:val="560796BB"/>
    <w:rsid w:val="560811A6"/>
    <w:rsid w:val="560D99E8"/>
    <w:rsid w:val="560E06D5"/>
    <w:rsid w:val="5610B187"/>
    <w:rsid w:val="5619B48E"/>
    <w:rsid w:val="561F1815"/>
    <w:rsid w:val="5621AB4B"/>
    <w:rsid w:val="56250BF7"/>
    <w:rsid w:val="562571CD"/>
    <w:rsid w:val="56287BCE"/>
    <w:rsid w:val="562C65AF"/>
    <w:rsid w:val="5634995F"/>
    <w:rsid w:val="56393C5A"/>
    <w:rsid w:val="5642CC5B"/>
    <w:rsid w:val="564394CA"/>
    <w:rsid w:val="5643F971"/>
    <w:rsid w:val="564538BE"/>
    <w:rsid w:val="5656E349"/>
    <w:rsid w:val="565A6B7A"/>
    <w:rsid w:val="568B9006"/>
    <w:rsid w:val="568BFE6B"/>
    <w:rsid w:val="56A23EE9"/>
    <w:rsid w:val="56A3C18A"/>
    <w:rsid w:val="56A704A2"/>
    <w:rsid w:val="56A97E06"/>
    <w:rsid w:val="56AAAD8F"/>
    <w:rsid w:val="56AB3FAE"/>
    <w:rsid w:val="56B2393A"/>
    <w:rsid w:val="56B314F3"/>
    <w:rsid w:val="56C03364"/>
    <w:rsid w:val="56C334D0"/>
    <w:rsid w:val="56CA5F6A"/>
    <w:rsid w:val="56CB2C7E"/>
    <w:rsid w:val="56CF5798"/>
    <w:rsid w:val="56D1B374"/>
    <w:rsid w:val="56D25901"/>
    <w:rsid w:val="56DF87C8"/>
    <w:rsid w:val="56EAB59C"/>
    <w:rsid w:val="56FD028E"/>
    <w:rsid w:val="5702FA45"/>
    <w:rsid w:val="57036B61"/>
    <w:rsid w:val="57040FB9"/>
    <w:rsid w:val="570F202B"/>
    <w:rsid w:val="57129F16"/>
    <w:rsid w:val="57143C92"/>
    <w:rsid w:val="5715C9AE"/>
    <w:rsid w:val="571C0841"/>
    <w:rsid w:val="5721392C"/>
    <w:rsid w:val="57226C21"/>
    <w:rsid w:val="5722CA15"/>
    <w:rsid w:val="57252F4F"/>
    <w:rsid w:val="5728CB93"/>
    <w:rsid w:val="572EB97A"/>
    <w:rsid w:val="57316370"/>
    <w:rsid w:val="5743C3BF"/>
    <w:rsid w:val="574E4DAE"/>
    <w:rsid w:val="575733CD"/>
    <w:rsid w:val="575B0736"/>
    <w:rsid w:val="575EA73E"/>
    <w:rsid w:val="5760B259"/>
    <w:rsid w:val="5779BD61"/>
    <w:rsid w:val="577EC7F4"/>
    <w:rsid w:val="579444AC"/>
    <w:rsid w:val="57993E46"/>
    <w:rsid w:val="579A3D24"/>
    <w:rsid w:val="579F28C8"/>
    <w:rsid w:val="57A2D0C6"/>
    <w:rsid w:val="57A3BF44"/>
    <w:rsid w:val="57AA1DE5"/>
    <w:rsid w:val="57AB23E9"/>
    <w:rsid w:val="57ACF21E"/>
    <w:rsid w:val="57B41DA5"/>
    <w:rsid w:val="57B488D0"/>
    <w:rsid w:val="57BD6F1D"/>
    <w:rsid w:val="57C02800"/>
    <w:rsid w:val="57CD9501"/>
    <w:rsid w:val="57D7509B"/>
    <w:rsid w:val="57D8A922"/>
    <w:rsid w:val="57DE961D"/>
    <w:rsid w:val="57DF41DD"/>
    <w:rsid w:val="57E69D5D"/>
    <w:rsid w:val="57E755A6"/>
    <w:rsid w:val="57E8B89D"/>
    <w:rsid w:val="57EEA7C4"/>
    <w:rsid w:val="57EF5E1A"/>
    <w:rsid w:val="57F031E4"/>
    <w:rsid w:val="57F5A5A5"/>
    <w:rsid w:val="57FBF044"/>
    <w:rsid w:val="57FF71AB"/>
    <w:rsid w:val="58016AE4"/>
    <w:rsid w:val="58019D2D"/>
    <w:rsid w:val="580279C3"/>
    <w:rsid w:val="580ED163"/>
    <w:rsid w:val="580EE60C"/>
    <w:rsid w:val="58112C7D"/>
    <w:rsid w:val="5813133E"/>
    <w:rsid w:val="58144CC6"/>
    <w:rsid w:val="5815EBA2"/>
    <w:rsid w:val="581F87A9"/>
    <w:rsid w:val="5821FB4C"/>
    <w:rsid w:val="58334894"/>
    <w:rsid w:val="5837461C"/>
    <w:rsid w:val="583D9D2A"/>
    <w:rsid w:val="5840875C"/>
    <w:rsid w:val="58414A48"/>
    <w:rsid w:val="58424050"/>
    <w:rsid w:val="5847B43E"/>
    <w:rsid w:val="5851B4B4"/>
    <w:rsid w:val="58529503"/>
    <w:rsid w:val="5854CE26"/>
    <w:rsid w:val="5856C2F7"/>
    <w:rsid w:val="585A1E8B"/>
    <w:rsid w:val="58727EDA"/>
    <w:rsid w:val="5875EFAB"/>
    <w:rsid w:val="587B00A2"/>
    <w:rsid w:val="5882BB15"/>
    <w:rsid w:val="58872490"/>
    <w:rsid w:val="589A4179"/>
    <w:rsid w:val="58A16FA8"/>
    <w:rsid w:val="58B056CC"/>
    <w:rsid w:val="58B614AE"/>
    <w:rsid w:val="58B6EE4B"/>
    <w:rsid w:val="58B79CA1"/>
    <w:rsid w:val="58B7A6B6"/>
    <w:rsid w:val="58B8A690"/>
    <w:rsid w:val="58C073A4"/>
    <w:rsid w:val="58D2632D"/>
    <w:rsid w:val="58D8C147"/>
    <w:rsid w:val="58DD0090"/>
    <w:rsid w:val="58DF9420"/>
    <w:rsid w:val="59032CBB"/>
    <w:rsid w:val="59101232"/>
    <w:rsid w:val="5910A117"/>
    <w:rsid w:val="5916B1FE"/>
    <w:rsid w:val="59194614"/>
    <w:rsid w:val="591A0CB7"/>
    <w:rsid w:val="591A47DB"/>
    <w:rsid w:val="59209BB3"/>
    <w:rsid w:val="5920FB60"/>
    <w:rsid w:val="592B1372"/>
    <w:rsid w:val="592B1CDF"/>
    <w:rsid w:val="59368145"/>
    <w:rsid w:val="5937FB1D"/>
    <w:rsid w:val="593B206D"/>
    <w:rsid w:val="594D387E"/>
    <w:rsid w:val="59526D93"/>
    <w:rsid w:val="595E4948"/>
    <w:rsid w:val="5961EBC6"/>
    <w:rsid w:val="596B2B4E"/>
    <w:rsid w:val="596CB085"/>
    <w:rsid w:val="597068C2"/>
    <w:rsid w:val="59737C69"/>
    <w:rsid w:val="597695AE"/>
    <w:rsid w:val="59775398"/>
    <w:rsid w:val="59788288"/>
    <w:rsid w:val="5981AA70"/>
    <w:rsid w:val="59863DF7"/>
    <w:rsid w:val="598E457E"/>
    <w:rsid w:val="598F675F"/>
    <w:rsid w:val="5994B802"/>
    <w:rsid w:val="5995B752"/>
    <w:rsid w:val="5999BABE"/>
    <w:rsid w:val="599B420C"/>
    <w:rsid w:val="59A363C9"/>
    <w:rsid w:val="59A513AC"/>
    <w:rsid w:val="59A52A7B"/>
    <w:rsid w:val="59A87CE1"/>
    <w:rsid w:val="59AA76D0"/>
    <w:rsid w:val="59AAD63F"/>
    <w:rsid w:val="59ACBF78"/>
    <w:rsid w:val="59B587C1"/>
    <w:rsid w:val="59B97D15"/>
    <w:rsid w:val="59BBB30F"/>
    <w:rsid w:val="59BBE5E0"/>
    <w:rsid w:val="59CD7700"/>
    <w:rsid w:val="59D95CA2"/>
    <w:rsid w:val="59DB72AE"/>
    <w:rsid w:val="59DE234D"/>
    <w:rsid w:val="59E91CA2"/>
    <w:rsid w:val="59ED29FD"/>
    <w:rsid w:val="59F3DCDE"/>
    <w:rsid w:val="59FBE19B"/>
    <w:rsid w:val="5A09761B"/>
    <w:rsid w:val="5A0BA629"/>
    <w:rsid w:val="5A102261"/>
    <w:rsid w:val="5A11A756"/>
    <w:rsid w:val="5A1B34F6"/>
    <w:rsid w:val="5A1DD323"/>
    <w:rsid w:val="5A203F1C"/>
    <w:rsid w:val="5A251C22"/>
    <w:rsid w:val="5A29C463"/>
    <w:rsid w:val="5A2B8117"/>
    <w:rsid w:val="5A2BBAA6"/>
    <w:rsid w:val="5A355635"/>
    <w:rsid w:val="5A45C815"/>
    <w:rsid w:val="5A5FDB65"/>
    <w:rsid w:val="5A64A00F"/>
    <w:rsid w:val="5A68D932"/>
    <w:rsid w:val="5A68DB19"/>
    <w:rsid w:val="5A6D630D"/>
    <w:rsid w:val="5A6E5D18"/>
    <w:rsid w:val="5A704DFA"/>
    <w:rsid w:val="5A7B6481"/>
    <w:rsid w:val="5A7E65AB"/>
    <w:rsid w:val="5A7F552E"/>
    <w:rsid w:val="5A8B860A"/>
    <w:rsid w:val="5A92A7F8"/>
    <w:rsid w:val="5A94A54B"/>
    <w:rsid w:val="5A97A799"/>
    <w:rsid w:val="5A98664F"/>
    <w:rsid w:val="5AA54A7F"/>
    <w:rsid w:val="5AA681C5"/>
    <w:rsid w:val="5AB952FE"/>
    <w:rsid w:val="5AB9984D"/>
    <w:rsid w:val="5ABACE3A"/>
    <w:rsid w:val="5AC12F69"/>
    <w:rsid w:val="5AC30DBE"/>
    <w:rsid w:val="5ACC4A2B"/>
    <w:rsid w:val="5AD2A4E1"/>
    <w:rsid w:val="5AD5AA56"/>
    <w:rsid w:val="5AE12D56"/>
    <w:rsid w:val="5AE28B65"/>
    <w:rsid w:val="5AF4CD88"/>
    <w:rsid w:val="5AFA9F2C"/>
    <w:rsid w:val="5AFD97AA"/>
    <w:rsid w:val="5B00D1CE"/>
    <w:rsid w:val="5B0336A1"/>
    <w:rsid w:val="5B06D226"/>
    <w:rsid w:val="5B088DED"/>
    <w:rsid w:val="5B14343F"/>
    <w:rsid w:val="5B15D312"/>
    <w:rsid w:val="5B177D79"/>
    <w:rsid w:val="5B276D3A"/>
    <w:rsid w:val="5B37126D"/>
    <w:rsid w:val="5B38680C"/>
    <w:rsid w:val="5B437CC9"/>
    <w:rsid w:val="5B49FBAC"/>
    <w:rsid w:val="5B4B8A73"/>
    <w:rsid w:val="5B4E0DC6"/>
    <w:rsid w:val="5B50C6AF"/>
    <w:rsid w:val="5B511E7C"/>
    <w:rsid w:val="5B5264D0"/>
    <w:rsid w:val="5B52CD56"/>
    <w:rsid w:val="5B64E314"/>
    <w:rsid w:val="5B694761"/>
    <w:rsid w:val="5B6D23E8"/>
    <w:rsid w:val="5B798282"/>
    <w:rsid w:val="5B7C83FF"/>
    <w:rsid w:val="5B881926"/>
    <w:rsid w:val="5B8DC3AB"/>
    <w:rsid w:val="5B938205"/>
    <w:rsid w:val="5B9F13F2"/>
    <w:rsid w:val="5BA75781"/>
    <w:rsid w:val="5BB3A284"/>
    <w:rsid w:val="5BB589AA"/>
    <w:rsid w:val="5BBCE053"/>
    <w:rsid w:val="5BBF93F2"/>
    <w:rsid w:val="5BC2776E"/>
    <w:rsid w:val="5BC65DBB"/>
    <w:rsid w:val="5BC8F5B2"/>
    <w:rsid w:val="5BC93E0C"/>
    <w:rsid w:val="5BD6879E"/>
    <w:rsid w:val="5BD7A783"/>
    <w:rsid w:val="5BD7C9BF"/>
    <w:rsid w:val="5BD86BB1"/>
    <w:rsid w:val="5BE442F9"/>
    <w:rsid w:val="5BE505F8"/>
    <w:rsid w:val="5BE75BB6"/>
    <w:rsid w:val="5BF062BE"/>
    <w:rsid w:val="5BF57944"/>
    <w:rsid w:val="5C02AD74"/>
    <w:rsid w:val="5C0680B8"/>
    <w:rsid w:val="5C08D59B"/>
    <w:rsid w:val="5C0E5148"/>
    <w:rsid w:val="5C1072E9"/>
    <w:rsid w:val="5C1536AF"/>
    <w:rsid w:val="5C160165"/>
    <w:rsid w:val="5C1993B2"/>
    <w:rsid w:val="5C1DD483"/>
    <w:rsid w:val="5C276663"/>
    <w:rsid w:val="5C31EE78"/>
    <w:rsid w:val="5C34DE2B"/>
    <w:rsid w:val="5C4164FC"/>
    <w:rsid w:val="5C4ED86D"/>
    <w:rsid w:val="5C56F194"/>
    <w:rsid w:val="5C5FDB46"/>
    <w:rsid w:val="5C67EB12"/>
    <w:rsid w:val="5C683977"/>
    <w:rsid w:val="5C754171"/>
    <w:rsid w:val="5C7AD163"/>
    <w:rsid w:val="5C831565"/>
    <w:rsid w:val="5C85C8ED"/>
    <w:rsid w:val="5C8A236A"/>
    <w:rsid w:val="5C8D6F38"/>
    <w:rsid w:val="5C8EBC8D"/>
    <w:rsid w:val="5C960116"/>
    <w:rsid w:val="5C9ACEB1"/>
    <w:rsid w:val="5C9EE873"/>
    <w:rsid w:val="5CA92A16"/>
    <w:rsid w:val="5CB148EF"/>
    <w:rsid w:val="5CB521EB"/>
    <w:rsid w:val="5CB9730F"/>
    <w:rsid w:val="5CBACFC1"/>
    <w:rsid w:val="5CBDD494"/>
    <w:rsid w:val="5CBEC486"/>
    <w:rsid w:val="5CC35712"/>
    <w:rsid w:val="5CC8D410"/>
    <w:rsid w:val="5CDA1EB0"/>
    <w:rsid w:val="5CDA406D"/>
    <w:rsid w:val="5CE30A6B"/>
    <w:rsid w:val="5CF27068"/>
    <w:rsid w:val="5CF89786"/>
    <w:rsid w:val="5CF8A10C"/>
    <w:rsid w:val="5CFB55FA"/>
    <w:rsid w:val="5D07E38F"/>
    <w:rsid w:val="5D1143F3"/>
    <w:rsid w:val="5D22530C"/>
    <w:rsid w:val="5D22A5E0"/>
    <w:rsid w:val="5D3B65D4"/>
    <w:rsid w:val="5D42A85C"/>
    <w:rsid w:val="5D43E769"/>
    <w:rsid w:val="5D4814DB"/>
    <w:rsid w:val="5D4AFE60"/>
    <w:rsid w:val="5D4B106B"/>
    <w:rsid w:val="5D53CE9A"/>
    <w:rsid w:val="5D54AD79"/>
    <w:rsid w:val="5D54D6B9"/>
    <w:rsid w:val="5D562804"/>
    <w:rsid w:val="5D58F8AC"/>
    <w:rsid w:val="5D631D33"/>
    <w:rsid w:val="5D6C1C21"/>
    <w:rsid w:val="5D6EF8AE"/>
    <w:rsid w:val="5D791268"/>
    <w:rsid w:val="5D793DD3"/>
    <w:rsid w:val="5D7D5126"/>
    <w:rsid w:val="5D7E36CA"/>
    <w:rsid w:val="5D8719FD"/>
    <w:rsid w:val="5D895D82"/>
    <w:rsid w:val="5D8A6807"/>
    <w:rsid w:val="5D9597F6"/>
    <w:rsid w:val="5D9BA7DD"/>
    <w:rsid w:val="5D9E31E1"/>
    <w:rsid w:val="5DA52C32"/>
    <w:rsid w:val="5DC25558"/>
    <w:rsid w:val="5DCB8BE0"/>
    <w:rsid w:val="5DCC08CE"/>
    <w:rsid w:val="5DCDBED9"/>
    <w:rsid w:val="5DCE4809"/>
    <w:rsid w:val="5DD27637"/>
    <w:rsid w:val="5DD59E84"/>
    <w:rsid w:val="5DD7321B"/>
    <w:rsid w:val="5DE1B031"/>
    <w:rsid w:val="5DE25C6C"/>
    <w:rsid w:val="5DE69DC7"/>
    <w:rsid w:val="5DF2408A"/>
    <w:rsid w:val="5DFE4737"/>
    <w:rsid w:val="5E066719"/>
    <w:rsid w:val="5E0719AF"/>
    <w:rsid w:val="5E09FBD7"/>
    <w:rsid w:val="5E10CE2D"/>
    <w:rsid w:val="5E14F334"/>
    <w:rsid w:val="5E191F19"/>
    <w:rsid w:val="5E1FEA65"/>
    <w:rsid w:val="5E219708"/>
    <w:rsid w:val="5E29D48A"/>
    <w:rsid w:val="5E2A23D7"/>
    <w:rsid w:val="5E2D8246"/>
    <w:rsid w:val="5E2FEF94"/>
    <w:rsid w:val="5E3046FC"/>
    <w:rsid w:val="5E330BFA"/>
    <w:rsid w:val="5E3CDA6E"/>
    <w:rsid w:val="5E43DC42"/>
    <w:rsid w:val="5E447834"/>
    <w:rsid w:val="5E4972C3"/>
    <w:rsid w:val="5E49E91C"/>
    <w:rsid w:val="5E4DD39B"/>
    <w:rsid w:val="5E51BB78"/>
    <w:rsid w:val="5E610934"/>
    <w:rsid w:val="5E638574"/>
    <w:rsid w:val="5E6875BF"/>
    <w:rsid w:val="5E6C6198"/>
    <w:rsid w:val="5E6C84FC"/>
    <w:rsid w:val="5E6F9C32"/>
    <w:rsid w:val="5E7A464E"/>
    <w:rsid w:val="5E849A33"/>
    <w:rsid w:val="5E8B7A8C"/>
    <w:rsid w:val="5E92F4F7"/>
    <w:rsid w:val="5E99A2E7"/>
    <w:rsid w:val="5EA25747"/>
    <w:rsid w:val="5EA5BD2D"/>
    <w:rsid w:val="5EA6A0A4"/>
    <w:rsid w:val="5EA6C509"/>
    <w:rsid w:val="5EA78BA7"/>
    <w:rsid w:val="5EAD9F7F"/>
    <w:rsid w:val="5EB11043"/>
    <w:rsid w:val="5EB3B906"/>
    <w:rsid w:val="5EB809CB"/>
    <w:rsid w:val="5EBB4CD3"/>
    <w:rsid w:val="5EC63400"/>
    <w:rsid w:val="5ECEA930"/>
    <w:rsid w:val="5ECF191D"/>
    <w:rsid w:val="5ED9F5C9"/>
    <w:rsid w:val="5EE64F03"/>
    <w:rsid w:val="5EF3A7D6"/>
    <w:rsid w:val="5EFE6597"/>
    <w:rsid w:val="5F00DECE"/>
    <w:rsid w:val="5F11B98D"/>
    <w:rsid w:val="5F1333BF"/>
    <w:rsid w:val="5F1374C6"/>
    <w:rsid w:val="5F150E34"/>
    <w:rsid w:val="5F1E093B"/>
    <w:rsid w:val="5F1EE8D5"/>
    <w:rsid w:val="5F1F7668"/>
    <w:rsid w:val="5F1F9242"/>
    <w:rsid w:val="5F2227D6"/>
    <w:rsid w:val="5F297DCC"/>
    <w:rsid w:val="5F33EDE5"/>
    <w:rsid w:val="5F435AA0"/>
    <w:rsid w:val="5F4D514A"/>
    <w:rsid w:val="5F5D4BC2"/>
    <w:rsid w:val="5F61FACA"/>
    <w:rsid w:val="5F6205E8"/>
    <w:rsid w:val="5F64575B"/>
    <w:rsid w:val="5F697992"/>
    <w:rsid w:val="5F6AA1C7"/>
    <w:rsid w:val="5F746BD8"/>
    <w:rsid w:val="5F782713"/>
    <w:rsid w:val="5F78A81E"/>
    <w:rsid w:val="5F78BE2D"/>
    <w:rsid w:val="5F79D70E"/>
    <w:rsid w:val="5F7B1175"/>
    <w:rsid w:val="5F7C2DEF"/>
    <w:rsid w:val="5F863E27"/>
    <w:rsid w:val="5F8C86D1"/>
    <w:rsid w:val="5F8EE6B4"/>
    <w:rsid w:val="5F93D001"/>
    <w:rsid w:val="5F95CB8F"/>
    <w:rsid w:val="5FA0C385"/>
    <w:rsid w:val="5FA3FAA5"/>
    <w:rsid w:val="5FA6965B"/>
    <w:rsid w:val="5FA6D490"/>
    <w:rsid w:val="5FA705B3"/>
    <w:rsid w:val="5FB26116"/>
    <w:rsid w:val="5FC096BE"/>
    <w:rsid w:val="5FC0AA74"/>
    <w:rsid w:val="5FC0C00F"/>
    <w:rsid w:val="5FC16E8C"/>
    <w:rsid w:val="5FC1A7DA"/>
    <w:rsid w:val="5FC4DE24"/>
    <w:rsid w:val="5FCA640C"/>
    <w:rsid w:val="5FCAE150"/>
    <w:rsid w:val="5FCB57F4"/>
    <w:rsid w:val="5FCD4756"/>
    <w:rsid w:val="5FDE7F48"/>
    <w:rsid w:val="5FDF2E95"/>
    <w:rsid w:val="5FE29140"/>
    <w:rsid w:val="5FE3C1F1"/>
    <w:rsid w:val="5FE90845"/>
    <w:rsid w:val="60014E06"/>
    <w:rsid w:val="60080FFA"/>
    <w:rsid w:val="600B503A"/>
    <w:rsid w:val="600CE61A"/>
    <w:rsid w:val="600D7055"/>
    <w:rsid w:val="6016EDEC"/>
    <w:rsid w:val="601BBD5E"/>
    <w:rsid w:val="601DDB07"/>
    <w:rsid w:val="602D2F29"/>
    <w:rsid w:val="602DA797"/>
    <w:rsid w:val="603224B0"/>
    <w:rsid w:val="6032D703"/>
    <w:rsid w:val="6032E0B1"/>
    <w:rsid w:val="603EF3B0"/>
    <w:rsid w:val="6044B9B1"/>
    <w:rsid w:val="60456513"/>
    <w:rsid w:val="60461FC6"/>
    <w:rsid w:val="60489854"/>
    <w:rsid w:val="605D5B49"/>
    <w:rsid w:val="6077A889"/>
    <w:rsid w:val="6082603B"/>
    <w:rsid w:val="608D1A57"/>
    <w:rsid w:val="608E996B"/>
    <w:rsid w:val="608F9BF7"/>
    <w:rsid w:val="6096646E"/>
    <w:rsid w:val="60B82188"/>
    <w:rsid w:val="60BA032C"/>
    <w:rsid w:val="60BACD9F"/>
    <w:rsid w:val="60BE8048"/>
    <w:rsid w:val="60C50C0D"/>
    <w:rsid w:val="60C935EE"/>
    <w:rsid w:val="60CE09E9"/>
    <w:rsid w:val="60D3C265"/>
    <w:rsid w:val="60DA3C5F"/>
    <w:rsid w:val="60DD4BFF"/>
    <w:rsid w:val="60E85B55"/>
    <w:rsid w:val="60EC9596"/>
    <w:rsid w:val="60F4D118"/>
    <w:rsid w:val="60F6F684"/>
    <w:rsid w:val="60F7BD1F"/>
    <w:rsid w:val="60FD8F73"/>
    <w:rsid w:val="610549F3"/>
    <w:rsid w:val="610A8B8C"/>
    <w:rsid w:val="612E1B92"/>
    <w:rsid w:val="6136728F"/>
    <w:rsid w:val="6136F8A0"/>
    <w:rsid w:val="613E75E4"/>
    <w:rsid w:val="6140EBDB"/>
    <w:rsid w:val="614CAA23"/>
    <w:rsid w:val="6150898C"/>
    <w:rsid w:val="6153C37C"/>
    <w:rsid w:val="6160C481"/>
    <w:rsid w:val="61610D61"/>
    <w:rsid w:val="6164E372"/>
    <w:rsid w:val="6166F194"/>
    <w:rsid w:val="61684FCF"/>
    <w:rsid w:val="616B382E"/>
    <w:rsid w:val="61757779"/>
    <w:rsid w:val="6175B009"/>
    <w:rsid w:val="617849F0"/>
    <w:rsid w:val="617A3C3C"/>
    <w:rsid w:val="618045D2"/>
    <w:rsid w:val="6187E5E2"/>
    <w:rsid w:val="618FD14B"/>
    <w:rsid w:val="619008EC"/>
    <w:rsid w:val="6191D4D7"/>
    <w:rsid w:val="619383C7"/>
    <w:rsid w:val="6193D143"/>
    <w:rsid w:val="6195F8A0"/>
    <w:rsid w:val="6199F615"/>
    <w:rsid w:val="619CFFC9"/>
    <w:rsid w:val="61A7778A"/>
    <w:rsid w:val="61ADC61F"/>
    <w:rsid w:val="61C88211"/>
    <w:rsid w:val="61C9E163"/>
    <w:rsid w:val="61CB7131"/>
    <w:rsid w:val="61D948E2"/>
    <w:rsid w:val="61DC3D79"/>
    <w:rsid w:val="61DE65CB"/>
    <w:rsid w:val="61DE68F8"/>
    <w:rsid w:val="61E36619"/>
    <w:rsid w:val="61F560BE"/>
    <w:rsid w:val="61FA8FDA"/>
    <w:rsid w:val="620A613F"/>
    <w:rsid w:val="620B2AFC"/>
    <w:rsid w:val="620E51AC"/>
    <w:rsid w:val="620F5D60"/>
    <w:rsid w:val="62100D2D"/>
    <w:rsid w:val="6214A48D"/>
    <w:rsid w:val="62180B98"/>
    <w:rsid w:val="621929AD"/>
    <w:rsid w:val="621FA02F"/>
    <w:rsid w:val="622436E3"/>
    <w:rsid w:val="622E92FB"/>
    <w:rsid w:val="62359D9B"/>
    <w:rsid w:val="623928BD"/>
    <w:rsid w:val="623C5EF9"/>
    <w:rsid w:val="623F835F"/>
    <w:rsid w:val="6245568A"/>
    <w:rsid w:val="62460A21"/>
    <w:rsid w:val="62461C76"/>
    <w:rsid w:val="6250FAEC"/>
    <w:rsid w:val="62538AA2"/>
    <w:rsid w:val="625A76CA"/>
    <w:rsid w:val="627C3573"/>
    <w:rsid w:val="62832632"/>
    <w:rsid w:val="6290FA60"/>
    <w:rsid w:val="62964178"/>
    <w:rsid w:val="629E616F"/>
    <w:rsid w:val="62A31A5F"/>
    <w:rsid w:val="62A4E53F"/>
    <w:rsid w:val="62AA7C6D"/>
    <w:rsid w:val="62AF56A6"/>
    <w:rsid w:val="62B66C14"/>
    <w:rsid w:val="62BAE2A9"/>
    <w:rsid w:val="62BDE2C0"/>
    <w:rsid w:val="62C3DF71"/>
    <w:rsid w:val="62C92312"/>
    <w:rsid w:val="62DDA667"/>
    <w:rsid w:val="62ED8D02"/>
    <w:rsid w:val="62EFA36F"/>
    <w:rsid w:val="62F3462A"/>
    <w:rsid w:val="62F8C1B9"/>
    <w:rsid w:val="62FA159C"/>
    <w:rsid w:val="630036C4"/>
    <w:rsid w:val="63033F3B"/>
    <w:rsid w:val="630A6D61"/>
    <w:rsid w:val="63190F0B"/>
    <w:rsid w:val="631D8E03"/>
    <w:rsid w:val="631DA03B"/>
    <w:rsid w:val="631EED37"/>
    <w:rsid w:val="6320A9BA"/>
    <w:rsid w:val="63299E21"/>
    <w:rsid w:val="6331044C"/>
    <w:rsid w:val="633AD1A2"/>
    <w:rsid w:val="633E96C1"/>
    <w:rsid w:val="633FB0BC"/>
    <w:rsid w:val="6349CDC0"/>
    <w:rsid w:val="634AA0A0"/>
    <w:rsid w:val="634F74E5"/>
    <w:rsid w:val="635018A6"/>
    <w:rsid w:val="6354C9C6"/>
    <w:rsid w:val="635CAB8C"/>
    <w:rsid w:val="635F79A4"/>
    <w:rsid w:val="635FF5A9"/>
    <w:rsid w:val="636282A9"/>
    <w:rsid w:val="63651C48"/>
    <w:rsid w:val="636861E2"/>
    <w:rsid w:val="63686ED2"/>
    <w:rsid w:val="636B6676"/>
    <w:rsid w:val="636C37E5"/>
    <w:rsid w:val="637628F4"/>
    <w:rsid w:val="63903FBA"/>
    <w:rsid w:val="639C3831"/>
    <w:rsid w:val="63A11787"/>
    <w:rsid w:val="63A1DE3A"/>
    <w:rsid w:val="63BBBB78"/>
    <w:rsid w:val="63BC21A6"/>
    <w:rsid w:val="63C37617"/>
    <w:rsid w:val="63C419A8"/>
    <w:rsid w:val="63C49695"/>
    <w:rsid w:val="63C86BC4"/>
    <w:rsid w:val="63CA54A4"/>
    <w:rsid w:val="63CA954D"/>
    <w:rsid w:val="63CAFDA4"/>
    <w:rsid w:val="63D051B5"/>
    <w:rsid w:val="63DE80C4"/>
    <w:rsid w:val="63E3937F"/>
    <w:rsid w:val="63EC46EE"/>
    <w:rsid w:val="63EC948C"/>
    <w:rsid w:val="63F1A3EE"/>
    <w:rsid w:val="63F3FC04"/>
    <w:rsid w:val="63F6A7D9"/>
    <w:rsid w:val="63F9351B"/>
    <w:rsid w:val="6403E6A1"/>
    <w:rsid w:val="6404D97A"/>
    <w:rsid w:val="641C9B94"/>
    <w:rsid w:val="6420BAF7"/>
    <w:rsid w:val="64274500"/>
    <w:rsid w:val="642D25D9"/>
    <w:rsid w:val="642ED051"/>
    <w:rsid w:val="642FB3BA"/>
    <w:rsid w:val="642FFBD4"/>
    <w:rsid w:val="643C3988"/>
    <w:rsid w:val="6446EE42"/>
    <w:rsid w:val="64521773"/>
    <w:rsid w:val="645395C1"/>
    <w:rsid w:val="645B6423"/>
    <w:rsid w:val="645C6899"/>
    <w:rsid w:val="645EE1AE"/>
    <w:rsid w:val="6461D31C"/>
    <w:rsid w:val="64634E5A"/>
    <w:rsid w:val="6467383D"/>
    <w:rsid w:val="6468D80B"/>
    <w:rsid w:val="646DBBB6"/>
    <w:rsid w:val="646E8754"/>
    <w:rsid w:val="646F9969"/>
    <w:rsid w:val="64753A54"/>
    <w:rsid w:val="647C76B7"/>
    <w:rsid w:val="647F67AC"/>
    <w:rsid w:val="6480568D"/>
    <w:rsid w:val="6483718B"/>
    <w:rsid w:val="64844AE5"/>
    <w:rsid w:val="64882A4E"/>
    <w:rsid w:val="648E0072"/>
    <w:rsid w:val="64976A2D"/>
    <w:rsid w:val="6499FFAB"/>
    <w:rsid w:val="649EDFAA"/>
    <w:rsid w:val="64A08809"/>
    <w:rsid w:val="64AB5C6E"/>
    <w:rsid w:val="64AD6B00"/>
    <w:rsid w:val="64B0534C"/>
    <w:rsid w:val="64B2F33B"/>
    <w:rsid w:val="64B76BDB"/>
    <w:rsid w:val="64B7BAB3"/>
    <w:rsid w:val="64C47AB3"/>
    <w:rsid w:val="64C8EFCD"/>
    <w:rsid w:val="64D06167"/>
    <w:rsid w:val="64D4BE00"/>
    <w:rsid w:val="64DAA6FD"/>
    <w:rsid w:val="64DBC510"/>
    <w:rsid w:val="64DCD20C"/>
    <w:rsid w:val="64E566E1"/>
    <w:rsid w:val="64ED2977"/>
    <w:rsid w:val="64F6F4DA"/>
    <w:rsid w:val="650B811A"/>
    <w:rsid w:val="650ED14A"/>
    <w:rsid w:val="6513A800"/>
    <w:rsid w:val="651A15FC"/>
    <w:rsid w:val="651BB213"/>
    <w:rsid w:val="651D2084"/>
    <w:rsid w:val="652EDD18"/>
    <w:rsid w:val="6530C350"/>
    <w:rsid w:val="653B19CC"/>
    <w:rsid w:val="653B6463"/>
    <w:rsid w:val="65428831"/>
    <w:rsid w:val="65458F20"/>
    <w:rsid w:val="654A5875"/>
    <w:rsid w:val="654F9258"/>
    <w:rsid w:val="655A0656"/>
    <w:rsid w:val="655A2FEE"/>
    <w:rsid w:val="6564D61E"/>
    <w:rsid w:val="656CF1E2"/>
    <w:rsid w:val="656EF961"/>
    <w:rsid w:val="6575486A"/>
    <w:rsid w:val="65759DDC"/>
    <w:rsid w:val="65774D07"/>
    <w:rsid w:val="658CA998"/>
    <w:rsid w:val="659645C6"/>
    <w:rsid w:val="65976358"/>
    <w:rsid w:val="65A2EBD1"/>
    <w:rsid w:val="65A390AE"/>
    <w:rsid w:val="65A4DF8D"/>
    <w:rsid w:val="65A64419"/>
    <w:rsid w:val="65B45A18"/>
    <w:rsid w:val="65B810FA"/>
    <w:rsid w:val="65BAC206"/>
    <w:rsid w:val="65BB9E8C"/>
    <w:rsid w:val="65BD668D"/>
    <w:rsid w:val="65C05647"/>
    <w:rsid w:val="65C34AA4"/>
    <w:rsid w:val="65CC2B64"/>
    <w:rsid w:val="65CE481B"/>
    <w:rsid w:val="65D0622E"/>
    <w:rsid w:val="65D2FB9C"/>
    <w:rsid w:val="65D6CFA2"/>
    <w:rsid w:val="65ED0842"/>
    <w:rsid w:val="65EE4296"/>
    <w:rsid w:val="65EF74F0"/>
    <w:rsid w:val="65F7B84F"/>
    <w:rsid w:val="65FB9E12"/>
    <w:rsid w:val="6602F70C"/>
    <w:rsid w:val="660717FB"/>
    <w:rsid w:val="6608951C"/>
    <w:rsid w:val="66164737"/>
    <w:rsid w:val="66179E47"/>
    <w:rsid w:val="661B2DB0"/>
    <w:rsid w:val="661EAD2E"/>
    <w:rsid w:val="66210312"/>
    <w:rsid w:val="662A37E2"/>
    <w:rsid w:val="662D2754"/>
    <w:rsid w:val="66344D61"/>
    <w:rsid w:val="663D2C9B"/>
    <w:rsid w:val="664025C5"/>
    <w:rsid w:val="66487A50"/>
    <w:rsid w:val="664B3CD7"/>
    <w:rsid w:val="664C3204"/>
    <w:rsid w:val="66538B14"/>
    <w:rsid w:val="66580C47"/>
    <w:rsid w:val="66677403"/>
    <w:rsid w:val="66769CDD"/>
    <w:rsid w:val="667AD75E"/>
    <w:rsid w:val="6685F7D9"/>
    <w:rsid w:val="6687CDD4"/>
    <w:rsid w:val="668F0843"/>
    <w:rsid w:val="66903C14"/>
    <w:rsid w:val="6695A290"/>
    <w:rsid w:val="6697279F"/>
    <w:rsid w:val="669E9DF6"/>
    <w:rsid w:val="66ABC657"/>
    <w:rsid w:val="66B0BEC8"/>
    <w:rsid w:val="66C14743"/>
    <w:rsid w:val="66C6377A"/>
    <w:rsid w:val="66C6485E"/>
    <w:rsid w:val="66D0EE6E"/>
    <w:rsid w:val="66DAC738"/>
    <w:rsid w:val="66DD9DB2"/>
    <w:rsid w:val="66DDA83D"/>
    <w:rsid w:val="66E51986"/>
    <w:rsid w:val="66E65CB0"/>
    <w:rsid w:val="66E8504B"/>
    <w:rsid w:val="66EB88A8"/>
    <w:rsid w:val="66F2287A"/>
    <w:rsid w:val="66F8B23D"/>
    <w:rsid w:val="66F917B4"/>
    <w:rsid w:val="670AA255"/>
    <w:rsid w:val="670FE9E1"/>
    <w:rsid w:val="67145548"/>
    <w:rsid w:val="671C9C11"/>
    <w:rsid w:val="671FC3F2"/>
    <w:rsid w:val="67224310"/>
    <w:rsid w:val="67249E38"/>
    <w:rsid w:val="672A59E1"/>
    <w:rsid w:val="67314F4C"/>
    <w:rsid w:val="67329260"/>
    <w:rsid w:val="67377F92"/>
    <w:rsid w:val="673FBFF4"/>
    <w:rsid w:val="67402586"/>
    <w:rsid w:val="6742C02F"/>
    <w:rsid w:val="6745A433"/>
    <w:rsid w:val="6759C80B"/>
    <w:rsid w:val="675E7F7F"/>
    <w:rsid w:val="675F44A9"/>
    <w:rsid w:val="6772EDB8"/>
    <w:rsid w:val="6776F08B"/>
    <w:rsid w:val="677B3077"/>
    <w:rsid w:val="677DC8AE"/>
    <w:rsid w:val="67840797"/>
    <w:rsid w:val="6793A24C"/>
    <w:rsid w:val="679AA05A"/>
    <w:rsid w:val="67A4ADA5"/>
    <w:rsid w:val="67A90B7D"/>
    <w:rsid w:val="67B19441"/>
    <w:rsid w:val="67BE7E44"/>
    <w:rsid w:val="67C739C2"/>
    <w:rsid w:val="67C9B6F6"/>
    <w:rsid w:val="67D40016"/>
    <w:rsid w:val="67D46AC0"/>
    <w:rsid w:val="67D5A247"/>
    <w:rsid w:val="67D67BF4"/>
    <w:rsid w:val="67DFEC85"/>
    <w:rsid w:val="67E044BD"/>
    <w:rsid w:val="67E4F41E"/>
    <w:rsid w:val="67E5CA80"/>
    <w:rsid w:val="67F7E460"/>
    <w:rsid w:val="680B23A2"/>
    <w:rsid w:val="680C5372"/>
    <w:rsid w:val="681246DF"/>
    <w:rsid w:val="681614ED"/>
    <w:rsid w:val="6816A7BF"/>
    <w:rsid w:val="681CFC96"/>
    <w:rsid w:val="681F8415"/>
    <w:rsid w:val="68260D41"/>
    <w:rsid w:val="683978AE"/>
    <w:rsid w:val="683FA942"/>
    <w:rsid w:val="68499F2F"/>
    <w:rsid w:val="6849CCE8"/>
    <w:rsid w:val="6854FBB5"/>
    <w:rsid w:val="68560A25"/>
    <w:rsid w:val="685828A8"/>
    <w:rsid w:val="685DD42B"/>
    <w:rsid w:val="685E4072"/>
    <w:rsid w:val="685F28C7"/>
    <w:rsid w:val="68694239"/>
    <w:rsid w:val="686B389F"/>
    <w:rsid w:val="687D6B3D"/>
    <w:rsid w:val="687F0EBF"/>
    <w:rsid w:val="687FA9A4"/>
    <w:rsid w:val="688356E6"/>
    <w:rsid w:val="68A3FEDA"/>
    <w:rsid w:val="68A8932D"/>
    <w:rsid w:val="68B604AD"/>
    <w:rsid w:val="68B90651"/>
    <w:rsid w:val="68BC62A2"/>
    <w:rsid w:val="68BCB33C"/>
    <w:rsid w:val="68CF3587"/>
    <w:rsid w:val="68D3B9A3"/>
    <w:rsid w:val="68D43470"/>
    <w:rsid w:val="68D7F927"/>
    <w:rsid w:val="68E1CE6F"/>
    <w:rsid w:val="68E85E51"/>
    <w:rsid w:val="68F6F7B2"/>
    <w:rsid w:val="68FAB41C"/>
    <w:rsid w:val="68FD5E49"/>
    <w:rsid w:val="68FE9D56"/>
    <w:rsid w:val="6908153E"/>
    <w:rsid w:val="690CE3F4"/>
    <w:rsid w:val="690E4CE7"/>
    <w:rsid w:val="69113404"/>
    <w:rsid w:val="6912C450"/>
    <w:rsid w:val="69159859"/>
    <w:rsid w:val="691F8076"/>
    <w:rsid w:val="691FF6F3"/>
    <w:rsid w:val="692E04E5"/>
    <w:rsid w:val="6933EB9D"/>
    <w:rsid w:val="693548FB"/>
    <w:rsid w:val="6937CAC3"/>
    <w:rsid w:val="693FD567"/>
    <w:rsid w:val="6946D582"/>
    <w:rsid w:val="694ACFF5"/>
    <w:rsid w:val="695D723C"/>
    <w:rsid w:val="696354E3"/>
    <w:rsid w:val="696909E3"/>
    <w:rsid w:val="6974493D"/>
    <w:rsid w:val="698173FA"/>
    <w:rsid w:val="69826F0D"/>
    <w:rsid w:val="69904C30"/>
    <w:rsid w:val="6995FB65"/>
    <w:rsid w:val="6996E805"/>
    <w:rsid w:val="699B2A3E"/>
    <w:rsid w:val="69A30C64"/>
    <w:rsid w:val="69A35124"/>
    <w:rsid w:val="69AA886E"/>
    <w:rsid w:val="69B03294"/>
    <w:rsid w:val="69BEE468"/>
    <w:rsid w:val="69BFABB3"/>
    <w:rsid w:val="69C01358"/>
    <w:rsid w:val="69C30F2B"/>
    <w:rsid w:val="69C51700"/>
    <w:rsid w:val="69C98022"/>
    <w:rsid w:val="69CED6E9"/>
    <w:rsid w:val="69D0116A"/>
    <w:rsid w:val="69D239DC"/>
    <w:rsid w:val="69D393F6"/>
    <w:rsid w:val="69D8095B"/>
    <w:rsid w:val="69DFFFCB"/>
    <w:rsid w:val="69E6206E"/>
    <w:rsid w:val="69E68D86"/>
    <w:rsid w:val="69E79FD2"/>
    <w:rsid w:val="69E86FD4"/>
    <w:rsid w:val="69E977B0"/>
    <w:rsid w:val="6A019C0A"/>
    <w:rsid w:val="6A070900"/>
    <w:rsid w:val="6A0B9665"/>
    <w:rsid w:val="6A0CB650"/>
    <w:rsid w:val="6A224DEF"/>
    <w:rsid w:val="6A228391"/>
    <w:rsid w:val="6A2976CD"/>
    <w:rsid w:val="6A37C45A"/>
    <w:rsid w:val="6A41E855"/>
    <w:rsid w:val="6A4BE0C1"/>
    <w:rsid w:val="6A4C1392"/>
    <w:rsid w:val="6A51E0C8"/>
    <w:rsid w:val="6A543D39"/>
    <w:rsid w:val="6A64ED91"/>
    <w:rsid w:val="6A6E16C9"/>
    <w:rsid w:val="6A7911DA"/>
    <w:rsid w:val="6A7D01FA"/>
    <w:rsid w:val="6A8016C9"/>
    <w:rsid w:val="6A82505F"/>
    <w:rsid w:val="6A88D8CE"/>
    <w:rsid w:val="6A8A3067"/>
    <w:rsid w:val="6A962E67"/>
    <w:rsid w:val="6A965AE7"/>
    <w:rsid w:val="6A9B31CA"/>
    <w:rsid w:val="6AA05346"/>
    <w:rsid w:val="6AA5FAF3"/>
    <w:rsid w:val="6AAE1BE9"/>
    <w:rsid w:val="6AB0AB00"/>
    <w:rsid w:val="6AB0B948"/>
    <w:rsid w:val="6AB9A316"/>
    <w:rsid w:val="6ABE6F56"/>
    <w:rsid w:val="6ABEFE3B"/>
    <w:rsid w:val="6AC63C49"/>
    <w:rsid w:val="6ACEDE5A"/>
    <w:rsid w:val="6AD0ED36"/>
    <w:rsid w:val="6AD700CA"/>
    <w:rsid w:val="6AD81446"/>
    <w:rsid w:val="6ADD3AA3"/>
    <w:rsid w:val="6AE0128C"/>
    <w:rsid w:val="6AE28C0C"/>
    <w:rsid w:val="6AE785DD"/>
    <w:rsid w:val="6AEA7CEC"/>
    <w:rsid w:val="6AEB5E45"/>
    <w:rsid w:val="6AF9BB5A"/>
    <w:rsid w:val="6B04AD6E"/>
    <w:rsid w:val="6B04F711"/>
    <w:rsid w:val="6B0D0544"/>
    <w:rsid w:val="6B0E0684"/>
    <w:rsid w:val="6B11F925"/>
    <w:rsid w:val="6B17690A"/>
    <w:rsid w:val="6B1AD604"/>
    <w:rsid w:val="6B1CE493"/>
    <w:rsid w:val="6B1E65A6"/>
    <w:rsid w:val="6B202F13"/>
    <w:rsid w:val="6B2094BE"/>
    <w:rsid w:val="6B263EA2"/>
    <w:rsid w:val="6B286D17"/>
    <w:rsid w:val="6B2A754B"/>
    <w:rsid w:val="6B324C1F"/>
    <w:rsid w:val="6B34AFA2"/>
    <w:rsid w:val="6B3C0679"/>
    <w:rsid w:val="6B43B2F1"/>
    <w:rsid w:val="6B4B5EFC"/>
    <w:rsid w:val="6B4E1988"/>
    <w:rsid w:val="6B511225"/>
    <w:rsid w:val="6B549BFD"/>
    <w:rsid w:val="6B5CC672"/>
    <w:rsid w:val="6B6C1F50"/>
    <w:rsid w:val="6B6C5285"/>
    <w:rsid w:val="6B6F4B5F"/>
    <w:rsid w:val="6B82DD04"/>
    <w:rsid w:val="6B8698E2"/>
    <w:rsid w:val="6B883FFD"/>
    <w:rsid w:val="6B8A531C"/>
    <w:rsid w:val="6B905A51"/>
    <w:rsid w:val="6B906FB0"/>
    <w:rsid w:val="6B93E94F"/>
    <w:rsid w:val="6B94DE28"/>
    <w:rsid w:val="6B99B401"/>
    <w:rsid w:val="6B9B83C8"/>
    <w:rsid w:val="6B9EFADA"/>
    <w:rsid w:val="6BAF30E3"/>
    <w:rsid w:val="6BB98B54"/>
    <w:rsid w:val="6BBFA0EF"/>
    <w:rsid w:val="6BC2FC6B"/>
    <w:rsid w:val="6BC3EDCA"/>
    <w:rsid w:val="6BD4311E"/>
    <w:rsid w:val="6BDDE1A2"/>
    <w:rsid w:val="6BDEB876"/>
    <w:rsid w:val="6BE05304"/>
    <w:rsid w:val="6BE997FD"/>
    <w:rsid w:val="6BF4D6B7"/>
    <w:rsid w:val="6BF4E1CF"/>
    <w:rsid w:val="6BFC5A6A"/>
    <w:rsid w:val="6BFC6FBE"/>
    <w:rsid w:val="6BFFA9C6"/>
    <w:rsid w:val="6C020AEF"/>
    <w:rsid w:val="6C06A072"/>
    <w:rsid w:val="6C11E202"/>
    <w:rsid w:val="6C12A5A7"/>
    <w:rsid w:val="6C143832"/>
    <w:rsid w:val="6C181B71"/>
    <w:rsid w:val="6C18961D"/>
    <w:rsid w:val="6C224333"/>
    <w:rsid w:val="6C261FA9"/>
    <w:rsid w:val="6C2A3AF6"/>
    <w:rsid w:val="6C2CAACD"/>
    <w:rsid w:val="6C2EC112"/>
    <w:rsid w:val="6C353862"/>
    <w:rsid w:val="6C3A60F8"/>
    <w:rsid w:val="6C41D89F"/>
    <w:rsid w:val="6C4433CC"/>
    <w:rsid w:val="6C58E535"/>
    <w:rsid w:val="6C5CE2A9"/>
    <w:rsid w:val="6C5D841A"/>
    <w:rsid w:val="6C5F5BC4"/>
    <w:rsid w:val="6C64D1D6"/>
    <w:rsid w:val="6C689A4A"/>
    <w:rsid w:val="6C6E5A4A"/>
    <w:rsid w:val="6C748EBA"/>
    <w:rsid w:val="6C8D0005"/>
    <w:rsid w:val="6C8EC489"/>
    <w:rsid w:val="6C8F2979"/>
    <w:rsid w:val="6C984C78"/>
    <w:rsid w:val="6CAA6F94"/>
    <w:rsid w:val="6CADEC39"/>
    <w:rsid w:val="6CB9649E"/>
    <w:rsid w:val="6CBAC8C7"/>
    <w:rsid w:val="6CBEC8C2"/>
    <w:rsid w:val="6CC1E4F6"/>
    <w:rsid w:val="6CC2BBAC"/>
    <w:rsid w:val="6CCB0319"/>
    <w:rsid w:val="6CD6CDE3"/>
    <w:rsid w:val="6CE1B063"/>
    <w:rsid w:val="6CEEE36D"/>
    <w:rsid w:val="6CF425A4"/>
    <w:rsid w:val="6CF659CF"/>
    <w:rsid w:val="6D0028E2"/>
    <w:rsid w:val="6D0493AC"/>
    <w:rsid w:val="6D115978"/>
    <w:rsid w:val="6D14406C"/>
    <w:rsid w:val="6D1576B7"/>
    <w:rsid w:val="6D1C7A53"/>
    <w:rsid w:val="6D1DBCD5"/>
    <w:rsid w:val="6D246978"/>
    <w:rsid w:val="6D2DA529"/>
    <w:rsid w:val="6D2FEC4C"/>
    <w:rsid w:val="6D3D5408"/>
    <w:rsid w:val="6D3DC20C"/>
    <w:rsid w:val="6D3E314B"/>
    <w:rsid w:val="6D40E82F"/>
    <w:rsid w:val="6D42F777"/>
    <w:rsid w:val="6D4DDDA3"/>
    <w:rsid w:val="6D4E54F2"/>
    <w:rsid w:val="6D577E08"/>
    <w:rsid w:val="6D736F1E"/>
    <w:rsid w:val="6D7433B3"/>
    <w:rsid w:val="6D74553C"/>
    <w:rsid w:val="6D8C5C52"/>
    <w:rsid w:val="6D94B701"/>
    <w:rsid w:val="6D98401F"/>
    <w:rsid w:val="6DA33837"/>
    <w:rsid w:val="6DA3F6E3"/>
    <w:rsid w:val="6DA7E2E7"/>
    <w:rsid w:val="6DAACC73"/>
    <w:rsid w:val="6DB201B3"/>
    <w:rsid w:val="6DB752E4"/>
    <w:rsid w:val="6DBB93E0"/>
    <w:rsid w:val="6DBDE213"/>
    <w:rsid w:val="6DCE9F90"/>
    <w:rsid w:val="6DDFB198"/>
    <w:rsid w:val="6DE11643"/>
    <w:rsid w:val="6DE9AD3B"/>
    <w:rsid w:val="6DEC79A7"/>
    <w:rsid w:val="6DEE32AC"/>
    <w:rsid w:val="6DF44234"/>
    <w:rsid w:val="6E010D15"/>
    <w:rsid w:val="6E019499"/>
    <w:rsid w:val="6E03FF7F"/>
    <w:rsid w:val="6E06C5C5"/>
    <w:rsid w:val="6E08BA1E"/>
    <w:rsid w:val="6E0C1AC8"/>
    <w:rsid w:val="6E0E1791"/>
    <w:rsid w:val="6E105D2B"/>
    <w:rsid w:val="6E11051B"/>
    <w:rsid w:val="6E17BB02"/>
    <w:rsid w:val="6E21354B"/>
    <w:rsid w:val="6E2580FC"/>
    <w:rsid w:val="6E29162C"/>
    <w:rsid w:val="6E2EE0E0"/>
    <w:rsid w:val="6E2F1623"/>
    <w:rsid w:val="6E3B4016"/>
    <w:rsid w:val="6E3CEAA4"/>
    <w:rsid w:val="6E439243"/>
    <w:rsid w:val="6E444268"/>
    <w:rsid w:val="6E4521C6"/>
    <w:rsid w:val="6E4CADA8"/>
    <w:rsid w:val="6E586386"/>
    <w:rsid w:val="6E5A8C43"/>
    <w:rsid w:val="6E5E66BD"/>
    <w:rsid w:val="6E629D88"/>
    <w:rsid w:val="6E648E64"/>
    <w:rsid w:val="6E6C50C8"/>
    <w:rsid w:val="6E7496DA"/>
    <w:rsid w:val="6E74DD34"/>
    <w:rsid w:val="6E76F36A"/>
    <w:rsid w:val="6E7DC54D"/>
    <w:rsid w:val="6E7E7CFC"/>
    <w:rsid w:val="6E83708F"/>
    <w:rsid w:val="6E845BA1"/>
    <w:rsid w:val="6E85C44F"/>
    <w:rsid w:val="6E8C48AA"/>
    <w:rsid w:val="6E8F48A2"/>
    <w:rsid w:val="6E9171DC"/>
    <w:rsid w:val="6E947D30"/>
    <w:rsid w:val="6E94BBBE"/>
    <w:rsid w:val="6E965F8B"/>
    <w:rsid w:val="6E973EE8"/>
    <w:rsid w:val="6E974387"/>
    <w:rsid w:val="6E99BF3F"/>
    <w:rsid w:val="6E9D5659"/>
    <w:rsid w:val="6EA92457"/>
    <w:rsid w:val="6EBCFBF9"/>
    <w:rsid w:val="6ECADDB3"/>
    <w:rsid w:val="6ECB8DC3"/>
    <w:rsid w:val="6ECE510E"/>
    <w:rsid w:val="6ED55F68"/>
    <w:rsid w:val="6ED5EB12"/>
    <w:rsid w:val="6ED8906C"/>
    <w:rsid w:val="6EDB959F"/>
    <w:rsid w:val="6EF7AB75"/>
    <w:rsid w:val="6EF95A85"/>
    <w:rsid w:val="6EFEED30"/>
    <w:rsid w:val="6EFF98AC"/>
    <w:rsid w:val="6F04D4EE"/>
    <w:rsid w:val="6F075E80"/>
    <w:rsid w:val="6F14ED55"/>
    <w:rsid w:val="6F2C65BB"/>
    <w:rsid w:val="6F312E18"/>
    <w:rsid w:val="6F37ECAE"/>
    <w:rsid w:val="6F40CE80"/>
    <w:rsid w:val="6F43CB63"/>
    <w:rsid w:val="6F4404F0"/>
    <w:rsid w:val="6F4C420C"/>
    <w:rsid w:val="6F5A472F"/>
    <w:rsid w:val="6F60C4A5"/>
    <w:rsid w:val="6F6731C3"/>
    <w:rsid w:val="6F681211"/>
    <w:rsid w:val="6F6E6A52"/>
    <w:rsid w:val="6F6E8DA0"/>
    <w:rsid w:val="6F6FD718"/>
    <w:rsid w:val="6F8444B0"/>
    <w:rsid w:val="6F875631"/>
    <w:rsid w:val="6F880C44"/>
    <w:rsid w:val="6F8E7493"/>
    <w:rsid w:val="6F904AFC"/>
    <w:rsid w:val="6F93DFF0"/>
    <w:rsid w:val="6F93FEDE"/>
    <w:rsid w:val="6FA21085"/>
    <w:rsid w:val="6FA5D31B"/>
    <w:rsid w:val="6FA94B7C"/>
    <w:rsid w:val="6FAAF33A"/>
    <w:rsid w:val="6FB007E6"/>
    <w:rsid w:val="6FB605D3"/>
    <w:rsid w:val="6FB6EEC4"/>
    <w:rsid w:val="6FB77FD3"/>
    <w:rsid w:val="6FBA847E"/>
    <w:rsid w:val="6FBC37F2"/>
    <w:rsid w:val="6FC4489A"/>
    <w:rsid w:val="6FCC46B0"/>
    <w:rsid w:val="6FCC9E03"/>
    <w:rsid w:val="6FCD7CEC"/>
    <w:rsid w:val="6FD0EC29"/>
    <w:rsid w:val="6FD58371"/>
    <w:rsid w:val="6FDE759D"/>
    <w:rsid w:val="6FE7ED22"/>
    <w:rsid w:val="6FEC1732"/>
    <w:rsid w:val="6FF7A4DE"/>
    <w:rsid w:val="70023EA7"/>
    <w:rsid w:val="700CC19A"/>
    <w:rsid w:val="700DCECF"/>
    <w:rsid w:val="701D4A23"/>
    <w:rsid w:val="7029D413"/>
    <w:rsid w:val="702D4AD3"/>
    <w:rsid w:val="702F4E54"/>
    <w:rsid w:val="70326311"/>
    <w:rsid w:val="703A7191"/>
    <w:rsid w:val="703BB1F5"/>
    <w:rsid w:val="7043F9D2"/>
    <w:rsid w:val="704739F4"/>
    <w:rsid w:val="7053A572"/>
    <w:rsid w:val="7055E8CB"/>
    <w:rsid w:val="7057617E"/>
    <w:rsid w:val="7058D4CE"/>
    <w:rsid w:val="705AC47D"/>
    <w:rsid w:val="70648C9E"/>
    <w:rsid w:val="7069B10C"/>
    <w:rsid w:val="706E9B6D"/>
    <w:rsid w:val="70704AD3"/>
    <w:rsid w:val="707208EA"/>
    <w:rsid w:val="7074E181"/>
    <w:rsid w:val="707A2887"/>
    <w:rsid w:val="707B606A"/>
    <w:rsid w:val="707E645F"/>
    <w:rsid w:val="7086322B"/>
    <w:rsid w:val="7088C250"/>
    <w:rsid w:val="708A5B81"/>
    <w:rsid w:val="70936D98"/>
    <w:rsid w:val="7098CE20"/>
    <w:rsid w:val="709C25C4"/>
    <w:rsid w:val="709C5CD1"/>
    <w:rsid w:val="70A5A7FF"/>
    <w:rsid w:val="70A659EB"/>
    <w:rsid w:val="70AB02BB"/>
    <w:rsid w:val="70B2C824"/>
    <w:rsid w:val="70C2C009"/>
    <w:rsid w:val="70CDC364"/>
    <w:rsid w:val="70CDEC10"/>
    <w:rsid w:val="70D507F0"/>
    <w:rsid w:val="70D53EB1"/>
    <w:rsid w:val="70E454B4"/>
    <w:rsid w:val="70E70067"/>
    <w:rsid w:val="70E9A275"/>
    <w:rsid w:val="70F0D761"/>
    <w:rsid w:val="70F63B0C"/>
    <w:rsid w:val="70FBD7AC"/>
    <w:rsid w:val="71005489"/>
    <w:rsid w:val="710296F5"/>
    <w:rsid w:val="7105DCC8"/>
    <w:rsid w:val="7110C1E0"/>
    <w:rsid w:val="71172D47"/>
    <w:rsid w:val="711E9E9B"/>
    <w:rsid w:val="712190CE"/>
    <w:rsid w:val="712DC33E"/>
    <w:rsid w:val="71337191"/>
    <w:rsid w:val="7138589D"/>
    <w:rsid w:val="7138ADD7"/>
    <w:rsid w:val="713921EB"/>
    <w:rsid w:val="7140E70B"/>
    <w:rsid w:val="7141D162"/>
    <w:rsid w:val="71560419"/>
    <w:rsid w:val="715F9136"/>
    <w:rsid w:val="71608A5A"/>
    <w:rsid w:val="71677F53"/>
    <w:rsid w:val="716C3414"/>
    <w:rsid w:val="716D6304"/>
    <w:rsid w:val="716E3EC9"/>
    <w:rsid w:val="7177F0DC"/>
    <w:rsid w:val="717CDD93"/>
    <w:rsid w:val="7180BC27"/>
    <w:rsid w:val="718486AB"/>
    <w:rsid w:val="718F5044"/>
    <w:rsid w:val="719006BD"/>
    <w:rsid w:val="71998BF7"/>
    <w:rsid w:val="719AA261"/>
    <w:rsid w:val="719BAC12"/>
    <w:rsid w:val="71A188E8"/>
    <w:rsid w:val="71A3CFDE"/>
    <w:rsid w:val="71A84EB5"/>
    <w:rsid w:val="71AADEA2"/>
    <w:rsid w:val="71AFB9BA"/>
    <w:rsid w:val="71B75693"/>
    <w:rsid w:val="71BE7FD6"/>
    <w:rsid w:val="71C406FF"/>
    <w:rsid w:val="71C7044C"/>
    <w:rsid w:val="71CCA021"/>
    <w:rsid w:val="71D53504"/>
    <w:rsid w:val="71D65093"/>
    <w:rsid w:val="71D70959"/>
    <w:rsid w:val="71D8A7E9"/>
    <w:rsid w:val="71E4954A"/>
    <w:rsid w:val="71F38CC9"/>
    <w:rsid w:val="71F488E8"/>
    <w:rsid w:val="71FA7FB3"/>
    <w:rsid w:val="71FD9BCA"/>
    <w:rsid w:val="72021B28"/>
    <w:rsid w:val="72022E8B"/>
    <w:rsid w:val="720C252C"/>
    <w:rsid w:val="720C3718"/>
    <w:rsid w:val="721959DC"/>
    <w:rsid w:val="721C85A3"/>
    <w:rsid w:val="721F6540"/>
    <w:rsid w:val="72214EC6"/>
    <w:rsid w:val="72242AB7"/>
    <w:rsid w:val="72251CD7"/>
    <w:rsid w:val="722B798E"/>
    <w:rsid w:val="72336273"/>
    <w:rsid w:val="7238B7BF"/>
    <w:rsid w:val="7239B159"/>
    <w:rsid w:val="723CCE2A"/>
    <w:rsid w:val="7241A636"/>
    <w:rsid w:val="7242A735"/>
    <w:rsid w:val="7247C65F"/>
    <w:rsid w:val="724CBCD1"/>
    <w:rsid w:val="724CFDA7"/>
    <w:rsid w:val="7250860F"/>
    <w:rsid w:val="725F9832"/>
    <w:rsid w:val="7264B6F1"/>
    <w:rsid w:val="72680491"/>
    <w:rsid w:val="7276E283"/>
    <w:rsid w:val="728151E0"/>
    <w:rsid w:val="728572D6"/>
    <w:rsid w:val="728AF35C"/>
    <w:rsid w:val="728BA45F"/>
    <w:rsid w:val="7292DA47"/>
    <w:rsid w:val="7293DF82"/>
    <w:rsid w:val="7295998B"/>
    <w:rsid w:val="72961DD6"/>
    <w:rsid w:val="7296585A"/>
    <w:rsid w:val="729B9AE4"/>
    <w:rsid w:val="72ABB929"/>
    <w:rsid w:val="72AF3199"/>
    <w:rsid w:val="72BDF4AF"/>
    <w:rsid w:val="72BFE1EE"/>
    <w:rsid w:val="72C99E70"/>
    <w:rsid w:val="72C9BA4A"/>
    <w:rsid w:val="72CA35E8"/>
    <w:rsid w:val="72CC9690"/>
    <w:rsid w:val="72CD52C2"/>
    <w:rsid w:val="72D4028E"/>
    <w:rsid w:val="72D4560B"/>
    <w:rsid w:val="72DB657C"/>
    <w:rsid w:val="72DB7F96"/>
    <w:rsid w:val="72E4FF2E"/>
    <w:rsid w:val="72E52875"/>
    <w:rsid w:val="72F7FA89"/>
    <w:rsid w:val="72F917F0"/>
    <w:rsid w:val="72FD2E91"/>
    <w:rsid w:val="7300F042"/>
    <w:rsid w:val="730209E9"/>
    <w:rsid w:val="73043831"/>
    <w:rsid w:val="730C04F6"/>
    <w:rsid w:val="7315898E"/>
    <w:rsid w:val="731615FC"/>
    <w:rsid w:val="73198D51"/>
    <w:rsid w:val="731BD670"/>
    <w:rsid w:val="731D68B9"/>
    <w:rsid w:val="73210290"/>
    <w:rsid w:val="732EF424"/>
    <w:rsid w:val="7333AC2C"/>
    <w:rsid w:val="73348BE1"/>
    <w:rsid w:val="73413996"/>
    <w:rsid w:val="7344EB9B"/>
    <w:rsid w:val="73531D0F"/>
    <w:rsid w:val="736147EC"/>
    <w:rsid w:val="736885CB"/>
    <w:rsid w:val="736DAE66"/>
    <w:rsid w:val="7376755D"/>
    <w:rsid w:val="7376F422"/>
    <w:rsid w:val="7377EF5E"/>
    <w:rsid w:val="73790139"/>
    <w:rsid w:val="737935C9"/>
    <w:rsid w:val="7381BEB5"/>
    <w:rsid w:val="7386D253"/>
    <w:rsid w:val="73989FC5"/>
    <w:rsid w:val="739C2BF5"/>
    <w:rsid w:val="73AEF8E3"/>
    <w:rsid w:val="73B3CA4A"/>
    <w:rsid w:val="73BC50C1"/>
    <w:rsid w:val="73C6BB26"/>
    <w:rsid w:val="73D4FCE7"/>
    <w:rsid w:val="73E0E327"/>
    <w:rsid w:val="73E92F42"/>
    <w:rsid w:val="73E980BD"/>
    <w:rsid w:val="73EE87DD"/>
    <w:rsid w:val="73FF2319"/>
    <w:rsid w:val="74002C90"/>
    <w:rsid w:val="74055F5B"/>
    <w:rsid w:val="740CA8B2"/>
    <w:rsid w:val="740E22E6"/>
    <w:rsid w:val="740EE564"/>
    <w:rsid w:val="7419E374"/>
    <w:rsid w:val="741DDBCE"/>
    <w:rsid w:val="741F1FC0"/>
    <w:rsid w:val="742476AB"/>
    <w:rsid w:val="742B3BFC"/>
    <w:rsid w:val="7436EF82"/>
    <w:rsid w:val="7438414B"/>
    <w:rsid w:val="743A04E6"/>
    <w:rsid w:val="7448673A"/>
    <w:rsid w:val="744AD643"/>
    <w:rsid w:val="7454E22B"/>
    <w:rsid w:val="745D4A6F"/>
    <w:rsid w:val="745E33C0"/>
    <w:rsid w:val="746121A5"/>
    <w:rsid w:val="7462964E"/>
    <w:rsid w:val="7465BD7C"/>
    <w:rsid w:val="7468B16C"/>
    <w:rsid w:val="7472E212"/>
    <w:rsid w:val="74742500"/>
    <w:rsid w:val="747A6EB9"/>
    <w:rsid w:val="74809951"/>
    <w:rsid w:val="7480ACF4"/>
    <w:rsid w:val="7483D422"/>
    <w:rsid w:val="748E8FE4"/>
    <w:rsid w:val="749036AC"/>
    <w:rsid w:val="7494A4B4"/>
    <w:rsid w:val="7496A24A"/>
    <w:rsid w:val="7496AC23"/>
    <w:rsid w:val="749B4F3A"/>
    <w:rsid w:val="749EF426"/>
    <w:rsid w:val="749F21F0"/>
    <w:rsid w:val="74AEBECD"/>
    <w:rsid w:val="74C82A37"/>
    <w:rsid w:val="74CBC953"/>
    <w:rsid w:val="74CF2FA1"/>
    <w:rsid w:val="74D27B27"/>
    <w:rsid w:val="74D4D6F2"/>
    <w:rsid w:val="74DA6054"/>
    <w:rsid w:val="74DE2405"/>
    <w:rsid w:val="74EC8864"/>
    <w:rsid w:val="74ED32C5"/>
    <w:rsid w:val="74EF4802"/>
    <w:rsid w:val="74F60611"/>
    <w:rsid w:val="74FA0B0E"/>
    <w:rsid w:val="75026B40"/>
    <w:rsid w:val="7505AB21"/>
    <w:rsid w:val="7507F779"/>
    <w:rsid w:val="7512052E"/>
    <w:rsid w:val="75173A12"/>
    <w:rsid w:val="751ED19C"/>
    <w:rsid w:val="75257C9C"/>
    <w:rsid w:val="75322427"/>
    <w:rsid w:val="7532C662"/>
    <w:rsid w:val="7540CF18"/>
    <w:rsid w:val="754C4B5D"/>
    <w:rsid w:val="754D5CB4"/>
    <w:rsid w:val="754E24C9"/>
    <w:rsid w:val="7552003C"/>
    <w:rsid w:val="75647A7F"/>
    <w:rsid w:val="7567EE6A"/>
    <w:rsid w:val="75682A28"/>
    <w:rsid w:val="756B5939"/>
    <w:rsid w:val="756B9F4E"/>
    <w:rsid w:val="756DD797"/>
    <w:rsid w:val="756F6416"/>
    <w:rsid w:val="7579FDDF"/>
    <w:rsid w:val="757D6DDA"/>
    <w:rsid w:val="758301F0"/>
    <w:rsid w:val="758C6CB9"/>
    <w:rsid w:val="758E398B"/>
    <w:rsid w:val="758E440A"/>
    <w:rsid w:val="75906EDB"/>
    <w:rsid w:val="7593EFE1"/>
    <w:rsid w:val="759DFFC7"/>
    <w:rsid w:val="75A1B7F2"/>
    <w:rsid w:val="75A92670"/>
    <w:rsid w:val="75B05D1E"/>
    <w:rsid w:val="75BC96EE"/>
    <w:rsid w:val="75C1F512"/>
    <w:rsid w:val="75C349F1"/>
    <w:rsid w:val="75C37928"/>
    <w:rsid w:val="75C6A7BF"/>
    <w:rsid w:val="75C7C508"/>
    <w:rsid w:val="75CFC331"/>
    <w:rsid w:val="75D8AF32"/>
    <w:rsid w:val="75D96BFC"/>
    <w:rsid w:val="75DB94C3"/>
    <w:rsid w:val="75E3F88C"/>
    <w:rsid w:val="75E72BC2"/>
    <w:rsid w:val="75EEE37F"/>
    <w:rsid w:val="75F4D1D2"/>
    <w:rsid w:val="75F93E24"/>
    <w:rsid w:val="760003B4"/>
    <w:rsid w:val="76015CE1"/>
    <w:rsid w:val="76035445"/>
    <w:rsid w:val="76036BE9"/>
    <w:rsid w:val="760F18D2"/>
    <w:rsid w:val="76134452"/>
    <w:rsid w:val="76154285"/>
    <w:rsid w:val="761E0379"/>
    <w:rsid w:val="7622DFDD"/>
    <w:rsid w:val="76244097"/>
    <w:rsid w:val="762DF3A8"/>
    <w:rsid w:val="763180A1"/>
    <w:rsid w:val="763A277F"/>
    <w:rsid w:val="763E20AA"/>
    <w:rsid w:val="76413DF3"/>
    <w:rsid w:val="7647A439"/>
    <w:rsid w:val="766CBFC3"/>
    <w:rsid w:val="766F19CB"/>
    <w:rsid w:val="767DBAC4"/>
    <w:rsid w:val="767F369A"/>
    <w:rsid w:val="7680A8A6"/>
    <w:rsid w:val="7684FBF6"/>
    <w:rsid w:val="76862035"/>
    <w:rsid w:val="7686AD96"/>
    <w:rsid w:val="7687AD1F"/>
    <w:rsid w:val="768B1863"/>
    <w:rsid w:val="768C8BA7"/>
    <w:rsid w:val="769080C9"/>
    <w:rsid w:val="76975B0C"/>
    <w:rsid w:val="76995C93"/>
    <w:rsid w:val="769A920C"/>
    <w:rsid w:val="769B3CBA"/>
    <w:rsid w:val="769D45BA"/>
    <w:rsid w:val="76A5B99D"/>
    <w:rsid w:val="76A86D56"/>
    <w:rsid w:val="76B02181"/>
    <w:rsid w:val="76B2FE4A"/>
    <w:rsid w:val="76C206C7"/>
    <w:rsid w:val="76C296F5"/>
    <w:rsid w:val="76C848A0"/>
    <w:rsid w:val="76C88F62"/>
    <w:rsid w:val="76D16EF0"/>
    <w:rsid w:val="76D28B96"/>
    <w:rsid w:val="76D86506"/>
    <w:rsid w:val="76DC0201"/>
    <w:rsid w:val="76E1946F"/>
    <w:rsid w:val="76E2B77B"/>
    <w:rsid w:val="76E2CC38"/>
    <w:rsid w:val="76E7A38F"/>
    <w:rsid w:val="76EAE9D8"/>
    <w:rsid w:val="76F32622"/>
    <w:rsid w:val="76F363F6"/>
    <w:rsid w:val="76FDF821"/>
    <w:rsid w:val="77070597"/>
    <w:rsid w:val="7709251A"/>
    <w:rsid w:val="770CFD16"/>
    <w:rsid w:val="770E07A7"/>
    <w:rsid w:val="7713C0E6"/>
    <w:rsid w:val="7715FBB4"/>
    <w:rsid w:val="771A1269"/>
    <w:rsid w:val="771B73E2"/>
    <w:rsid w:val="772102D5"/>
    <w:rsid w:val="7724A8E5"/>
    <w:rsid w:val="77260DAB"/>
    <w:rsid w:val="7726FA8F"/>
    <w:rsid w:val="772B09DB"/>
    <w:rsid w:val="772D3ACD"/>
    <w:rsid w:val="7733EDD0"/>
    <w:rsid w:val="77357229"/>
    <w:rsid w:val="773F0337"/>
    <w:rsid w:val="7743FAB2"/>
    <w:rsid w:val="774A5459"/>
    <w:rsid w:val="774BCB63"/>
    <w:rsid w:val="774F0309"/>
    <w:rsid w:val="774FF5A6"/>
    <w:rsid w:val="7757C158"/>
    <w:rsid w:val="775CC636"/>
    <w:rsid w:val="775F53A4"/>
    <w:rsid w:val="775F820F"/>
    <w:rsid w:val="776419F6"/>
    <w:rsid w:val="77644551"/>
    <w:rsid w:val="776A91F6"/>
    <w:rsid w:val="776CC484"/>
    <w:rsid w:val="777510FD"/>
    <w:rsid w:val="7775B743"/>
    <w:rsid w:val="777BDBEE"/>
    <w:rsid w:val="777FE848"/>
    <w:rsid w:val="7780E94A"/>
    <w:rsid w:val="778126AA"/>
    <w:rsid w:val="778B3B15"/>
    <w:rsid w:val="778F2FF1"/>
    <w:rsid w:val="77935311"/>
    <w:rsid w:val="77953E75"/>
    <w:rsid w:val="779C7A1F"/>
    <w:rsid w:val="77A17D28"/>
    <w:rsid w:val="77A562C9"/>
    <w:rsid w:val="77AB5EFF"/>
    <w:rsid w:val="77AFFCAB"/>
    <w:rsid w:val="77B047F4"/>
    <w:rsid w:val="77B0D4DF"/>
    <w:rsid w:val="77B4599E"/>
    <w:rsid w:val="77B778FC"/>
    <w:rsid w:val="77BADD6C"/>
    <w:rsid w:val="77BF5325"/>
    <w:rsid w:val="77C6F98C"/>
    <w:rsid w:val="77C7C7ED"/>
    <w:rsid w:val="77D028E8"/>
    <w:rsid w:val="77D3FA1A"/>
    <w:rsid w:val="77D9172F"/>
    <w:rsid w:val="77DEFC99"/>
    <w:rsid w:val="77E073F7"/>
    <w:rsid w:val="77EFCE84"/>
    <w:rsid w:val="77F15492"/>
    <w:rsid w:val="77F4A09E"/>
    <w:rsid w:val="77F4C178"/>
    <w:rsid w:val="77F5BBC6"/>
    <w:rsid w:val="77F879D4"/>
    <w:rsid w:val="77FDF572"/>
    <w:rsid w:val="78021F4B"/>
    <w:rsid w:val="78055027"/>
    <w:rsid w:val="78057A53"/>
    <w:rsid w:val="7808CD7B"/>
    <w:rsid w:val="78156FE8"/>
    <w:rsid w:val="781E5214"/>
    <w:rsid w:val="781F06FB"/>
    <w:rsid w:val="7828D12B"/>
    <w:rsid w:val="782A2FC3"/>
    <w:rsid w:val="782A79D4"/>
    <w:rsid w:val="782C5FE9"/>
    <w:rsid w:val="782C8448"/>
    <w:rsid w:val="782F034F"/>
    <w:rsid w:val="7832D6FB"/>
    <w:rsid w:val="7835A7DF"/>
    <w:rsid w:val="783A021A"/>
    <w:rsid w:val="78485B39"/>
    <w:rsid w:val="78528336"/>
    <w:rsid w:val="7862D02A"/>
    <w:rsid w:val="7862F4BF"/>
    <w:rsid w:val="78694F88"/>
    <w:rsid w:val="786C95BD"/>
    <w:rsid w:val="787777A0"/>
    <w:rsid w:val="7877942D"/>
    <w:rsid w:val="78874A27"/>
    <w:rsid w:val="7897FC81"/>
    <w:rsid w:val="789BD218"/>
    <w:rsid w:val="78A66F38"/>
    <w:rsid w:val="78ACAA07"/>
    <w:rsid w:val="78C22626"/>
    <w:rsid w:val="78C2F056"/>
    <w:rsid w:val="78CB3812"/>
    <w:rsid w:val="78CECBD4"/>
    <w:rsid w:val="78D44BD4"/>
    <w:rsid w:val="78D958B4"/>
    <w:rsid w:val="78D9E15E"/>
    <w:rsid w:val="78DB044E"/>
    <w:rsid w:val="78DB7C32"/>
    <w:rsid w:val="78DB9C0A"/>
    <w:rsid w:val="78DD5FDC"/>
    <w:rsid w:val="78DF8230"/>
    <w:rsid w:val="78E11369"/>
    <w:rsid w:val="78E484E2"/>
    <w:rsid w:val="78E8ACFF"/>
    <w:rsid w:val="78E91394"/>
    <w:rsid w:val="78E9273C"/>
    <w:rsid w:val="78EDEFEE"/>
    <w:rsid w:val="78EE82AA"/>
    <w:rsid w:val="78F0238A"/>
    <w:rsid w:val="78F19E15"/>
    <w:rsid w:val="78F1A9CF"/>
    <w:rsid w:val="790094BA"/>
    <w:rsid w:val="79190E09"/>
    <w:rsid w:val="791E04E5"/>
    <w:rsid w:val="7923FA2D"/>
    <w:rsid w:val="7925C797"/>
    <w:rsid w:val="79298D9B"/>
    <w:rsid w:val="792CE211"/>
    <w:rsid w:val="79376638"/>
    <w:rsid w:val="79492BFE"/>
    <w:rsid w:val="79557E2A"/>
    <w:rsid w:val="7960B372"/>
    <w:rsid w:val="7962FD26"/>
    <w:rsid w:val="7963DAA0"/>
    <w:rsid w:val="79688F6B"/>
    <w:rsid w:val="796B846E"/>
    <w:rsid w:val="7978B938"/>
    <w:rsid w:val="799014C9"/>
    <w:rsid w:val="7991F549"/>
    <w:rsid w:val="79944A35"/>
    <w:rsid w:val="79970925"/>
    <w:rsid w:val="7997D5E0"/>
    <w:rsid w:val="799BCE6D"/>
    <w:rsid w:val="799E555C"/>
    <w:rsid w:val="79A00DD5"/>
    <w:rsid w:val="79A52EC3"/>
    <w:rsid w:val="79AAFBCE"/>
    <w:rsid w:val="79B480BC"/>
    <w:rsid w:val="79B6E538"/>
    <w:rsid w:val="79B7556E"/>
    <w:rsid w:val="79BDB148"/>
    <w:rsid w:val="79BF4DE1"/>
    <w:rsid w:val="79D52787"/>
    <w:rsid w:val="79E06811"/>
    <w:rsid w:val="79E17976"/>
    <w:rsid w:val="79F00372"/>
    <w:rsid w:val="79F79613"/>
    <w:rsid w:val="79F99A21"/>
    <w:rsid w:val="7A012F4F"/>
    <w:rsid w:val="7A04A651"/>
    <w:rsid w:val="7A15B7AC"/>
    <w:rsid w:val="7A16837F"/>
    <w:rsid w:val="7A17205C"/>
    <w:rsid w:val="7A1C6538"/>
    <w:rsid w:val="7A2B04B8"/>
    <w:rsid w:val="7A2BED20"/>
    <w:rsid w:val="7A2F5A0A"/>
    <w:rsid w:val="7A2F87C3"/>
    <w:rsid w:val="7A304A62"/>
    <w:rsid w:val="7A3169B7"/>
    <w:rsid w:val="7A33F595"/>
    <w:rsid w:val="7A35854C"/>
    <w:rsid w:val="7A41DAD6"/>
    <w:rsid w:val="7A47D4A8"/>
    <w:rsid w:val="7A6562A4"/>
    <w:rsid w:val="7A6A3097"/>
    <w:rsid w:val="7A7E4D4E"/>
    <w:rsid w:val="7A7EB391"/>
    <w:rsid w:val="7A831F00"/>
    <w:rsid w:val="7A8BC35F"/>
    <w:rsid w:val="7A8D334B"/>
    <w:rsid w:val="7A90D3F8"/>
    <w:rsid w:val="7A9A17DE"/>
    <w:rsid w:val="7A9C61B1"/>
    <w:rsid w:val="7AA90668"/>
    <w:rsid w:val="7AB71146"/>
    <w:rsid w:val="7AB73FFA"/>
    <w:rsid w:val="7AB9E46D"/>
    <w:rsid w:val="7AC126DB"/>
    <w:rsid w:val="7AC8FB39"/>
    <w:rsid w:val="7ACDD9C1"/>
    <w:rsid w:val="7AD66CD2"/>
    <w:rsid w:val="7AD916F0"/>
    <w:rsid w:val="7ADA7E43"/>
    <w:rsid w:val="7ADE8162"/>
    <w:rsid w:val="7B01B85B"/>
    <w:rsid w:val="7B0E5FCE"/>
    <w:rsid w:val="7B14410B"/>
    <w:rsid w:val="7B1AE1E5"/>
    <w:rsid w:val="7B1DA1F6"/>
    <w:rsid w:val="7B3B3324"/>
    <w:rsid w:val="7B3BF86E"/>
    <w:rsid w:val="7B438052"/>
    <w:rsid w:val="7B507F1A"/>
    <w:rsid w:val="7B50F649"/>
    <w:rsid w:val="7B5B6109"/>
    <w:rsid w:val="7B5BC448"/>
    <w:rsid w:val="7B6FDC74"/>
    <w:rsid w:val="7B72AEA8"/>
    <w:rsid w:val="7B740BE5"/>
    <w:rsid w:val="7B74ED12"/>
    <w:rsid w:val="7B80ACCC"/>
    <w:rsid w:val="7B8C1D31"/>
    <w:rsid w:val="7B8F190D"/>
    <w:rsid w:val="7B8F5DC5"/>
    <w:rsid w:val="7B923EE7"/>
    <w:rsid w:val="7B9361B2"/>
    <w:rsid w:val="7B964409"/>
    <w:rsid w:val="7B9DDE68"/>
    <w:rsid w:val="7BB0AEDD"/>
    <w:rsid w:val="7BB85229"/>
    <w:rsid w:val="7BB9EA36"/>
    <w:rsid w:val="7BBD7184"/>
    <w:rsid w:val="7BD1FCB1"/>
    <w:rsid w:val="7BDAA929"/>
    <w:rsid w:val="7BDB2BBA"/>
    <w:rsid w:val="7BDCE42E"/>
    <w:rsid w:val="7BE3B192"/>
    <w:rsid w:val="7BE6F15E"/>
    <w:rsid w:val="7BE958C9"/>
    <w:rsid w:val="7BEB686C"/>
    <w:rsid w:val="7BEDE833"/>
    <w:rsid w:val="7BF352E0"/>
    <w:rsid w:val="7BF81C5A"/>
    <w:rsid w:val="7C0F7BA0"/>
    <w:rsid w:val="7C13CD10"/>
    <w:rsid w:val="7C15DB11"/>
    <w:rsid w:val="7C160247"/>
    <w:rsid w:val="7C1CDA1F"/>
    <w:rsid w:val="7C1DA8EF"/>
    <w:rsid w:val="7C32E524"/>
    <w:rsid w:val="7C3403AE"/>
    <w:rsid w:val="7C378B19"/>
    <w:rsid w:val="7C38F631"/>
    <w:rsid w:val="7C3F06E1"/>
    <w:rsid w:val="7C413B25"/>
    <w:rsid w:val="7C415772"/>
    <w:rsid w:val="7C46AA40"/>
    <w:rsid w:val="7C49E5B6"/>
    <w:rsid w:val="7C53105B"/>
    <w:rsid w:val="7C54FAC1"/>
    <w:rsid w:val="7C6366AE"/>
    <w:rsid w:val="7C63EB5B"/>
    <w:rsid w:val="7C74E147"/>
    <w:rsid w:val="7C75CDC3"/>
    <w:rsid w:val="7C794B14"/>
    <w:rsid w:val="7C7D2068"/>
    <w:rsid w:val="7C7D7D0D"/>
    <w:rsid w:val="7C8F4559"/>
    <w:rsid w:val="7C91D060"/>
    <w:rsid w:val="7C92DD50"/>
    <w:rsid w:val="7C97F972"/>
    <w:rsid w:val="7C9D9430"/>
    <w:rsid w:val="7CA3545B"/>
    <w:rsid w:val="7CA524C6"/>
    <w:rsid w:val="7CA5E1A7"/>
    <w:rsid w:val="7CB07618"/>
    <w:rsid w:val="7CB0E27D"/>
    <w:rsid w:val="7CB16532"/>
    <w:rsid w:val="7CB27D53"/>
    <w:rsid w:val="7CB66302"/>
    <w:rsid w:val="7CCFCEF2"/>
    <w:rsid w:val="7CD4D297"/>
    <w:rsid w:val="7CD96149"/>
    <w:rsid w:val="7CDBCD9B"/>
    <w:rsid w:val="7CDDAFCA"/>
    <w:rsid w:val="7CE29DE0"/>
    <w:rsid w:val="7CE9D51B"/>
    <w:rsid w:val="7CF30088"/>
    <w:rsid w:val="7CF72FFE"/>
    <w:rsid w:val="7CFDC15C"/>
    <w:rsid w:val="7CFE2BBE"/>
    <w:rsid w:val="7CFEB069"/>
    <w:rsid w:val="7D0AE0CA"/>
    <w:rsid w:val="7D1160F6"/>
    <w:rsid w:val="7D11FA3E"/>
    <w:rsid w:val="7D134291"/>
    <w:rsid w:val="7D164CAC"/>
    <w:rsid w:val="7D16B851"/>
    <w:rsid w:val="7D1DFDA3"/>
    <w:rsid w:val="7D21C89F"/>
    <w:rsid w:val="7D24C664"/>
    <w:rsid w:val="7D2971A6"/>
    <w:rsid w:val="7D38D0A2"/>
    <w:rsid w:val="7D3A4B39"/>
    <w:rsid w:val="7D432F20"/>
    <w:rsid w:val="7D4999DC"/>
    <w:rsid w:val="7D4FD70C"/>
    <w:rsid w:val="7D51BE22"/>
    <w:rsid w:val="7D520DBC"/>
    <w:rsid w:val="7D535B15"/>
    <w:rsid w:val="7D56E352"/>
    <w:rsid w:val="7D6B3619"/>
    <w:rsid w:val="7D6E2634"/>
    <w:rsid w:val="7D76E24E"/>
    <w:rsid w:val="7D9A3865"/>
    <w:rsid w:val="7D9BE959"/>
    <w:rsid w:val="7D9E42B9"/>
    <w:rsid w:val="7DAFF6DA"/>
    <w:rsid w:val="7DB24017"/>
    <w:rsid w:val="7DB4B9BB"/>
    <w:rsid w:val="7DB5F1AE"/>
    <w:rsid w:val="7DC26F4C"/>
    <w:rsid w:val="7DCCAB07"/>
    <w:rsid w:val="7DCCDE83"/>
    <w:rsid w:val="7DD8902C"/>
    <w:rsid w:val="7DF31493"/>
    <w:rsid w:val="7DF9638E"/>
    <w:rsid w:val="7E04409F"/>
    <w:rsid w:val="7E07F061"/>
    <w:rsid w:val="7E09D310"/>
    <w:rsid w:val="7E16442D"/>
    <w:rsid w:val="7E16E16A"/>
    <w:rsid w:val="7E1882F7"/>
    <w:rsid w:val="7E1DDA99"/>
    <w:rsid w:val="7E1EDC69"/>
    <w:rsid w:val="7E208146"/>
    <w:rsid w:val="7E251C3B"/>
    <w:rsid w:val="7E303973"/>
    <w:rsid w:val="7E3A9CA2"/>
    <w:rsid w:val="7E40F527"/>
    <w:rsid w:val="7E42CD9B"/>
    <w:rsid w:val="7E464642"/>
    <w:rsid w:val="7E482D94"/>
    <w:rsid w:val="7E497D8A"/>
    <w:rsid w:val="7E5809B5"/>
    <w:rsid w:val="7E5D4D75"/>
    <w:rsid w:val="7E64532A"/>
    <w:rsid w:val="7E661B4E"/>
    <w:rsid w:val="7E6D3C88"/>
    <w:rsid w:val="7E6F271E"/>
    <w:rsid w:val="7E6F2F02"/>
    <w:rsid w:val="7E779635"/>
    <w:rsid w:val="7E77F679"/>
    <w:rsid w:val="7E7BC0C7"/>
    <w:rsid w:val="7E8252D9"/>
    <w:rsid w:val="7E873C87"/>
    <w:rsid w:val="7E880312"/>
    <w:rsid w:val="7E8A16A0"/>
    <w:rsid w:val="7E8B88B5"/>
    <w:rsid w:val="7E9275B7"/>
    <w:rsid w:val="7E927CA2"/>
    <w:rsid w:val="7E944604"/>
    <w:rsid w:val="7EA38E87"/>
    <w:rsid w:val="7EA95D40"/>
    <w:rsid w:val="7EABCFEA"/>
    <w:rsid w:val="7EB9226E"/>
    <w:rsid w:val="7EBAE270"/>
    <w:rsid w:val="7EC3468F"/>
    <w:rsid w:val="7EC57A9D"/>
    <w:rsid w:val="7EC7F73C"/>
    <w:rsid w:val="7ECF3801"/>
    <w:rsid w:val="7ED73AB7"/>
    <w:rsid w:val="7ED772C5"/>
    <w:rsid w:val="7EDAE74C"/>
    <w:rsid w:val="7EDFFE10"/>
    <w:rsid w:val="7EECB0DE"/>
    <w:rsid w:val="7EEE9F9F"/>
    <w:rsid w:val="7EF1929E"/>
    <w:rsid w:val="7EF868A2"/>
    <w:rsid w:val="7EF9787E"/>
    <w:rsid w:val="7F030C2A"/>
    <w:rsid w:val="7F0607A4"/>
    <w:rsid w:val="7F09D0E2"/>
    <w:rsid w:val="7F0A6BC7"/>
    <w:rsid w:val="7F0B29A0"/>
    <w:rsid w:val="7F0B851F"/>
    <w:rsid w:val="7F0CBFE9"/>
    <w:rsid w:val="7F143A66"/>
    <w:rsid w:val="7F18220B"/>
    <w:rsid w:val="7F1E0E2A"/>
    <w:rsid w:val="7F221380"/>
    <w:rsid w:val="7F28C44B"/>
    <w:rsid w:val="7F319A7B"/>
    <w:rsid w:val="7F32AA20"/>
    <w:rsid w:val="7F34B38B"/>
    <w:rsid w:val="7F34F40C"/>
    <w:rsid w:val="7F3676D1"/>
    <w:rsid w:val="7F38D938"/>
    <w:rsid w:val="7F3BD1F2"/>
    <w:rsid w:val="7F42392A"/>
    <w:rsid w:val="7F44A4D0"/>
    <w:rsid w:val="7F4C6210"/>
    <w:rsid w:val="7F4E911D"/>
    <w:rsid w:val="7F511142"/>
    <w:rsid w:val="7F5613FA"/>
    <w:rsid w:val="7F5D841E"/>
    <w:rsid w:val="7F63DF2A"/>
    <w:rsid w:val="7F679C81"/>
    <w:rsid w:val="7F6AD0DA"/>
    <w:rsid w:val="7F7354BE"/>
    <w:rsid w:val="7F76CC8D"/>
    <w:rsid w:val="7F806ACF"/>
    <w:rsid w:val="7F81138D"/>
    <w:rsid w:val="7F85F090"/>
    <w:rsid w:val="7F873209"/>
    <w:rsid w:val="7F896F22"/>
    <w:rsid w:val="7F8B61E3"/>
    <w:rsid w:val="7F8F8EBD"/>
    <w:rsid w:val="7FA185EC"/>
    <w:rsid w:val="7FA70E78"/>
    <w:rsid w:val="7FA9CCCC"/>
    <w:rsid w:val="7FAE2F9D"/>
    <w:rsid w:val="7FB8344F"/>
    <w:rsid w:val="7FC0EF13"/>
    <w:rsid w:val="7FC41251"/>
    <w:rsid w:val="7FD61EAB"/>
    <w:rsid w:val="7FDBA108"/>
    <w:rsid w:val="7FE3FE29"/>
    <w:rsid w:val="7FE7B02E"/>
    <w:rsid w:val="7FEB031F"/>
    <w:rsid w:val="7FF1BFFB"/>
    <w:rsid w:val="7FFD415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4506F"/>
  <w15:docId w15:val="{1DCECB25-1792-402C-B930-C77FC2C24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1"/>
    <w:lsdException w:name="toc 2" w:uiPriority="39" w:unhideWhenUsed="1"/>
    <w:lsdException w:name="toc 3"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unhideWhenUsed="1"/>
    <w:lsdException w:name="footer"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nhideWhenUsed="1" w:qFormat="1"/>
    <w:lsdException w:name="List Number" w:uiPriority="11" w:unhideWhenUsed="1"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29" w:qFormat="1"/>
    <w:lsdException w:name="Closing" w:semiHidden="1"/>
    <w:lsdException w:name="Signature" w:semiHidden="1"/>
    <w:lsdException w:name="Default Paragraph Font" w:semiHidden="1" w:uiPriority="1" w:unhideWhenUsed="1"/>
    <w:lsdException w:name="Body Text" w:semiHidden="1" w:uiPriority="11" w:unhideWhenUsed="1" w:qFormat="1"/>
    <w:lsdException w:name="Body Text Indent"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qFormat="1"/>
    <w:lsdException w:name="Body Text Indent 3" w:qFormat="1"/>
    <w:lsdException w:name="Block Text" w:semiHidden="1"/>
    <w:lsdException w:name="Hyperlink" w:semiHidden="1" w:unhideWhenUsed="1"/>
    <w:lsdException w:name="FollowedHyperlink" w:semiHidden="1"/>
    <w:lsdException w:name="Strong" w:uiPriority="22" w:qFormat="1"/>
    <w:lsdException w:name="Emphasis" w:uiPriority="5"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AD00FB"/>
    <w:pPr>
      <w:spacing w:after="0" w:line="240" w:lineRule="auto"/>
    </w:pPr>
    <w:rPr>
      <w:rFonts w:ascii="Times New Roman" w:eastAsia="Times New Roman" w:hAnsi="Times New Roman" w:cs="Times New Roman"/>
      <w:sz w:val="24"/>
      <w:szCs w:val="24"/>
      <w:lang w:eastAsia="en-GB"/>
    </w:rPr>
  </w:style>
  <w:style w:type="paragraph" w:styleId="Heading1">
    <w:name w:val="heading 1"/>
    <w:aliases w:val="H1"/>
    <w:basedOn w:val="BaseHeading"/>
    <w:next w:val="Heading2"/>
    <w:link w:val="Heading1Char"/>
    <w:uiPriority w:val="1"/>
    <w:qFormat/>
    <w:rsid w:val="00CA6B06"/>
    <w:pPr>
      <w:pageBreakBefore/>
      <w:spacing w:line="216" w:lineRule="auto"/>
      <w:outlineLvl w:val="0"/>
    </w:pPr>
    <w:rPr>
      <w:rFonts w:eastAsiaTheme="majorEastAsia" w:cstheme="majorBidi"/>
      <w:b/>
      <w:bCs/>
      <w:caps/>
      <w:color w:val="915DA3" w:themeColor="accent1"/>
      <w:sz w:val="56"/>
      <w:szCs w:val="28"/>
    </w:rPr>
  </w:style>
  <w:style w:type="paragraph" w:styleId="Heading2">
    <w:name w:val="heading 2"/>
    <w:aliases w:val="H2"/>
    <w:basedOn w:val="BaseHeading"/>
    <w:next w:val="BodyText"/>
    <w:link w:val="Heading2Char"/>
    <w:uiPriority w:val="1"/>
    <w:qFormat/>
    <w:rsid w:val="00A01306"/>
    <w:pPr>
      <w:outlineLvl w:val="1"/>
    </w:pPr>
    <w:rPr>
      <w:rFonts w:eastAsiaTheme="majorEastAsia" w:cstheme="majorBidi"/>
      <w:b/>
      <w:bCs/>
      <w:caps/>
      <w:color w:val="915DA3" w:themeColor="accent1"/>
      <w:sz w:val="36"/>
      <w:szCs w:val="26"/>
    </w:rPr>
  </w:style>
  <w:style w:type="paragraph" w:styleId="Heading3">
    <w:name w:val="heading 3"/>
    <w:aliases w:val="h3"/>
    <w:basedOn w:val="BaseHeading"/>
    <w:next w:val="BodyText"/>
    <w:link w:val="Heading3Char"/>
    <w:uiPriority w:val="1"/>
    <w:qFormat/>
    <w:rsid w:val="00CA6B06"/>
    <w:pPr>
      <w:outlineLvl w:val="2"/>
    </w:pPr>
    <w:rPr>
      <w:rFonts w:eastAsiaTheme="majorEastAsia" w:cstheme="majorBidi"/>
      <w:b/>
      <w:bCs/>
      <w:sz w:val="28"/>
    </w:rPr>
  </w:style>
  <w:style w:type="paragraph" w:styleId="Heading4">
    <w:name w:val="heading 4"/>
    <w:aliases w:val="h4"/>
    <w:basedOn w:val="BaseHeading"/>
    <w:next w:val="BodyText"/>
    <w:link w:val="Heading4Char"/>
    <w:uiPriority w:val="1"/>
    <w:qFormat/>
    <w:rsid w:val="00CA6B06"/>
    <w:pPr>
      <w:outlineLvl w:val="3"/>
    </w:pPr>
    <w:rPr>
      <w:rFonts w:eastAsiaTheme="majorEastAsia" w:cstheme="majorBidi"/>
      <w:b/>
      <w:bCs/>
      <w:iCs/>
      <w:color w:val="585858" w:themeColor="text1"/>
      <w:sz w:val="24"/>
    </w:rPr>
  </w:style>
  <w:style w:type="paragraph" w:styleId="Heading5">
    <w:name w:val="heading 5"/>
    <w:aliases w:val="h5"/>
    <w:basedOn w:val="BaseHeading"/>
    <w:next w:val="Normal"/>
    <w:link w:val="Heading5Char"/>
    <w:uiPriority w:val="1"/>
    <w:qFormat/>
    <w:rsid w:val="003C3F70"/>
    <w:pPr>
      <w:spacing w:before="120" w:after="240"/>
      <w:outlineLvl w:val="4"/>
    </w:pPr>
    <w:rPr>
      <w:rFonts w:asciiTheme="minorHAnsi" w:eastAsiaTheme="majorEastAsia" w:hAnsiTheme="minorHAnsi" w:cstheme="majorBidi"/>
      <w:sz w:val="24"/>
    </w:rPr>
  </w:style>
  <w:style w:type="paragraph" w:styleId="Heading7">
    <w:name w:val="heading 7"/>
    <w:basedOn w:val="Normal"/>
    <w:next w:val="Normal"/>
    <w:link w:val="Heading7Char"/>
    <w:uiPriority w:val="9"/>
    <w:semiHidden/>
    <w:qFormat/>
    <w:rsid w:val="001919F6"/>
    <w:pPr>
      <w:keepNext/>
      <w:keepLines/>
      <w:spacing w:before="40" w:line="276" w:lineRule="auto"/>
      <w:ind w:left="1296" w:hanging="1296"/>
      <w:outlineLvl w:val="6"/>
    </w:pPr>
    <w:rPr>
      <w:rFonts w:asciiTheme="majorHAnsi" w:eastAsiaTheme="majorEastAsia" w:hAnsiTheme="majorHAnsi" w:cstheme="majorBidi"/>
      <w:i/>
      <w:iCs/>
      <w:color w:val="482E51" w:themeColor="accent1" w:themeShade="7F"/>
    </w:rPr>
  </w:style>
  <w:style w:type="paragraph" w:styleId="Heading8">
    <w:name w:val="heading 8"/>
    <w:basedOn w:val="Normal"/>
    <w:next w:val="Normal"/>
    <w:link w:val="Heading8Char"/>
    <w:uiPriority w:val="9"/>
    <w:semiHidden/>
    <w:unhideWhenUsed/>
    <w:qFormat/>
    <w:rsid w:val="001919F6"/>
    <w:pPr>
      <w:keepNext/>
      <w:keepLines/>
      <w:spacing w:before="40" w:line="276" w:lineRule="auto"/>
      <w:ind w:left="1440" w:hanging="1440"/>
      <w:outlineLvl w:val="7"/>
    </w:pPr>
    <w:rPr>
      <w:rFonts w:asciiTheme="majorHAnsi" w:eastAsiaTheme="majorEastAsia" w:hAnsiTheme="majorHAnsi" w:cstheme="majorBidi"/>
      <w:color w:val="717171" w:themeColor="text1" w:themeTint="D8"/>
      <w:sz w:val="21"/>
      <w:szCs w:val="21"/>
    </w:rPr>
  </w:style>
  <w:style w:type="paragraph" w:styleId="Heading9">
    <w:name w:val="heading 9"/>
    <w:basedOn w:val="Normal"/>
    <w:next w:val="Normal"/>
    <w:link w:val="Heading9Char"/>
    <w:uiPriority w:val="9"/>
    <w:semiHidden/>
    <w:unhideWhenUsed/>
    <w:qFormat/>
    <w:rsid w:val="001919F6"/>
    <w:pPr>
      <w:keepNext/>
      <w:keepLines/>
      <w:spacing w:before="40" w:line="276" w:lineRule="auto"/>
      <w:ind w:left="1584" w:hanging="1584"/>
      <w:outlineLvl w:val="8"/>
    </w:pPr>
    <w:rPr>
      <w:rFonts w:asciiTheme="majorHAnsi" w:eastAsiaTheme="majorEastAsia" w:hAnsiTheme="majorHAnsi" w:cstheme="majorBidi"/>
      <w:i/>
      <w:iCs/>
      <w:color w:val="71717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aseText"/>
    <w:link w:val="BodyTextChar"/>
    <w:uiPriority w:val="11"/>
    <w:qFormat/>
    <w:rsid w:val="00FC29C4"/>
    <w:pPr>
      <w:spacing w:after="240"/>
    </w:pPr>
    <w:rPr>
      <w:color w:val="585858" w:themeColor="text1"/>
    </w:rPr>
  </w:style>
  <w:style w:type="character" w:customStyle="1" w:styleId="BodyTextChar">
    <w:name w:val="Body Text Char"/>
    <w:basedOn w:val="DefaultParagraphFont"/>
    <w:link w:val="BodyText"/>
    <w:uiPriority w:val="11"/>
    <w:rsid w:val="00FC29C4"/>
    <w:rPr>
      <w:color w:val="585858" w:themeColor="text1"/>
      <w:sz w:val="20"/>
    </w:rPr>
  </w:style>
  <w:style w:type="character" w:customStyle="1" w:styleId="Heading1Char">
    <w:name w:val="Heading 1 Char"/>
    <w:aliases w:val="H1 Char"/>
    <w:basedOn w:val="DefaultParagraphFont"/>
    <w:link w:val="Heading1"/>
    <w:uiPriority w:val="9"/>
    <w:rsid w:val="00CA6B06"/>
    <w:rPr>
      <w:rFonts w:asciiTheme="majorHAnsi" w:eastAsiaTheme="majorEastAsia" w:hAnsiTheme="majorHAnsi" w:cstheme="majorBidi"/>
      <w:b/>
      <w:bCs/>
      <w:caps/>
      <w:color w:val="915DA3" w:themeColor="accent1"/>
      <w:sz w:val="56"/>
      <w:szCs w:val="28"/>
    </w:rPr>
  </w:style>
  <w:style w:type="character" w:customStyle="1" w:styleId="Heading2Char">
    <w:name w:val="Heading 2 Char"/>
    <w:aliases w:val="H2 Char"/>
    <w:basedOn w:val="DefaultParagraphFont"/>
    <w:link w:val="Heading2"/>
    <w:uiPriority w:val="9"/>
    <w:rsid w:val="00A01306"/>
    <w:rPr>
      <w:rFonts w:asciiTheme="majorHAnsi" w:eastAsiaTheme="majorEastAsia" w:hAnsiTheme="majorHAnsi" w:cstheme="majorBidi"/>
      <w:b/>
      <w:bCs/>
      <w:caps/>
      <w:color w:val="915DA3" w:themeColor="accent1"/>
      <w:sz w:val="36"/>
      <w:szCs w:val="26"/>
    </w:rPr>
  </w:style>
  <w:style w:type="character" w:customStyle="1" w:styleId="Heading3Char">
    <w:name w:val="Heading 3 Char"/>
    <w:aliases w:val="h3 Char"/>
    <w:basedOn w:val="DefaultParagraphFont"/>
    <w:link w:val="Heading3"/>
    <w:uiPriority w:val="9"/>
    <w:rsid w:val="00CA6B06"/>
    <w:rPr>
      <w:rFonts w:asciiTheme="majorHAnsi" w:eastAsiaTheme="majorEastAsia" w:hAnsiTheme="majorHAnsi" w:cstheme="majorBidi"/>
      <w:b/>
      <w:bCs/>
      <w:color w:val="915DA3" w:themeColor="text2"/>
      <w:sz w:val="28"/>
    </w:rPr>
  </w:style>
  <w:style w:type="character" w:customStyle="1" w:styleId="Heading4Char">
    <w:name w:val="Heading 4 Char"/>
    <w:aliases w:val="h4 Char"/>
    <w:basedOn w:val="DefaultParagraphFont"/>
    <w:link w:val="Heading4"/>
    <w:uiPriority w:val="9"/>
    <w:rsid w:val="00CA6B06"/>
    <w:rPr>
      <w:rFonts w:asciiTheme="majorHAnsi" w:eastAsiaTheme="majorEastAsia" w:hAnsiTheme="majorHAnsi" w:cstheme="majorBidi"/>
      <w:b/>
      <w:bCs/>
      <w:iCs/>
      <w:color w:val="585858" w:themeColor="text1"/>
      <w:sz w:val="24"/>
    </w:rPr>
  </w:style>
  <w:style w:type="paragraph" w:styleId="Title">
    <w:name w:val="Title"/>
    <w:basedOn w:val="BaseHeading"/>
    <w:next w:val="Subtitle"/>
    <w:link w:val="TitleChar"/>
    <w:uiPriority w:val="28"/>
    <w:qFormat/>
    <w:rsid w:val="009C36E3"/>
    <w:pPr>
      <w:spacing w:after="480" w:line="216" w:lineRule="auto"/>
      <w:contextualSpacing/>
    </w:pPr>
    <w:rPr>
      <w:rFonts w:eastAsiaTheme="majorEastAsia" w:cstheme="majorBidi"/>
      <w:b/>
      <w:caps/>
      <w:color w:val="915DA3" w:themeColor="accent1"/>
      <w:sz w:val="96"/>
      <w:szCs w:val="52"/>
    </w:rPr>
  </w:style>
  <w:style w:type="character" w:customStyle="1" w:styleId="TitleChar">
    <w:name w:val="Title Char"/>
    <w:basedOn w:val="DefaultParagraphFont"/>
    <w:link w:val="Title"/>
    <w:uiPriority w:val="28"/>
    <w:rsid w:val="009C36E3"/>
    <w:rPr>
      <w:rFonts w:asciiTheme="majorHAnsi" w:eastAsiaTheme="majorEastAsia" w:hAnsiTheme="majorHAnsi" w:cstheme="majorBidi"/>
      <w:b/>
      <w:caps/>
      <w:color w:val="915DA3" w:themeColor="accent1"/>
      <w:sz w:val="96"/>
      <w:szCs w:val="52"/>
    </w:rPr>
  </w:style>
  <w:style w:type="paragraph" w:styleId="Subtitle">
    <w:name w:val="Subtitle"/>
    <w:basedOn w:val="BaseHeading"/>
    <w:link w:val="SubtitleChar"/>
    <w:uiPriority w:val="29"/>
    <w:qFormat/>
    <w:rsid w:val="008346FC"/>
    <w:pPr>
      <w:numPr>
        <w:ilvl w:val="1"/>
      </w:numPr>
    </w:pPr>
    <w:rPr>
      <w:rFonts w:eastAsiaTheme="majorEastAsia" w:cstheme="majorBidi"/>
      <w:iCs/>
      <w:caps/>
      <w:color w:val="585858" w:themeColor="text1"/>
      <w:spacing w:val="15"/>
      <w:sz w:val="48"/>
      <w:szCs w:val="24"/>
    </w:rPr>
  </w:style>
  <w:style w:type="character" w:customStyle="1" w:styleId="SubtitleChar">
    <w:name w:val="Subtitle Char"/>
    <w:basedOn w:val="DefaultParagraphFont"/>
    <w:link w:val="Subtitle"/>
    <w:uiPriority w:val="29"/>
    <w:rsid w:val="008346FC"/>
    <w:rPr>
      <w:rFonts w:asciiTheme="majorHAnsi" w:eastAsiaTheme="majorEastAsia" w:hAnsiTheme="majorHAnsi" w:cstheme="majorBidi"/>
      <w:iCs/>
      <w:caps/>
      <w:color w:val="585858" w:themeColor="text1"/>
      <w:spacing w:val="15"/>
      <w:sz w:val="48"/>
      <w:szCs w:val="24"/>
    </w:rPr>
  </w:style>
  <w:style w:type="paragraph" w:customStyle="1" w:styleId="BaseStyle">
    <w:name w:val="___Base Style"/>
    <w:semiHidden/>
    <w:rsid w:val="00A81E3B"/>
    <w:pPr>
      <w:spacing w:after="0" w:line="240" w:lineRule="auto"/>
    </w:pPr>
  </w:style>
  <w:style w:type="paragraph" w:customStyle="1" w:styleId="BaseTable">
    <w:name w:val="___Base Table"/>
    <w:semiHidden/>
    <w:rsid w:val="00FC29C4"/>
    <w:pPr>
      <w:spacing w:after="0" w:line="240" w:lineRule="auto"/>
    </w:pPr>
    <w:rPr>
      <w:sz w:val="20"/>
    </w:rPr>
  </w:style>
  <w:style w:type="paragraph" w:customStyle="1" w:styleId="BaseText">
    <w:name w:val="__Base Text"/>
    <w:basedOn w:val="BaseStyle"/>
    <w:semiHidden/>
    <w:rsid w:val="00535DA1"/>
    <w:rPr>
      <w:sz w:val="20"/>
    </w:rPr>
  </w:style>
  <w:style w:type="paragraph" w:customStyle="1" w:styleId="BaseHeading">
    <w:name w:val="__Base Heading"/>
    <w:basedOn w:val="BaseStyle"/>
    <w:next w:val="BodyText"/>
    <w:semiHidden/>
    <w:rsid w:val="00FC29C4"/>
    <w:pPr>
      <w:keepNext/>
      <w:keepLines/>
    </w:pPr>
    <w:rPr>
      <w:rFonts w:asciiTheme="majorHAnsi" w:hAnsiTheme="majorHAnsi"/>
      <w:color w:val="915DA3" w:themeColor="text2"/>
    </w:rPr>
  </w:style>
  <w:style w:type="paragraph" w:customStyle="1" w:styleId="1ptspacer">
    <w:name w:val="__1pt spacer"/>
    <w:basedOn w:val="BaseStyle"/>
    <w:next w:val="BodyText"/>
    <w:semiHidden/>
    <w:rsid w:val="00535DA1"/>
    <w:pPr>
      <w:spacing w:line="20" w:lineRule="exact"/>
    </w:pPr>
    <w:rPr>
      <w:color w:val="FF0000"/>
      <w:sz w:val="2"/>
    </w:rPr>
  </w:style>
  <w:style w:type="paragraph" w:styleId="ListBullet">
    <w:name w:val="List Bullet"/>
    <w:basedOn w:val="BodyText"/>
    <w:uiPriority w:val="11"/>
    <w:qFormat/>
    <w:rsid w:val="00387DBA"/>
    <w:pPr>
      <w:tabs>
        <w:tab w:val="num" w:pos="284"/>
      </w:tabs>
      <w:ind w:left="284" w:hanging="284"/>
      <w:contextualSpacing/>
    </w:pPr>
  </w:style>
  <w:style w:type="paragraph" w:customStyle="1" w:styleId="TableText">
    <w:name w:val="Table Text"/>
    <w:basedOn w:val="BaseTable"/>
    <w:uiPriority w:val="13"/>
    <w:qFormat/>
    <w:rsid w:val="003D2AC9"/>
    <w:pPr>
      <w:ind w:left="113" w:right="113"/>
    </w:pPr>
  </w:style>
  <w:style w:type="character" w:styleId="BookTitle">
    <w:name w:val="Book Title"/>
    <w:basedOn w:val="DefaultParagraphFont"/>
    <w:uiPriority w:val="33"/>
    <w:semiHidden/>
    <w:qFormat/>
    <w:rsid w:val="00535DA1"/>
    <w:rPr>
      <w:b/>
      <w:bCs/>
      <w:smallCaps/>
      <w:spacing w:val="5"/>
    </w:rPr>
  </w:style>
  <w:style w:type="character" w:styleId="Emphasis">
    <w:name w:val="Emphasis"/>
    <w:basedOn w:val="DefaultParagraphFont"/>
    <w:uiPriority w:val="5"/>
    <w:qFormat/>
    <w:rsid w:val="00535DA1"/>
    <w:rPr>
      <w:i/>
      <w:iCs/>
    </w:rPr>
  </w:style>
  <w:style w:type="character" w:styleId="IntenseEmphasis">
    <w:name w:val="Intense Emphasis"/>
    <w:basedOn w:val="DefaultParagraphFont"/>
    <w:uiPriority w:val="21"/>
    <w:semiHidden/>
    <w:qFormat/>
    <w:rsid w:val="00535DA1"/>
    <w:rPr>
      <w:b/>
      <w:bCs/>
      <w:i/>
      <w:iCs/>
      <w:color w:val="915DA3" w:themeColor="accent1"/>
    </w:rPr>
  </w:style>
  <w:style w:type="paragraph" w:styleId="IntenseQuote">
    <w:name w:val="Intense Quote"/>
    <w:basedOn w:val="Normal"/>
    <w:next w:val="Normal"/>
    <w:link w:val="IntenseQuoteChar"/>
    <w:uiPriority w:val="31"/>
    <w:semiHidden/>
    <w:qFormat/>
    <w:rsid w:val="00535DA1"/>
    <w:pPr>
      <w:pBdr>
        <w:bottom w:val="single" w:sz="4" w:space="4" w:color="915DA3" w:themeColor="accent1"/>
      </w:pBdr>
      <w:spacing w:before="200" w:after="280"/>
      <w:ind w:left="936" w:right="936"/>
    </w:pPr>
    <w:rPr>
      <w:b/>
      <w:bCs/>
      <w:i/>
      <w:iCs/>
      <w:color w:val="915DA3" w:themeColor="accent1"/>
    </w:rPr>
  </w:style>
  <w:style w:type="character" w:customStyle="1" w:styleId="IntenseQuoteChar">
    <w:name w:val="Intense Quote Char"/>
    <w:basedOn w:val="DefaultParagraphFont"/>
    <w:link w:val="IntenseQuote"/>
    <w:uiPriority w:val="31"/>
    <w:semiHidden/>
    <w:rsid w:val="00ED4DC3"/>
    <w:rPr>
      <w:b/>
      <w:bCs/>
      <w:i/>
      <w:iCs/>
      <w:color w:val="915DA3" w:themeColor="accent1"/>
      <w:sz w:val="20"/>
    </w:rPr>
  </w:style>
  <w:style w:type="character" w:styleId="IntenseReference">
    <w:name w:val="Intense Reference"/>
    <w:basedOn w:val="DefaultParagraphFont"/>
    <w:uiPriority w:val="32"/>
    <w:semiHidden/>
    <w:qFormat/>
    <w:rsid w:val="00535DA1"/>
    <w:rPr>
      <w:b/>
      <w:bCs/>
      <w:smallCaps/>
      <w:color w:val="00ACA2" w:themeColor="accent2"/>
      <w:spacing w:val="5"/>
      <w:u w:val="single"/>
    </w:rPr>
  </w:style>
  <w:style w:type="paragraph" w:styleId="ListParagraph">
    <w:name w:val="List Paragraph"/>
    <w:basedOn w:val="Normal"/>
    <w:link w:val="ListParagraphChar"/>
    <w:uiPriority w:val="34"/>
    <w:qFormat/>
    <w:rsid w:val="00535DA1"/>
    <w:pPr>
      <w:ind w:left="720"/>
      <w:contextualSpacing/>
    </w:pPr>
  </w:style>
  <w:style w:type="paragraph" w:styleId="NoSpacing">
    <w:name w:val="No Spacing"/>
    <w:basedOn w:val="BaseText"/>
    <w:link w:val="NoSpacingChar"/>
    <w:uiPriority w:val="1"/>
    <w:qFormat/>
    <w:rsid w:val="00643A5C"/>
    <w:rPr>
      <w:color w:val="585858" w:themeColor="text1"/>
    </w:rPr>
  </w:style>
  <w:style w:type="paragraph" w:styleId="Quote">
    <w:name w:val="Quote"/>
    <w:basedOn w:val="BaseText"/>
    <w:next w:val="QuoteSource"/>
    <w:link w:val="QuoteChar"/>
    <w:uiPriority w:val="23"/>
    <w:qFormat/>
    <w:rsid w:val="003A573F"/>
    <w:pPr>
      <w:contextualSpacing/>
    </w:pPr>
    <w:rPr>
      <w:rFonts w:asciiTheme="majorHAnsi" w:hAnsiTheme="majorHAnsi"/>
      <w:iCs/>
      <w:color w:val="915DA3" w:themeColor="text2"/>
      <w:sz w:val="28"/>
    </w:rPr>
  </w:style>
  <w:style w:type="character" w:customStyle="1" w:styleId="QuoteChar">
    <w:name w:val="Quote Char"/>
    <w:basedOn w:val="DefaultParagraphFont"/>
    <w:link w:val="Quote"/>
    <w:uiPriority w:val="23"/>
    <w:rsid w:val="003A573F"/>
    <w:rPr>
      <w:rFonts w:asciiTheme="majorHAnsi" w:hAnsiTheme="majorHAnsi"/>
      <w:iCs/>
      <w:color w:val="915DA3" w:themeColor="text2"/>
      <w:sz w:val="28"/>
    </w:rPr>
  </w:style>
  <w:style w:type="character" w:styleId="Strong">
    <w:name w:val="Strong"/>
    <w:uiPriority w:val="22"/>
    <w:qFormat/>
    <w:rsid w:val="008C3BDA"/>
    <w:rPr>
      <w:rFonts w:asciiTheme="majorHAnsi" w:hAnsiTheme="majorHAnsi"/>
      <w:b w:val="0"/>
      <w:bCs/>
    </w:rPr>
  </w:style>
  <w:style w:type="character" w:styleId="SubtleEmphasis">
    <w:name w:val="Subtle Emphasis"/>
    <w:basedOn w:val="DefaultParagraphFont"/>
    <w:uiPriority w:val="19"/>
    <w:semiHidden/>
    <w:qFormat/>
    <w:rsid w:val="00535DA1"/>
    <w:rPr>
      <w:i/>
      <w:iCs/>
      <w:color w:val="ABABAB" w:themeColor="text1" w:themeTint="7F"/>
    </w:rPr>
  </w:style>
  <w:style w:type="character" w:styleId="SubtleReference">
    <w:name w:val="Subtle Reference"/>
    <w:basedOn w:val="DefaultParagraphFont"/>
    <w:uiPriority w:val="31"/>
    <w:semiHidden/>
    <w:qFormat/>
    <w:rsid w:val="00535DA1"/>
    <w:rPr>
      <w:smallCaps/>
      <w:color w:val="00ACA2" w:themeColor="accent2"/>
      <w:u w:val="single"/>
    </w:rPr>
  </w:style>
  <w:style w:type="numbering" w:customStyle="1" w:styleId="ListBullets">
    <w:name w:val="__List Bullets"/>
    <w:uiPriority w:val="99"/>
    <w:rsid w:val="00387DBA"/>
    <w:pPr>
      <w:numPr>
        <w:numId w:val="3"/>
      </w:numPr>
    </w:pPr>
  </w:style>
  <w:style w:type="table" w:styleId="TableGrid">
    <w:name w:val="Table Grid"/>
    <w:basedOn w:val="TableNormal"/>
    <w:uiPriority w:val="39"/>
    <w:semiHidden/>
    <w:rsid w:val="003D2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ftcatTableStyle1">
    <w:name w:val="Softcat Table Style 1"/>
    <w:basedOn w:val="TableNormal"/>
    <w:uiPriority w:val="99"/>
    <w:rsid w:val="003D2AC9"/>
    <w:pPr>
      <w:spacing w:after="0" w:line="240" w:lineRule="auto"/>
    </w:pPr>
    <w:rPr>
      <w:color w:val="585858" w:themeColor="text1"/>
      <w:sz w:val="20"/>
    </w:rPr>
    <w:tblPr>
      <w:tblBorders>
        <w:bottom w:val="single" w:sz="4" w:space="0" w:color="915DA3" w:themeColor="accent1"/>
        <w:insideH w:val="single" w:sz="4" w:space="0" w:color="BCBCBC" w:themeColor="text1" w:themeTint="66"/>
      </w:tblBorders>
      <w:tblCellMar>
        <w:top w:w="85" w:type="dxa"/>
        <w:left w:w="0" w:type="dxa"/>
        <w:bottom w:w="85" w:type="dxa"/>
        <w:right w:w="0" w:type="dxa"/>
      </w:tblCellMar>
    </w:tblPr>
    <w:tcPr>
      <w:shd w:val="clear" w:color="auto" w:fill="auto"/>
    </w:tcPr>
    <w:tblStylePr w:type="firstRow">
      <w:rPr>
        <w:rFonts w:asciiTheme="majorHAnsi" w:hAnsiTheme="majorHAnsi"/>
        <w:b/>
        <w:color w:val="915DA3" w:themeColor="accent1"/>
      </w:rPr>
      <w:tblPr/>
      <w:tcPr>
        <w:tcBorders>
          <w:bottom w:val="single" w:sz="4" w:space="0" w:color="915DA3" w:themeColor="accent1"/>
        </w:tcBorders>
        <w:shd w:val="clear" w:color="auto" w:fill="auto"/>
      </w:tcPr>
    </w:tblStylePr>
    <w:tblStylePr w:type="lastRow">
      <w:rPr>
        <w:rFonts w:asciiTheme="minorHAnsi" w:hAnsiTheme="minorHAnsi"/>
        <w:b/>
        <w:color w:val="915DA3" w:themeColor="accent1"/>
      </w:rPr>
      <w:tblPr/>
      <w:tcPr>
        <w:tcBorders>
          <w:top w:val="single" w:sz="4" w:space="0" w:color="915DA3" w:themeColor="accent1"/>
        </w:tcBorders>
        <w:shd w:val="clear" w:color="auto" w:fill="auto"/>
      </w:tcPr>
    </w:tblStylePr>
    <w:tblStylePr w:type="firstCol">
      <w:rPr>
        <w:rFonts w:asciiTheme="minorHAnsi" w:hAnsiTheme="minorHAnsi"/>
        <w:b/>
        <w:color w:val="915DA3" w:themeColor="accent1"/>
      </w:rPr>
    </w:tblStylePr>
  </w:style>
  <w:style w:type="paragraph" w:styleId="TOCHeading">
    <w:name w:val="TOC Heading"/>
    <w:basedOn w:val="Heading1"/>
    <w:next w:val="TOC1"/>
    <w:uiPriority w:val="39"/>
    <w:qFormat/>
    <w:rsid w:val="00CA6B06"/>
    <w:pPr>
      <w:spacing w:after="540"/>
      <w:outlineLvl w:val="9"/>
    </w:pPr>
    <w:rPr>
      <w:bCs w:val="0"/>
      <w:szCs w:val="32"/>
    </w:rPr>
  </w:style>
  <w:style w:type="paragraph" w:customStyle="1" w:styleId="Heading1Numbered">
    <w:name w:val="Heading 1 Numbered"/>
    <w:basedOn w:val="Heading1"/>
    <w:next w:val="Heading2Numbered"/>
    <w:uiPriority w:val="9"/>
    <w:qFormat/>
    <w:rsid w:val="00152A0A"/>
    <w:pPr>
      <w:numPr>
        <w:numId w:val="15"/>
      </w:numPr>
    </w:pPr>
  </w:style>
  <w:style w:type="paragraph" w:customStyle="1" w:styleId="Heading2Numbered">
    <w:name w:val="Heading 2 Numbered"/>
    <w:basedOn w:val="Heading2"/>
    <w:next w:val="BodyTextIndent"/>
    <w:uiPriority w:val="9"/>
    <w:qFormat/>
    <w:rsid w:val="00544477"/>
    <w:pPr>
      <w:numPr>
        <w:ilvl w:val="1"/>
        <w:numId w:val="15"/>
      </w:numPr>
      <w:tabs>
        <w:tab w:val="num" w:pos="454"/>
      </w:tabs>
    </w:pPr>
  </w:style>
  <w:style w:type="paragraph" w:customStyle="1" w:styleId="Heading3Numbered">
    <w:name w:val="Heading 3 Numbered"/>
    <w:basedOn w:val="Heading3"/>
    <w:next w:val="BodyTextIndent2"/>
    <w:uiPriority w:val="9"/>
    <w:qFormat/>
    <w:rsid w:val="00544477"/>
    <w:pPr>
      <w:numPr>
        <w:ilvl w:val="2"/>
        <w:numId w:val="15"/>
      </w:numPr>
    </w:pPr>
  </w:style>
  <w:style w:type="numbering" w:customStyle="1" w:styleId="ListHeadings">
    <w:name w:val="__List Headings"/>
    <w:uiPriority w:val="99"/>
    <w:rsid w:val="000617D6"/>
    <w:pPr>
      <w:numPr>
        <w:numId w:val="7"/>
      </w:numPr>
    </w:pPr>
  </w:style>
  <w:style w:type="paragraph" w:styleId="Header">
    <w:name w:val="header"/>
    <w:basedOn w:val="BaseText"/>
    <w:link w:val="HeaderChar"/>
    <w:uiPriority w:val="99"/>
    <w:rsid w:val="00F04660"/>
    <w:rPr>
      <w:color w:val="915DA3" w:themeColor="text2"/>
      <w:sz w:val="14"/>
    </w:rPr>
  </w:style>
  <w:style w:type="character" w:customStyle="1" w:styleId="HeaderChar">
    <w:name w:val="Header Char"/>
    <w:basedOn w:val="DefaultParagraphFont"/>
    <w:link w:val="Header"/>
    <w:uiPriority w:val="99"/>
    <w:rsid w:val="00C54339"/>
    <w:rPr>
      <w:color w:val="915DA3" w:themeColor="text2"/>
      <w:sz w:val="14"/>
    </w:rPr>
  </w:style>
  <w:style w:type="paragraph" w:styleId="Footer">
    <w:name w:val="footer"/>
    <w:basedOn w:val="BaseText"/>
    <w:link w:val="FooterChar"/>
    <w:uiPriority w:val="99"/>
    <w:rsid w:val="00F04660"/>
    <w:pPr>
      <w:tabs>
        <w:tab w:val="right" w:pos="10206"/>
      </w:tabs>
    </w:pPr>
    <w:rPr>
      <w:color w:val="915DA3" w:themeColor="text2"/>
      <w:sz w:val="16"/>
    </w:rPr>
  </w:style>
  <w:style w:type="character" w:customStyle="1" w:styleId="FooterChar">
    <w:name w:val="Footer Char"/>
    <w:basedOn w:val="DefaultParagraphFont"/>
    <w:link w:val="Footer"/>
    <w:uiPriority w:val="99"/>
    <w:rsid w:val="00C54339"/>
    <w:rPr>
      <w:color w:val="915DA3" w:themeColor="text2"/>
      <w:sz w:val="16"/>
    </w:rPr>
  </w:style>
  <w:style w:type="table" w:customStyle="1" w:styleId="TableBlank">
    <w:name w:val="Table Blank"/>
    <w:basedOn w:val="TableNormal"/>
    <w:uiPriority w:val="99"/>
    <w:rsid w:val="00F04660"/>
    <w:pPr>
      <w:spacing w:after="0" w:line="240" w:lineRule="auto"/>
    </w:pPr>
    <w:rPr>
      <w:sz w:val="20"/>
    </w:rPr>
    <w:tblPr>
      <w:tblCellMar>
        <w:left w:w="0" w:type="dxa"/>
        <w:right w:w="0" w:type="dxa"/>
      </w:tblCellMar>
    </w:tblPr>
  </w:style>
  <w:style w:type="paragraph" w:styleId="TOC1">
    <w:name w:val="toc 1"/>
    <w:basedOn w:val="BaseHeading"/>
    <w:autoRedefine/>
    <w:uiPriority w:val="39"/>
    <w:rsid w:val="00A01306"/>
    <w:pPr>
      <w:tabs>
        <w:tab w:val="left" w:pos="425"/>
        <w:tab w:val="right" w:pos="10206"/>
      </w:tabs>
      <w:spacing w:before="240" w:after="60"/>
    </w:pPr>
    <w:rPr>
      <w:caps/>
      <w:noProof/>
      <w:color w:val="915DA3" w:themeColor="accent1"/>
      <w:sz w:val="24"/>
    </w:rPr>
  </w:style>
  <w:style w:type="paragraph" w:styleId="TOC2">
    <w:name w:val="toc 2"/>
    <w:basedOn w:val="BaseText"/>
    <w:autoRedefine/>
    <w:uiPriority w:val="39"/>
    <w:rsid w:val="00A81E3B"/>
    <w:pPr>
      <w:tabs>
        <w:tab w:val="left" w:pos="851"/>
        <w:tab w:val="right" w:pos="10206"/>
      </w:tabs>
      <w:spacing w:before="120" w:after="120"/>
      <w:ind w:left="425"/>
    </w:pPr>
    <w:rPr>
      <w:color w:val="585858" w:themeColor="text1"/>
    </w:rPr>
  </w:style>
  <w:style w:type="paragraph" w:styleId="TOC3">
    <w:name w:val="toc 3"/>
    <w:basedOn w:val="BaseText"/>
    <w:autoRedefine/>
    <w:uiPriority w:val="39"/>
    <w:rsid w:val="00C504BA"/>
    <w:pPr>
      <w:tabs>
        <w:tab w:val="left" w:pos="1361"/>
        <w:tab w:val="right" w:pos="10206"/>
      </w:tabs>
      <w:spacing w:after="120"/>
      <w:ind w:left="851"/>
    </w:pPr>
    <w:rPr>
      <w:noProof/>
      <w:color w:val="585858" w:themeColor="text1"/>
    </w:rPr>
  </w:style>
  <w:style w:type="character" w:styleId="Hyperlink">
    <w:name w:val="Hyperlink"/>
    <w:basedOn w:val="DefaultParagraphFont"/>
    <w:uiPriority w:val="99"/>
    <w:rsid w:val="000E290D"/>
    <w:rPr>
      <w:color w:val="585858" w:themeColor="hyperlink"/>
      <w:u w:val="single"/>
    </w:rPr>
  </w:style>
  <w:style w:type="paragraph" w:styleId="ListNumber0">
    <w:name w:val="List Number"/>
    <w:basedOn w:val="BodyText"/>
    <w:uiPriority w:val="11"/>
    <w:qFormat/>
    <w:rsid w:val="00C504BA"/>
    <w:pPr>
      <w:tabs>
        <w:tab w:val="num" w:pos="284"/>
      </w:tabs>
      <w:ind w:left="284" w:hanging="284"/>
      <w:contextualSpacing/>
    </w:pPr>
  </w:style>
  <w:style w:type="numbering" w:customStyle="1" w:styleId="ListNumber">
    <w:name w:val="__List Number"/>
    <w:uiPriority w:val="99"/>
    <w:rsid w:val="00C504BA"/>
    <w:pPr>
      <w:numPr>
        <w:numId w:val="4"/>
      </w:numPr>
    </w:pPr>
  </w:style>
  <w:style w:type="paragraph" w:customStyle="1" w:styleId="BackCoverContactDetails">
    <w:name w:val="Back Cover Contact Details"/>
    <w:basedOn w:val="BaseText"/>
    <w:uiPriority w:val="38"/>
    <w:semiHidden/>
    <w:rsid w:val="002D7FAC"/>
    <w:rPr>
      <w:color w:val="FFFFFF" w:themeColor="background1"/>
    </w:rPr>
  </w:style>
  <w:style w:type="paragraph" w:customStyle="1" w:styleId="BackCoverHeading">
    <w:name w:val="Back Cover Heading"/>
    <w:basedOn w:val="BaseText"/>
    <w:next w:val="BackCoverLeadParagraph"/>
    <w:uiPriority w:val="38"/>
    <w:rsid w:val="002D7FAC"/>
    <w:pPr>
      <w:spacing w:after="240" w:line="216" w:lineRule="auto"/>
    </w:pPr>
    <w:rPr>
      <w:rFonts w:asciiTheme="majorHAnsi" w:hAnsiTheme="majorHAnsi"/>
      <w:b/>
      <w:caps/>
      <w:color w:val="FFFFFF" w:themeColor="background1"/>
      <w:sz w:val="56"/>
    </w:rPr>
  </w:style>
  <w:style w:type="paragraph" w:customStyle="1" w:styleId="DocumentVersion">
    <w:name w:val="Document Version"/>
    <w:basedOn w:val="BaseText"/>
    <w:uiPriority w:val="31"/>
    <w:rsid w:val="00C54339"/>
    <w:rPr>
      <w:color w:val="FFFFFF" w:themeColor="background1"/>
    </w:rPr>
  </w:style>
  <w:style w:type="paragraph" w:customStyle="1" w:styleId="DocumentDetails">
    <w:name w:val="Document Details"/>
    <w:basedOn w:val="BaseText"/>
    <w:uiPriority w:val="31"/>
    <w:rsid w:val="00264CD6"/>
    <w:pPr>
      <w:spacing w:after="180"/>
    </w:pPr>
    <w:rPr>
      <w:color w:val="FFFFFF" w:themeColor="background1"/>
    </w:rPr>
  </w:style>
  <w:style w:type="character" w:customStyle="1" w:styleId="Heading5Char">
    <w:name w:val="Heading 5 Char"/>
    <w:aliases w:val="h5 Char"/>
    <w:basedOn w:val="DefaultParagraphFont"/>
    <w:link w:val="Heading5"/>
    <w:uiPriority w:val="1"/>
    <w:rsid w:val="003C3F70"/>
    <w:rPr>
      <w:rFonts w:eastAsiaTheme="majorEastAsia" w:cstheme="majorBidi"/>
      <w:color w:val="915DA3" w:themeColor="text2"/>
      <w:sz w:val="24"/>
    </w:rPr>
  </w:style>
  <w:style w:type="character" w:styleId="PlaceholderText">
    <w:name w:val="Placeholder Text"/>
    <w:basedOn w:val="DefaultParagraphFont"/>
    <w:uiPriority w:val="99"/>
    <w:semiHidden/>
    <w:rsid w:val="00CC756A"/>
    <w:rPr>
      <w:color w:val="808080"/>
    </w:rPr>
  </w:style>
  <w:style w:type="table" w:customStyle="1" w:styleId="SoftcatTableStyle2">
    <w:name w:val="Softcat Table Style 2"/>
    <w:basedOn w:val="TableNormal"/>
    <w:uiPriority w:val="99"/>
    <w:rsid w:val="002A2F5A"/>
    <w:pPr>
      <w:spacing w:after="0" w:line="240" w:lineRule="auto"/>
    </w:pPr>
    <w:rPr>
      <w:color w:val="585858" w:themeColor="text1"/>
      <w:sz w:val="20"/>
    </w:rPr>
    <w:tblPr>
      <w:tblBorders>
        <w:insideH w:val="single" w:sz="4" w:space="0" w:color="FFFFFF" w:themeColor="background1"/>
        <w:insideV w:val="single" w:sz="4" w:space="0" w:color="FFFFFF" w:themeColor="background1"/>
      </w:tblBorders>
      <w:tblCellMar>
        <w:top w:w="85" w:type="dxa"/>
        <w:left w:w="0" w:type="dxa"/>
        <w:bottom w:w="85" w:type="dxa"/>
        <w:right w:w="0" w:type="dxa"/>
      </w:tblCellMar>
    </w:tblPr>
    <w:tcPr>
      <w:shd w:val="clear" w:color="auto" w:fill="DDDDDD" w:themeFill="text1" w:themeFillTint="33"/>
    </w:tcPr>
    <w:tblStylePr w:type="firstRow">
      <w:rPr>
        <w:rFonts w:asciiTheme="majorHAnsi" w:hAnsiTheme="majorHAnsi"/>
        <w:b/>
        <w:color w:val="FFFFFF" w:themeColor="background1"/>
      </w:rPr>
      <w:tblPr/>
      <w:tcPr>
        <w:shd w:val="clear" w:color="auto" w:fill="915DA3" w:themeFill="accent1"/>
      </w:tcPr>
    </w:tblStylePr>
    <w:tblStylePr w:type="lastRow">
      <w:rPr>
        <w:b/>
      </w:rPr>
    </w:tblStylePr>
    <w:tblStylePr w:type="firstCol">
      <w:rPr>
        <w:b/>
      </w:rPr>
    </w:tblStylePr>
  </w:style>
  <w:style w:type="paragraph" w:customStyle="1" w:styleId="TableSource">
    <w:name w:val="Table Source"/>
    <w:basedOn w:val="BaseText"/>
    <w:uiPriority w:val="14"/>
    <w:qFormat/>
    <w:rsid w:val="005E3FE1"/>
    <w:pPr>
      <w:spacing w:before="120" w:after="240"/>
    </w:pPr>
    <w:rPr>
      <w:color w:val="585858" w:themeColor="text1"/>
      <w:sz w:val="12"/>
    </w:rPr>
  </w:style>
  <w:style w:type="paragraph" w:customStyle="1" w:styleId="LeadParagraph">
    <w:name w:val="Lead Paragraph"/>
    <w:basedOn w:val="BaseText"/>
    <w:uiPriority w:val="10"/>
    <w:qFormat/>
    <w:rsid w:val="00A01306"/>
    <w:pPr>
      <w:spacing w:before="60" w:after="240"/>
    </w:pPr>
    <w:rPr>
      <w:color w:val="915DA3" w:themeColor="accent1"/>
      <w:sz w:val="24"/>
    </w:rPr>
  </w:style>
  <w:style w:type="paragraph" w:customStyle="1" w:styleId="Heading4Numbered">
    <w:name w:val="Heading 4 Numbered"/>
    <w:basedOn w:val="Heading4"/>
    <w:next w:val="BodyTextIndent3"/>
    <w:uiPriority w:val="9"/>
    <w:qFormat/>
    <w:rsid w:val="00CA6B06"/>
    <w:pPr>
      <w:numPr>
        <w:ilvl w:val="3"/>
        <w:numId w:val="15"/>
      </w:numPr>
    </w:pPr>
  </w:style>
  <w:style w:type="character" w:styleId="PageNumber">
    <w:name w:val="page number"/>
    <w:basedOn w:val="DefaultParagraphFont"/>
    <w:uiPriority w:val="99"/>
    <w:rsid w:val="00B94F18"/>
    <w:rPr>
      <w:color w:val="00ACA2" w:themeColor="accent2"/>
      <w:sz w:val="24"/>
    </w:rPr>
  </w:style>
  <w:style w:type="paragraph" w:customStyle="1" w:styleId="Subheading">
    <w:name w:val="Subheading"/>
    <w:basedOn w:val="BaseHeading"/>
    <w:next w:val="BodyText"/>
    <w:uiPriority w:val="9"/>
    <w:qFormat/>
    <w:rsid w:val="00015095"/>
    <w:pPr>
      <w:spacing w:after="360"/>
    </w:pPr>
    <w:rPr>
      <w:caps/>
      <w:color w:val="585858" w:themeColor="text1"/>
      <w:sz w:val="36"/>
    </w:rPr>
  </w:style>
  <w:style w:type="paragraph" w:styleId="Date">
    <w:name w:val="Date"/>
    <w:basedOn w:val="BaseText"/>
    <w:next w:val="Title"/>
    <w:link w:val="DateChar"/>
    <w:uiPriority w:val="30"/>
    <w:qFormat/>
    <w:rsid w:val="00067780"/>
    <w:pPr>
      <w:spacing w:after="480"/>
    </w:pPr>
    <w:rPr>
      <w:rFonts w:asciiTheme="majorHAnsi" w:hAnsiTheme="majorHAnsi"/>
      <w:caps/>
      <w:color w:val="585858" w:themeColor="text1"/>
      <w:sz w:val="28"/>
    </w:rPr>
  </w:style>
  <w:style w:type="character" w:customStyle="1" w:styleId="DateChar">
    <w:name w:val="Date Char"/>
    <w:basedOn w:val="DefaultParagraphFont"/>
    <w:link w:val="Date"/>
    <w:uiPriority w:val="30"/>
    <w:rsid w:val="00CC789D"/>
    <w:rPr>
      <w:rFonts w:asciiTheme="majorHAnsi" w:hAnsiTheme="majorHAnsi"/>
      <w:caps/>
      <w:color w:val="585858" w:themeColor="text1"/>
      <w:sz w:val="28"/>
    </w:rPr>
  </w:style>
  <w:style w:type="paragraph" w:customStyle="1" w:styleId="InsideCoverFooter">
    <w:name w:val="Inside Cover Footer"/>
    <w:basedOn w:val="BodyText"/>
    <w:uiPriority w:val="99"/>
    <w:rsid w:val="007E0808"/>
    <w:pPr>
      <w:spacing w:before="180" w:after="0"/>
    </w:pPr>
    <w:rPr>
      <w:color w:val="FFFFFF" w:themeColor="background1"/>
      <w:sz w:val="24"/>
    </w:rPr>
  </w:style>
  <w:style w:type="paragraph" w:customStyle="1" w:styleId="InsideCoverHeader">
    <w:name w:val="Inside Cover Header"/>
    <w:basedOn w:val="BaseHeading"/>
    <w:uiPriority w:val="99"/>
    <w:rsid w:val="004F5C16"/>
    <w:pPr>
      <w:spacing w:line="216" w:lineRule="auto"/>
    </w:pPr>
    <w:rPr>
      <w:b/>
      <w:caps/>
      <w:color w:val="FFFFFF" w:themeColor="background1"/>
      <w:sz w:val="56"/>
    </w:rPr>
  </w:style>
  <w:style w:type="table" w:customStyle="1" w:styleId="SoftcatTableStyle3">
    <w:name w:val="Softcat Table Style 3"/>
    <w:basedOn w:val="TableNormal"/>
    <w:uiPriority w:val="99"/>
    <w:rsid w:val="00F57148"/>
    <w:pPr>
      <w:spacing w:after="0" w:line="240" w:lineRule="auto"/>
    </w:pPr>
    <w:rPr>
      <w:color w:val="FFFFFF" w:themeColor="background1"/>
    </w:rPr>
    <w:tblPr>
      <w:tblBorders>
        <w:bottom w:val="single" w:sz="4" w:space="0" w:color="FFFFFF" w:themeColor="background1"/>
        <w:insideH w:val="single" w:sz="4" w:space="0" w:color="FFFFFF" w:themeColor="background1"/>
      </w:tblBorders>
      <w:tblCellMar>
        <w:top w:w="85" w:type="dxa"/>
        <w:left w:w="0" w:type="dxa"/>
        <w:bottom w:w="85" w:type="dxa"/>
        <w:right w:w="0" w:type="dxa"/>
      </w:tblCellMar>
    </w:tblPr>
    <w:tblStylePr w:type="firstRow">
      <w:rPr>
        <w:b/>
      </w:rPr>
    </w:tblStylePr>
  </w:style>
  <w:style w:type="paragraph" w:customStyle="1" w:styleId="InsideCoverTableText">
    <w:name w:val="Inside Cover Table Text"/>
    <w:basedOn w:val="TableText"/>
    <w:uiPriority w:val="99"/>
    <w:rsid w:val="00F57148"/>
    <w:pPr>
      <w:ind w:left="0" w:right="0"/>
    </w:pPr>
    <w:rPr>
      <w:color w:val="FFFFFF" w:themeColor="background1"/>
    </w:rPr>
  </w:style>
  <w:style w:type="paragraph" w:customStyle="1" w:styleId="BackCoverLeadParagraph">
    <w:name w:val="Back Cover Lead Paragraph"/>
    <w:basedOn w:val="LeadParagraph"/>
    <w:uiPriority w:val="38"/>
    <w:rsid w:val="002D7FAC"/>
    <w:rPr>
      <w:color w:val="FFFFFF" w:themeColor="background1"/>
    </w:rPr>
  </w:style>
  <w:style w:type="paragraph" w:customStyle="1" w:styleId="BackCoverContactName">
    <w:name w:val="Back Cover Contact Name"/>
    <w:basedOn w:val="BackCoverContactDetails"/>
    <w:next w:val="BackCoverContactPosition"/>
    <w:uiPriority w:val="38"/>
    <w:rsid w:val="00FA716E"/>
    <w:rPr>
      <w:b/>
    </w:rPr>
  </w:style>
  <w:style w:type="paragraph" w:customStyle="1" w:styleId="BackCoverContactPosition">
    <w:name w:val="Back Cover Contact Position"/>
    <w:basedOn w:val="BackCoverContactDetails"/>
    <w:uiPriority w:val="38"/>
    <w:rsid w:val="00FA716E"/>
    <w:pPr>
      <w:spacing w:after="60"/>
    </w:pPr>
  </w:style>
  <w:style w:type="paragraph" w:customStyle="1" w:styleId="ExecutiveSummaryContact">
    <w:name w:val="Executive Summary Contact"/>
    <w:basedOn w:val="BaseText"/>
    <w:uiPriority w:val="31"/>
    <w:qFormat/>
    <w:rsid w:val="00A01306"/>
    <w:pPr>
      <w:spacing w:before="240"/>
      <w:contextualSpacing/>
    </w:pPr>
    <w:rPr>
      <w:rFonts w:asciiTheme="majorHAnsi" w:hAnsiTheme="majorHAnsi"/>
      <w:b/>
      <w:color w:val="915DA3" w:themeColor="accent1"/>
      <w:sz w:val="24"/>
    </w:rPr>
  </w:style>
  <w:style w:type="paragraph" w:customStyle="1" w:styleId="QuoteSource">
    <w:name w:val="Quote Source"/>
    <w:basedOn w:val="BaseText"/>
    <w:uiPriority w:val="28"/>
    <w:qFormat/>
    <w:rsid w:val="003A573F"/>
    <w:pPr>
      <w:spacing w:before="120"/>
    </w:pPr>
    <w:rPr>
      <w:color w:val="585858" w:themeColor="text1"/>
    </w:rPr>
  </w:style>
  <w:style w:type="character" w:customStyle="1" w:styleId="NoSpacingChar">
    <w:name w:val="No Spacing Char"/>
    <w:basedOn w:val="DefaultParagraphFont"/>
    <w:link w:val="NoSpacing"/>
    <w:uiPriority w:val="1"/>
    <w:rsid w:val="00B64866"/>
    <w:rPr>
      <w:color w:val="585858" w:themeColor="text1"/>
      <w:sz w:val="20"/>
    </w:rPr>
  </w:style>
  <w:style w:type="character" w:customStyle="1" w:styleId="DocumentConfidentiality">
    <w:name w:val="Document Confidentiality"/>
    <w:basedOn w:val="DefaultParagraphFont"/>
    <w:uiPriority w:val="31"/>
    <w:rsid w:val="009A52B7"/>
    <w:rPr>
      <w:b w:val="0"/>
      <w:bCs/>
    </w:rPr>
  </w:style>
  <w:style w:type="paragraph" w:styleId="BodyTextIndent2">
    <w:name w:val="Body Text Indent 2"/>
    <w:basedOn w:val="BodyText"/>
    <w:link w:val="BodyTextIndent2Char"/>
    <w:uiPriority w:val="11"/>
    <w:qFormat/>
    <w:rsid w:val="008D7A42"/>
    <w:pPr>
      <w:spacing w:after="120"/>
      <w:ind w:left="1247"/>
    </w:pPr>
  </w:style>
  <w:style w:type="paragraph" w:styleId="BodyTextIndent">
    <w:name w:val="Body Text Indent"/>
    <w:basedOn w:val="BodyText"/>
    <w:link w:val="BodyTextIndentChar"/>
    <w:uiPriority w:val="11"/>
    <w:qFormat/>
    <w:rsid w:val="00152A0A"/>
    <w:pPr>
      <w:ind w:left="1021"/>
    </w:pPr>
  </w:style>
  <w:style w:type="character" w:customStyle="1" w:styleId="BodyTextIndentChar">
    <w:name w:val="Body Text Indent Char"/>
    <w:basedOn w:val="DefaultParagraphFont"/>
    <w:link w:val="BodyTextIndent"/>
    <w:uiPriority w:val="11"/>
    <w:rsid w:val="000617D6"/>
    <w:rPr>
      <w:color w:val="585858" w:themeColor="text1"/>
      <w:sz w:val="20"/>
    </w:rPr>
  </w:style>
  <w:style w:type="character" w:customStyle="1" w:styleId="BodyTextIndent2Char">
    <w:name w:val="Body Text Indent 2 Char"/>
    <w:basedOn w:val="DefaultParagraphFont"/>
    <w:link w:val="BodyTextIndent2"/>
    <w:uiPriority w:val="11"/>
    <w:rsid w:val="008D7A42"/>
    <w:rPr>
      <w:color w:val="585858" w:themeColor="text1"/>
      <w:sz w:val="20"/>
    </w:rPr>
  </w:style>
  <w:style w:type="paragraph" w:styleId="BodyTextIndent3">
    <w:name w:val="Body Text Indent 3"/>
    <w:basedOn w:val="BodyTextIndent"/>
    <w:link w:val="BodyTextIndent3Char"/>
    <w:uiPriority w:val="11"/>
    <w:qFormat/>
    <w:rsid w:val="000617D6"/>
    <w:pPr>
      <w:ind w:left="1474"/>
    </w:pPr>
    <w:rPr>
      <w:szCs w:val="16"/>
    </w:rPr>
  </w:style>
  <w:style w:type="character" w:customStyle="1" w:styleId="BodyTextIndent3Char">
    <w:name w:val="Body Text Indent 3 Char"/>
    <w:basedOn w:val="DefaultParagraphFont"/>
    <w:link w:val="BodyTextIndent3"/>
    <w:uiPriority w:val="11"/>
    <w:rsid w:val="000617D6"/>
    <w:rPr>
      <w:color w:val="585858" w:themeColor="text1"/>
      <w:sz w:val="20"/>
      <w:szCs w:val="16"/>
    </w:rPr>
  </w:style>
  <w:style w:type="paragraph" w:styleId="BalloonText">
    <w:name w:val="Balloon Text"/>
    <w:basedOn w:val="Normal"/>
    <w:link w:val="BalloonTextChar"/>
    <w:uiPriority w:val="99"/>
    <w:semiHidden/>
    <w:unhideWhenUsed/>
    <w:rsid w:val="00B206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0694"/>
    <w:rPr>
      <w:rFonts w:ascii="Segoe UI" w:hAnsi="Segoe UI" w:cs="Segoe UI"/>
      <w:sz w:val="18"/>
      <w:szCs w:val="18"/>
    </w:rPr>
  </w:style>
  <w:style w:type="character" w:customStyle="1" w:styleId="ListParagraphChar">
    <w:name w:val="List Paragraph Char"/>
    <w:basedOn w:val="DefaultParagraphFont"/>
    <w:link w:val="ListParagraph"/>
    <w:uiPriority w:val="34"/>
    <w:locked/>
    <w:rsid w:val="003F68FF"/>
    <w:rPr>
      <w:sz w:val="20"/>
    </w:rPr>
  </w:style>
  <w:style w:type="table" w:customStyle="1" w:styleId="TableGrid14">
    <w:name w:val="Table Grid14"/>
    <w:basedOn w:val="TableNormal"/>
    <w:next w:val="TableGrid"/>
    <w:uiPriority w:val="59"/>
    <w:rsid w:val="00D23779"/>
    <w:pPr>
      <w:spacing w:after="0" w:line="240" w:lineRule="auto"/>
    </w:pPr>
    <w:rPr>
      <w:rFonts w:eastAsia="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rsid w:val="00303DD5"/>
    <w:rPr>
      <w:color w:val="605E5C"/>
      <w:shd w:val="clear" w:color="auto" w:fill="E1DFDD"/>
    </w:rPr>
  </w:style>
  <w:style w:type="paragraph" w:styleId="EndnoteText">
    <w:name w:val="endnote text"/>
    <w:basedOn w:val="Normal"/>
    <w:link w:val="EndnoteTextChar"/>
    <w:uiPriority w:val="99"/>
    <w:semiHidden/>
    <w:rsid w:val="00B0584E"/>
    <w:rPr>
      <w:szCs w:val="20"/>
    </w:rPr>
  </w:style>
  <w:style w:type="character" w:customStyle="1" w:styleId="EndnoteTextChar">
    <w:name w:val="Endnote Text Char"/>
    <w:basedOn w:val="DefaultParagraphFont"/>
    <w:link w:val="EndnoteText"/>
    <w:uiPriority w:val="99"/>
    <w:semiHidden/>
    <w:rsid w:val="00B0584E"/>
    <w:rPr>
      <w:sz w:val="20"/>
      <w:szCs w:val="20"/>
    </w:rPr>
  </w:style>
  <w:style w:type="character" w:styleId="EndnoteReference">
    <w:name w:val="endnote reference"/>
    <w:basedOn w:val="DefaultParagraphFont"/>
    <w:uiPriority w:val="99"/>
    <w:semiHidden/>
    <w:rsid w:val="00B0584E"/>
    <w:rPr>
      <w:vertAlign w:val="superscript"/>
    </w:rPr>
  </w:style>
  <w:style w:type="paragraph" w:styleId="FootnoteText">
    <w:name w:val="footnote text"/>
    <w:basedOn w:val="Normal"/>
    <w:link w:val="FootnoteTextChar"/>
    <w:uiPriority w:val="99"/>
    <w:semiHidden/>
    <w:rsid w:val="00B0584E"/>
    <w:rPr>
      <w:szCs w:val="20"/>
    </w:rPr>
  </w:style>
  <w:style w:type="character" w:customStyle="1" w:styleId="FootnoteTextChar">
    <w:name w:val="Footnote Text Char"/>
    <w:basedOn w:val="DefaultParagraphFont"/>
    <w:link w:val="FootnoteText"/>
    <w:uiPriority w:val="99"/>
    <w:semiHidden/>
    <w:rsid w:val="00B0584E"/>
    <w:rPr>
      <w:sz w:val="20"/>
      <w:szCs w:val="20"/>
    </w:rPr>
  </w:style>
  <w:style w:type="character" w:styleId="FootnoteReference">
    <w:name w:val="footnote reference"/>
    <w:basedOn w:val="DefaultParagraphFont"/>
    <w:uiPriority w:val="99"/>
    <w:semiHidden/>
    <w:rsid w:val="00B0584E"/>
    <w:rPr>
      <w:vertAlign w:val="superscript"/>
    </w:rPr>
  </w:style>
  <w:style w:type="character" w:customStyle="1" w:styleId="highlight">
    <w:name w:val="highlight"/>
    <w:basedOn w:val="DefaultParagraphFont"/>
    <w:rsid w:val="00C34187"/>
  </w:style>
  <w:style w:type="paragraph" w:styleId="NormalWeb">
    <w:name w:val="Normal (Web)"/>
    <w:basedOn w:val="Normal"/>
    <w:uiPriority w:val="99"/>
    <w:unhideWhenUsed/>
    <w:qFormat/>
    <w:rsid w:val="00B022DE"/>
    <w:pPr>
      <w:spacing w:after="200" w:line="276" w:lineRule="auto"/>
    </w:pPr>
    <w:rPr>
      <w:rFonts w:ascii="Cambria" w:eastAsiaTheme="minorEastAsia" w:hAnsi="Cambria"/>
      <w:lang w:val="en-US"/>
    </w:rPr>
  </w:style>
  <w:style w:type="character" w:styleId="HTMLCode">
    <w:name w:val="HTML Code"/>
    <w:basedOn w:val="DefaultParagraphFont"/>
    <w:uiPriority w:val="99"/>
    <w:semiHidden/>
    <w:unhideWhenUsed/>
    <w:rsid w:val="00B022DE"/>
    <w:rPr>
      <w:rFonts w:ascii="Courier New" w:eastAsiaTheme="minorEastAsia" w:hAnsi="Courier New" w:cs="Courier New"/>
      <w:sz w:val="20"/>
      <w:szCs w:val="20"/>
    </w:rPr>
  </w:style>
  <w:style w:type="paragraph" w:customStyle="1" w:styleId="recommendationheader">
    <w:name w:val="recommendationheader"/>
    <w:basedOn w:val="Normal"/>
    <w:qFormat/>
    <w:rsid w:val="00C67345"/>
    <w:pPr>
      <w:spacing w:before="240" w:after="240"/>
    </w:pPr>
    <w:rPr>
      <w:rFonts w:ascii="Cambria" w:hAnsi="Cambria"/>
      <w:b/>
      <w:bCs/>
      <w:szCs w:val="32"/>
      <w:lang w:val="en-US"/>
    </w:rPr>
  </w:style>
  <w:style w:type="table" w:styleId="GridTable2-Accent1">
    <w:name w:val="Grid Table 2 Accent 1"/>
    <w:basedOn w:val="TableNormal"/>
    <w:uiPriority w:val="47"/>
    <w:rsid w:val="00BB2498"/>
    <w:pPr>
      <w:spacing w:after="0" w:line="240" w:lineRule="auto"/>
    </w:pPr>
    <w:tblPr>
      <w:tblStyleRowBandSize w:val="1"/>
      <w:tblStyleColBandSize w:val="1"/>
      <w:tblBorders>
        <w:top w:val="single" w:sz="2" w:space="0" w:color="BC9DC7" w:themeColor="accent1" w:themeTint="99"/>
        <w:bottom w:val="single" w:sz="2" w:space="0" w:color="BC9DC7" w:themeColor="accent1" w:themeTint="99"/>
        <w:insideH w:val="single" w:sz="2" w:space="0" w:color="BC9DC7" w:themeColor="accent1" w:themeTint="99"/>
        <w:insideV w:val="single" w:sz="2" w:space="0" w:color="BC9DC7" w:themeColor="accent1" w:themeTint="99"/>
      </w:tblBorders>
    </w:tblPr>
    <w:tblStylePr w:type="firstRow">
      <w:rPr>
        <w:b/>
        <w:bCs/>
      </w:rPr>
      <w:tblPr/>
      <w:tcPr>
        <w:tcBorders>
          <w:top w:val="nil"/>
          <w:bottom w:val="single" w:sz="12" w:space="0" w:color="BC9DC7" w:themeColor="accent1" w:themeTint="99"/>
          <w:insideH w:val="nil"/>
          <w:insideV w:val="nil"/>
        </w:tcBorders>
        <w:shd w:val="clear" w:color="auto" w:fill="FFFFFF" w:themeFill="background1"/>
      </w:tcPr>
    </w:tblStylePr>
    <w:tblStylePr w:type="lastRow">
      <w:rPr>
        <w:b/>
        <w:bCs/>
      </w:rPr>
      <w:tblPr/>
      <w:tcPr>
        <w:tcBorders>
          <w:top w:val="double" w:sz="2" w:space="0" w:color="BC9DC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EEC" w:themeFill="accent1" w:themeFillTint="33"/>
      </w:tcPr>
    </w:tblStylePr>
    <w:tblStylePr w:type="band1Horz">
      <w:tblPr/>
      <w:tcPr>
        <w:shd w:val="clear" w:color="auto" w:fill="E8DEEC" w:themeFill="accent1" w:themeFillTint="33"/>
      </w:tcPr>
    </w:tblStylePr>
  </w:style>
  <w:style w:type="character" w:styleId="FollowedHyperlink">
    <w:name w:val="FollowedHyperlink"/>
    <w:basedOn w:val="DefaultParagraphFont"/>
    <w:uiPriority w:val="99"/>
    <w:semiHidden/>
    <w:rsid w:val="00547374"/>
    <w:rPr>
      <w:color w:val="585858" w:themeColor="followedHyperlink"/>
      <w:u w:val="single"/>
    </w:rPr>
  </w:style>
  <w:style w:type="table" w:styleId="GridTable5Dark-Accent1">
    <w:name w:val="Grid Table 5 Dark Accent 1"/>
    <w:basedOn w:val="TableNormal"/>
    <w:uiPriority w:val="50"/>
    <w:rsid w:val="00BE0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E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5DA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5DA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5DA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5DA3" w:themeFill="accent1"/>
      </w:tcPr>
    </w:tblStylePr>
    <w:tblStylePr w:type="band1Vert">
      <w:tblPr/>
      <w:tcPr>
        <w:shd w:val="clear" w:color="auto" w:fill="D2BEDA" w:themeFill="accent1" w:themeFillTint="66"/>
      </w:tcPr>
    </w:tblStylePr>
    <w:tblStylePr w:type="band1Horz">
      <w:tblPr/>
      <w:tcPr>
        <w:shd w:val="clear" w:color="auto" w:fill="D2BEDA" w:themeFill="accent1" w:themeFillTint="66"/>
      </w:tcPr>
    </w:tblStylePr>
  </w:style>
  <w:style w:type="table" w:styleId="GridTable3-Accent3">
    <w:name w:val="Grid Table 3 Accent 3"/>
    <w:basedOn w:val="TableNormal"/>
    <w:uiPriority w:val="48"/>
    <w:rsid w:val="00BE0AEF"/>
    <w:pPr>
      <w:spacing w:after="0" w:line="240" w:lineRule="auto"/>
    </w:pPr>
    <w:tblPr>
      <w:tblStyleRowBandSize w:val="1"/>
      <w:tblStyleColBandSize w:val="1"/>
      <w:tblBorders>
        <w:top w:val="single" w:sz="4" w:space="0" w:color="E097C1" w:themeColor="accent3" w:themeTint="99"/>
        <w:left w:val="single" w:sz="4" w:space="0" w:color="E097C1" w:themeColor="accent3" w:themeTint="99"/>
        <w:bottom w:val="single" w:sz="4" w:space="0" w:color="E097C1" w:themeColor="accent3" w:themeTint="99"/>
        <w:right w:val="single" w:sz="4" w:space="0" w:color="E097C1" w:themeColor="accent3" w:themeTint="99"/>
        <w:insideH w:val="single" w:sz="4" w:space="0" w:color="E097C1" w:themeColor="accent3" w:themeTint="99"/>
        <w:insideV w:val="single" w:sz="4" w:space="0" w:color="E097C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EA" w:themeFill="accent3" w:themeFillTint="33"/>
      </w:tcPr>
    </w:tblStylePr>
    <w:tblStylePr w:type="band1Horz">
      <w:tblPr/>
      <w:tcPr>
        <w:shd w:val="clear" w:color="auto" w:fill="F4DCEA" w:themeFill="accent3" w:themeFillTint="33"/>
      </w:tcPr>
    </w:tblStylePr>
    <w:tblStylePr w:type="neCell">
      <w:tblPr/>
      <w:tcPr>
        <w:tcBorders>
          <w:bottom w:val="single" w:sz="4" w:space="0" w:color="E097C1" w:themeColor="accent3" w:themeTint="99"/>
        </w:tcBorders>
      </w:tcPr>
    </w:tblStylePr>
    <w:tblStylePr w:type="nwCell">
      <w:tblPr/>
      <w:tcPr>
        <w:tcBorders>
          <w:bottom w:val="single" w:sz="4" w:space="0" w:color="E097C1" w:themeColor="accent3" w:themeTint="99"/>
        </w:tcBorders>
      </w:tcPr>
    </w:tblStylePr>
    <w:tblStylePr w:type="seCell">
      <w:tblPr/>
      <w:tcPr>
        <w:tcBorders>
          <w:top w:val="single" w:sz="4" w:space="0" w:color="E097C1" w:themeColor="accent3" w:themeTint="99"/>
        </w:tcBorders>
      </w:tcPr>
    </w:tblStylePr>
    <w:tblStylePr w:type="swCell">
      <w:tblPr/>
      <w:tcPr>
        <w:tcBorders>
          <w:top w:val="single" w:sz="4" w:space="0" w:color="E097C1" w:themeColor="accent3" w:themeTint="99"/>
        </w:tcBorders>
      </w:tcPr>
    </w:tblStylePr>
  </w:style>
  <w:style w:type="table" w:styleId="GridTable4-Accent1">
    <w:name w:val="Grid Table 4 Accent 1"/>
    <w:basedOn w:val="TableNormal"/>
    <w:uiPriority w:val="49"/>
    <w:rsid w:val="00F04820"/>
    <w:pPr>
      <w:spacing w:after="0" w:line="240" w:lineRule="auto"/>
    </w:pPr>
    <w:tblPr>
      <w:tblStyleRowBandSize w:val="1"/>
      <w:tblStyleColBandSize w:val="1"/>
      <w:tbl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insideH w:val="single" w:sz="4" w:space="0" w:color="BC9DC7" w:themeColor="accent1" w:themeTint="99"/>
        <w:insideV w:val="single" w:sz="4" w:space="0" w:color="BC9DC7" w:themeColor="accent1" w:themeTint="99"/>
      </w:tblBorders>
    </w:tblPr>
    <w:tblStylePr w:type="firstRow">
      <w:rPr>
        <w:rFonts w:asciiTheme="minorHAnsi" w:hAnsiTheme="minorHAnsi"/>
        <w:b/>
        <w:bCs/>
        <w:color w:val="FFFFFF" w:themeColor="background1"/>
        <w:sz w:val="2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5DA3" w:themeFill="accent1"/>
      </w:tcPr>
    </w:tblStylePr>
    <w:tblStylePr w:type="lastRow">
      <w:rPr>
        <w:b/>
        <w:bCs/>
      </w:rPr>
      <w:tblPr/>
      <w:tcPr>
        <w:tcBorders>
          <w:top w:val="double" w:sz="4" w:space="0" w:color="915DA3" w:themeColor="accent1"/>
        </w:tcBorders>
      </w:tcPr>
    </w:tblStylePr>
    <w:tblStylePr w:type="firstCol">
      <w:rPr>
        <w:b/>
        <w:bCs/>
      </w:rPr>
    </w:tblStylePr>
    <w:tblStylePr w:type="lastCol">
      <w:rPr>
        <w:b/>
        <w:bCs/>
      </w:rPr>
    </w:tblStylePr>
    <w:tblStylePr w:type="band1Vert">
      <w:tblPr/>
      <w:tcPr>
        <w:shd w:val="clear" w:color="auto" w:fill="E8DEEC" w:themeFill="accent1" w:themeFillTint="33"/>
      </w:tcPr>
    </w:tblStylePr>
    <w:tblStylePr w:type="band1Horz">
      <w:tblPr/>
      <w:tcPr>
        <w:shd w:val="clear" w:color="auto" w:fill="E8DEEC" w:themeFill="accent1" w:themeFillTint="33"/>
      </w:tcPr>
    </w:tblStylePr>
  </w:style>
  <w:style w:type="table" w:styleId="ListTable4-Accent1">
    <w:name w:val="List Table 4 Accent 1"/>
    <w:basedOn w:val="TableNormal"/>
    <w:uiPriority w:val="49"/>
    <w:rsid w:val="001F5112"/>
    <w:pPr>
      <w:spacing w:after="0" w:line="240" w:lineRule="auto"/>
    </w:pPr>
    <w:tblPr>
      <w:tblStyleRowBandSize w:val="1"/>
      <w:tblStyleColBandSize w:val="1"/>
      <w:tblBorders>
        <w:top w:val="single" w:sz="4" w:space="0" w:color="BC9DC7" w:themeColor="accent1" w:themeTint="99"/>
        <w:left w:val="single" w:sz="4" w:space="0" w:color="BC9DC7" w:themeColor="accent1" w:themeTint="99"/>
        <w:bottom w:val="single" w:sz="4" w:space="0" w:color="BC9DC7" w:themeColor="accent1" w:themeTint="99"/>
        <w:right w:val="single" w:sz="4" w:space="0" w:color="BC9DC7" w:themeColor="accent1" w:themeTint="99"/>
        <w:insideH w:val="single" w:sz="4" w:space="0" w:color="BC9DC7" w:themeColor="accent1" w:themeTint="99"/>
      </w:tblBorders>
    </w:tblPr>
    <w:tblStylePr w:type="firstRow">
      <w:rPr>
        <w:b/>
        <w:bCs/>
        <w:color w:val="FFFFFF" w:themeColor="background1"/>
      </w:rPr>
      <w:tblPr/>
      <w:tcPr>
        <w:tcBorders>
          <w:top w:val="single" w:sz="4" w:space="0" w:color="915DA3" w:themeColor="accent1"/>
          <w:left w:val="single" w:sz="4" w:space="0" w:color="915DA3" w:themeColor="accent1"/>
          <w:bottom w:val="single" w:sz="4" w:space="0" w:color="915DA3" w:themeColor="accent1"/>
          <w:right w:val="single" w:sz="4" w:space="0" w:color="915DA3" w:themeColor="accent1"/>
          <w:insideH w:val="nil"/>
        </w:tcBorders>
        <w:shd w:val="clear" w:color="auto" w:fill="915DA3" w:themeFill="accent1"/>
      </w:tcPr>
    </w:tblStylePr>
    <w:tblStylePr w:type="lastRow">
      <w:rPr>
        <w:b/>
        <w:bCs/>
      </w:rPr>
      <w:tblPr/>
      <w:tcPr>
        <w:tcBorders>
          <w:top w:val="double" w:sz="4" w:space="0" w:color="BC9DC7" w:themeColor="accent1" w:themeTint="99"/>
        </w:tcBorders>
      </w:tcPr>
    </w:tblStylePr>
    <w:tblStylePr w:type="firstCol">
      <w:rPr>
        <w:b/>
        <w:bCs/>
      </w:rPr>
    </w:tblStylePr>
    <w:tblStylePr w:type="lastCol">
      <w:rPr>
        <w:b/>
        <w:bCs/>
      </w:rPr>
    </w:tblStylePr>
    <w:tblStylePr w:type="band1Vert">
      <w:tblPr/>
      <w:tcPr>
        <w:shd w:val="clear" w:color="auto" w:fill="E8DEEC" w:themeFill="accent1" w:themeFillTint="33"/>
      </w:tcPr>
    </w:tblStylePr>
    <w:tblStylePr w:type="band1Horz">
      <w:tblPr/>
      <w:tcPr>
        <w:shd w:val="clear" w:color="auto" w:fill="E8DEEC" w:themeFill="accent1" w:themeFillTint="33"/>
      </w:tcPr>
    </w:tblStylePr>
  </w:style>
  <w:style w:type="table" w:styleId="GridTable4-Accent2">
    <w:name w:val="Grid Table 4 Accent 2"/>
    <w:basedOn w:val="TableNormal"/>
    <w:uiPriority w:val="49"/>
    <w:rsid w:val="00D433D2"/>
    <w:pPr>
      <w:spacing w:after="0" w:line="240" w:lineRule="auto"/>
    </w:pPr>
    <w:tblPr>
      <w:tblStyleRowBandSize w:val="1"/>
      <w:tblStyleColBandSize w:val="1"/>
      <w:tblBorders>
        <w:top w:val="single" w:sz="4" w:space="0" w:color="34FFF3" w:themeColor="accent2" w:themeTint="99"/>
        <w:left w:val="single" w:sz="4" w:space="0" w:color="34FFF3" w:themeColor="accent2" w:themeTint="99"/>
        <w:bottom w:val="single" w:sz="4" w:space="0" w:color="34FFF3" w:themeColor="accent2" w:themeTint="99"/>
        <w:right w:val="single" w:sz="4" w:space="0" w:color="34FFF3" w:themeColor="accent2" w:themeTint="99"/>
        <w:insideH w:val="single" w:sz="4" w:space="0" w:color="34FFF3" w:themeColor="accent2" w:themeTint="99"/>
        <w:insideV w:val="single" w:sz="4" w:space="0" w:color="34FFF3" w:themeColor="accent2" w:themeTint="99"/>
      </w:tblBorders>
    </w:tblPr>
    <w:tblStylePr w:type="firstRow">
      <w:rPr>
        <w:b/>
        <w:bCs/>
        <w:color w:val="FFFFFF" w:themeColor="background1"/>
      </w:rPr>
      <w:tblPr/>
      <w:tcPr>
        <w:tcBorders>
          <w:top w:val="single" w:sz="4" w:space="0" w:color="00ACA2" w:themeColor="accent2"/>
          <w:left w:val="single" w:sz="4" w:space="0" w:color="00ACA2" w:themeColor="accent2"/>
          <w:bottom w:val="single" w:sz="4" w:space="0" w:color="00ACA2" w:themeColor="accent2"/>
          <w:right w:val="single" w:sz="4" w:space="0" w:color="00ACA2" w:themeColor="accent2"/>
          <w:insideH w:val="nil"/>
          <w:insideV w:val="nil"/>
        </w:tcBorders>
        <w:shd w:val="clear" w:color="auto" w:fill="00ACA2" w:themeFill="accent2"/>
      </w:tcPr>
    </w:tblStylePr>
    <w:tblStylePr w:type="lastRow">
      <w:rPr>
        <w:b/>
        <w:bCs/>
      </w:rPr>
      <w:tblPr/>
      <w:tcPr>
        <w:tcBorders>
          <w:top w:val="double" w:sz="4" w:space="0" w:color="00ACA2" w:themeColor="accent2"/>
        </w:tcBorders>
      </w:tcPr>
    </w:tblStylePr>
    <w:tblStylePr w:type="firstCol">
      <w:rPr>
        <w:b/>
        <w:bCs/>
      </w:rPr>
    </w:tblStylePr>
    <w:tblStylePr w:type="lastCol">
      <w:rPr>
        <w:b/>
        <w:bCs/>
      </w:rPr>
    </w:tblStylePr>
    <w:tblStylePr w:type="band1Vert">
      <w:tblPr/>
      <w:tcPr>
        <w:shd w:val="clear" w:color="auto" w:fill="BBFFFB" w:themeFill="accent2" w:themeFillTint="33"/>
      </w:tcPr>
    </w:tblStylePr>
    <w:tblStylePr w:type="band1Horz">
      <w:tblPr/>
      <w:tcPr>
        <w:shd w:val="clear" w:color="auto" w:fill="BBFFFB" w:themeFill="accent2" w:themeFillTint="33"/>
      </w:tcPr>
    </w:tblStylePr>
  </w:style>
  <w:style w:type="table" w:styleId="ListTable3-Accent1">
    <w:name w:val="List Table 3 Accent 1"/>
    <w:basedOn w:val="TableNormal"/>
    <w:uiPriority w:val="48"/>
    <w:rsid w:val="00D36119"/>
    <w:pPr>
      <w:spacing w:after="0" w:line="240" w:lineRule="auto"/>
    </w:pPr>
    <w:tblPr>
      <w:tblStyleRowBandSize w:val="1"/>
      <w:tblStyleColBandSize w:val="1"/>
      <w:tblBorders>
        <w:top w:val="single" w:sz="4" w:space="0" w:color="915DA3" w:themeColor="accent1"/>
        <w:left w:val="single" w:sz="4" w:space="0" w:color="915DA3" w:themeColor="accent1"/>
        <w:bottom w:val="single" w:sz="4" w:space="0" w:color="915DA3" w:themeColor="accent1"/>
        <w:right w:val="single" w:sz="4" w:space="0" w:color="915DA3" w:themeColor="accent1"/>
      </w:tblBorders>
    </w:tblPr>
    <w:tblStylePr w:type="firstRow">
      <w:rPr>
        <w:b/>
        <w:bCs/>
        <w:color w:val="FFFFFF" w:themeColor="background1"/>
      </w:rPr>
      <w:tblPr/>
      <w:tcPr>
        <w:shd w:val="clear" w:color="auto" w:fill="915DA3" w:themeFill="accent1"/>
      </w:tcPr>
    </w:tblStylePr>
    <w:tblStylePr w:type="lastRow">
      <w:rPr>
        <w:b/>
        <w:bCs/>
      </w:rPr>
      <w:tblPr/>
      <w:tcPr>
        <w:tcBorders>
          <w:top w:val="double" w:sz="4" w:space="0" w:color="915DA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5DA3" w:themeColor="accent1"/>
          <w:right w:val="single" w:sz="4" w:space="0" w:color="915DA3" w:themeColor="accent1"/>
        </w:tcBorders>
      </w:tcPr>
    </w:tblStylePr>
    <w:tblStylePr w:type="band1Horz">
      <w:tblPr/>
      <w:tcPr>
        <w:tcBorders>
          <w:top w:val="single" w:sz="4" w:space="0" w:color="915DA3" w:themeColor="accent1"/>
          <w:bottom w:val="single" w:sz="4" w:space="0" w:color="915DA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5DA3" w:themeColor="accent1"/>
          <w:left w:val="nil"/>
        </w:tcBorders>
      </w:tcPr>
    </w:tblStylePr>
    <w:tblStylePr w:type="swCell">
      <w:tblPr/>
      <w:tcPr>
        <w:tcBorders>
          <w:top w:val="double" w:sz="4" w:space="0" w:color="915DA3" w:themeColor="accent1"/>
          <w:right w:val="nil"/>
        </w:tcBorders>
      </w:tcPr>
    </w:tblStylePr>
  </w:style>
  <w:style w:type="paragraph" w:customStyle="1" w:styleId="Default">
    <w:name w:val="Default"/>
    <w:rsid w:val="00BC351D"/>
    <w:pPr>
      <w:autoSpaceDE w:val="0"/>
      <w:autoSpaceDN w:val="0"/>
      <w:adjustRightInd w:val="0"/>
      <w:spacing w:after="0" w:line="240" w:lineRule="auto"/>
    </w:pPr>
    <w:rPr>
      <w:rFonts w:ascii="Open Sans" w:hAnsi="Open Sans" w:cs="Open Sans"/>
      <w:color w:val="000000"/>
      <w:sz w:val="24"/>
      <w:szCs w:val="24"/>
    </w:rPr>
  </w:style>
  <w:style w:type="character" w:styleId="CommentReference">
    <w:name w:val="annotation reference"/>
    <w:basedOn w:val="DefaultParagraphFont"/>
    <w:uiPriority w:val="99"/>
    <w:semiHidden/>
    <w:rsid w:val="004614CD"/>
    <w:rPr>
      <w:sz w:val="16"/>
      <w:szCs w:val="16"/>
    </w:rPr>
  </w:style>
  <w:style w:type="paragraph" w:styleId="CommentText">
    <w:name w:val="annotation text"/>
    <w:basedOn w:val="Normal"/>
    <w:link w:val="CommentTextChar"/>
    <w:uiPriority w:val="99"/>
    <w:semiHidden/>
    <w:rsid w:val="004614CD"/>
    <w:rPr>
      <w:szCs w:val="20"/>
    </w:rPr>
  </w:style>
  <w:style w:type="character" w:customStyle="1" w:styleId="CommentTextChar">
    <w:name w:val="Comment Text Char"/>
    <w:basedOn w:val="DefaultParagraphFont"/>
    <w:link w:val="CommentText"/>
    <w:uiPriority w:val="99"/>
    <w:semiHidden/>
    <w:rsid w:val="004614CD"/>
    <w:rPr>
      <w:sz w:val="20"/>
      <w:szCs w:val="20"/>
    </w:rPr>
  </w:style>
  <w:style w:type="paragraph" w:styleId="CommentSubject">
    <w:name w:val="annotation subject"/>
    <w:basedOn w:val="CommentText"/>
    <w:next w:val="CommentText"/>
    <w:link w:val="CommentSubjectChar"/>
    <w:uiPriority w:val="99"/>
    <w:semiHidden/>
    <w:rsid w:val="004614CD"/>
    <w:rPr>
      <w:b/>
      <w:bCs/>
    </w:rPr>
  </w:style>
  <w:style w:type="character" w:customStyle="1" w:styleId="CommentSubjectChar">
    <w:name w:val="Comment Subject Char"/>
    <w:basedOn w:val="CommentTextChar"/>
    <w:link w:val="CommentSubject"/>
    <w:uiPriority w:val="99"/>
    <w:semiHidden/>
    <w:rsid w:val="004614CD"/>
    <w:rPr>
      <w:b/>
      <w:bCs/>
      <w:sz w:val="20"/>
      <w:szCs w:val="20"/>
    </w:rPr>
  </w:style>
  <w:style w:type="paragraph" w:styleId="TOC4">
    <w:name w:val="toc 4"/>
    <w:basedOn w:val="Normal"/>
    <w:next w:val="Normal"/>
    <w:autoRedefine/>
    <w:uiPriority w:val="39"/>
    <w:rsid w:val="00CC76CB"/>
    <w:pPr>
      <w:spacing w:after="100"/>
      <w:ind w:left="600"/>
    </w:pPr>
    <w:rPr>
      <w:rFonts w:asciiTheme="minorHAnsi" w:hAnsiTheme="minorHAnsi"/>
      <w:color w:val="585858" w:themeColor="text1"/>
      <w:sz w:val="20"/>
    </w:rPr>
  </w:style>
  <w:style w:type="character" w:customStyle="1" w:styleId="Heading7Char">
    <w:name w:val="Heading 7 Char"/>
    <w:basedOn w:val="DefaultParagraphFont"/>
    <w:link w:val="Heading7"/>
    <w:uiPriority w:val="9"/>
    <w:semiHidden/>
    <w:rsid w:val="001919F6"/>
    <w:rPr>
      <w:rFonts w:asciiTheme="majorHAnsi" w:eastAsiaTheme="majorEastAsia" w:hAnsiTheme="majorHAnsi" w:cstheme="majorBidi"/>
      <w:i/>
      <w:iCs/>
      <w:color w:val="482E51" w:themeColor="accent1" w:themeShade="7F"/>
      <w:sz w:val="20"/>
    </w:rPr>
  </w:style>
  <w:style w:type="character" w:customStyle="1" w:styleId="Heading8Char">
    <w:name w:val="Heading 8 Char"/>
    <w:basedOn w:val="DefaultParagraphFont"/>
    <w:link w:val="Heading8"/>
    <w:uiPriority w:val="9"/>
    <w:semiHidden/>
    <w:rsid w:val="001919F6"/>
    <w:rPr>
      <w:rFonts w:asciiTheme="majorHAnsi" w:eastAsiaTheme="majorEastAsia" w:hAnsiTheme="majorHAnsi" w:cstheme="majorBidi"/>
      <w:color w:val="717171" w:themeColor="text1" w:themeTint="D8"/>
      <w:sz w:val="21"/>
      <w:szCs w:val="21"/>
    </w:rPr>
  </w:style>
  <w:style w:type="character" w:customStyle="1" w:styleId="Heading9Char">
    <w:name w:val="Heading 9 Char"/>
    <w:basedOn w:val="DefaultParagraphFont"/>
    <w:link w:val="Heading9"/>
    <w:uiPriority w:val="9"/>
    <w:semiHidden/>
    <w:rsid w:val="001919F6"/>
    <w:rPr>
      <w:rFonts w:asciiTheme="majorHAnsi" w:eastAsiaTheme="majorEastAsia" w:hAnsiTheme="majorHAnsi" w:cstheme="majorBidi"/>
      <w:i/>
      <w:iCs/>
      <w:color w:val="717171" w:themeColor="text1" w:themeTint="D8"/>
      <w:sz w:val="21"/>
      <w:szCs w:val="21"/>
    </w:rPr>
  </w:style>
  <w:style w:type="table" w:customStyle="1" w:styleId="SoftcatTechnicalTable">
    <w:name w:val="Softcat Technical Table"/>
    <w:basedOn w:val="TableNormal"/>
    <w:uiPriority w:val="99"/>
    <w:rsid w:val="00810BA8"/>
    <w:pPr>
      <w:spacing w:after="0" w:line="240" w:lineRule="auto"/>
    </w:pPr>
    <w:rPr>
      <w:rFonts w:cs="Times New Roman (Body CS)"/>
      <w:color w:val="FFFFFF" w:themeColor="background1"/>
      <w:sz w:val="20"/>
      <w:lang w:val="en-US"/>
    </w:rPr>
    <w:tblPr>
      <w:tblBorders>
        <w:top w:val="single" w:sz="12" w:space="0" w:color="915DA7"/>
        <w:left w:val="single" w:sz="12" w:space="0" w:color="915DA7"/>
        <w:bottom w:val="single" w:sz="12" w:space="0" w:color="915DA7"/>
        <w:right w:val="single" w:sz="12" w:space="0" w:color="915DA7"/>
        <w:insideH w:val="single" w:sz="12" w:space="0" w:color="915DA7"/>
        <w:insideV w:val="single" w:sz="12" w:space="0" w:color="915DA7"/>
      </w:tblBorders>
    </w:tblPr>
    <w:tcPr>
      <w:shd w:val="clear" w:color="auto" w:fill="FFFFFF" w:themeFill="background2"/>
      <w:vAlign w:val="center"/>
    </w:tcPr>
    <w:tblStylePr w:type="firstRow">
      <w:pPr>
        <w:wordWrap/>
        <w:spacing w:line="240" w:lineRule="auto"/>
        <w:jc w:val="center"/>
      </w:pPr>
      <w:rPr>
        <w:rFonts w:asciiTheme="minorHAnsi" w:hAnsiTheme="minorHAnsi"/>
        <w:b/>
        <w:i w:val="0"/>
        <w:color w:val="FFFFFF" w:themeColor="background2"/>
        <w:sz w:val="20"/>
        <w:u w:color="FFFFFF" w:themeColor="background2"/>
      </w:rPr>
      <w:tblPr/>
      <w:trPr>
        <w:tblHeader/>
      </w:trPr>
      <w:tcPr>
        <w:tcBorders>
          <w:top w:val="single" w:sz="12" w:space="0" w:color="915DA7"/>
          <w:left w:val="single" w:sz="12" w:space="0" w:color="915DA7"/>
          <w:bottom w:val="single" w:sz="12" w:space="0" w:color="915DA7"/>
          <w:right w:val="single" w:sz="12" w:space="0" w:color="915DA7"/>
          <w:insideH w:val="single" w:sz="12" w:space="0" w:color="915DA7"/>
          <w:insideV w:val="single" w:sz="12" w:space="0" w:color="915DA7"/>
          <w:tl2br w:val="nil"/>
          <w:tr2bl w:val="nil"/>
        </w:tcBorders>
        <w:shd w:val="clear" w:color="auto" w:fill="915DA7"/>
        <w:vAlign w:val="top"/>
      </w:tcPr>
    </w:tblStylePr>
  </w:style>
  <w:style w:type="table" w:customStyle="1" w:styleId="TableGrid8">
    <w:name w:val="Table Grid8"/>
    <w:basedOn w:val="TableNormal"/>
    <w:next w:val="TableGrid"/>
    <w:uiPriority w:val="59"/>
    <w:rsid w:val="003A1421"/>
    <w:pPr>
      <w:spacing w:after="0" w:line="240" w:lineRule="auto"/>
    </w:pPr>
    <w:rPr>
      <w:rFonts w:eastAsia="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te-icon-component-text">
    <w:name w:val="rte-icon-component-text"/>
    <w:basedOn w:val="DefaultParagraphFont"/>
    <w:rsid w:val="00D42098"/>
  </w:style>
  <w:style w:type="character" w:customStyle="1" w:styleId="qv3wpe">
    <w:name w:val="qv3wpe"/>
    <w:basedOn w:val="DefaultParagraphFont"/>
    <w:rsid w:val="007D4E0B"/>
  </w:style>
  <w:style w:type="character" w:customStyle="1" w:styleId="normaltextrun">
    <w:name w:val="normaltextrun"/>
    <w:basedOn w:val="DefaultParagraphFont"/>
    <w:rsid w:val="008561D0"/>
  </w:style>
  <w:style w:type="character" w:customStyle="1" w:styleId="markedcontent">
    <w:name w:val="markedcontent"/>
    <w:basedOn w:val="DefaultParagraphFont"/>
    <w:rsid w:val="009A24B7"/>
  </w:style>
  <w:style w:type="paragraph" w:styleId="TOC5">
    <w:name w:val="toc 5"/>
    <w:basedOn w:val="Normal"/>
    <w:next w:val="Normal"/>
    <w:autoRedefine/>
    <w:uiPriority w:val="39"/>
    <w:unhideWhenUsed/>
    <w:rsid w:val="009814E2"/>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23CF9"/>
    <w:pPr>
      <w:spacing w:after="100" w:line="259" w:lineRule="auto"/>
      <w:ind w:left="1100"/>
    </w:pPr>
    <w:rPr>
      <w:rFonts w:eastAsiaTheme="minorEastAsia"/>
      <w:sz w:val="22"/>
    </w:rPr>
  </w:style>
  <w:style w:type="paragraph" w:styleId="TOC7">
    <w:name w:val="toc 7"/>
    <w:basedOn w:val="Normal"/>
    <w:next w:val="Normal"/>
    <w:autoRedefine/>
    <w:uiPriority w:val="39"/>
    <w:unhideWhenUsed/>
    <w:rsid w:val="00F23CF9"/>
    <w:pPr>
      <w:spacing w:after="100" w:line="259" w:lineRule="auto"/>
      <w:ind w:left="1320"/>
    </w:pPr>
    <w:rPr>
      <w:rFonts w:eastAsiaTheme="minorEastAsia"/>
      <w:sz w:val="22"/>
    </w:rPr>
  </w:style>
  <w:style w:type="paragraph" w:styleId="TOC8">
    <w:name w:val="toc 8"/>
    <w:basedOn w:val="Normal"/>
    <w:next w:val="Normal"/>
    <w:autoRedefine/>
    <w:uiPriority w:val="39"/>
    <w:unhideWhenUsed/>
    <w:rsid w:val="00F23CF9"/>
    <w:pPr>
      <w:spacing w:after="100" w:line="259" w:lineRule="auto"/>
      <w:ind w:left="1540"/>
    </w:pPr>
    <w:rPr>
      <w:rFonts w:eastAsiaTheme="minorEastAsia"/>
      <w:sz w:val="22"/>
    </w:rPr>
  </w:style>
  <w:style w:type="paragraph" w:styleId="TOC9">
    <w:name w:val="toc 9"/>
    <w:basedOn w:val="Normal"/>
    <w:next w:val="Normal"/>
    <w:autoRedefine/>
    <w:uiPriority w:val="39"/>
    <w:unhideWhenUsed/>
    <w:rsid w:val="00F23CF9"/>
    <w:pPr>
      <w:spacing w:after="100" w:line="259" w:lineRule="auto"/>
      <w:ind w:left="1760"/>
    </w:pPr>
    <w:rPr>
      <w:rFonts w:eastAsiaTheme="minorEastAsia"/>
      <w:sz w:val="22"/>
    </w:rPr>
  </w:style>
  <w:style w:type="paragraph" w:styleId="Revision">
    <w:name w:val="Revision"/>
    <w:hidden/>
    <w:uiPriority w:val="99"/>
    <w:semiHidden/>
    <w:rsid w:val="002A39BF"/>
    <w:pPr>
      <w:spacing w:after="0" w:line="240" w:lineRule="auto"/>
    </w:pPr>
    <w:rPr>
      <w:sz w:val="20"/>
    </w:rPr>
  </w:style>
  <w:style w:type="character" w:customStyle="1" w:styleId="mw-headline">
    <w:name w:val="mw-headline"/>
    <w:basedOn w:val="DefaultParagraphFont"/>
    <w:rsid w:val="002C1B03"/>
  </w:style>
  <w:style w:type="character" w:customStyle="1" w:styleId="mw-editsection">
    <w:name w:val="mw-editsection"/>
    <w:basedOn w:val="DefaultParagraphFont"/>
    <w:rsid w:val="002C1B03"/>
  </w:style>
  <w:style w:type="character" w:customStyle="1" w:styleId="mw-editsection-bracket">
    <w:name w:val="mw-editsection-bracket"/>
    <w:basedOn w:val="DefaultParagraphFont"/>
    <w:rsid w:val="002C1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4457">
      <w:bodyDiv w:val="1"/>
      <w:marLeft w:val="0"/>
      <w:marRight w:val="0"/>
      <w:marTop w:val="0"/>
      <w:marBottom w:val="0"/>
      <w:divBdr>
        <w:top w:val="none" w:sz="0" w:space="0" w:color="auto"/>
        <w:left w:val="none" w:sz="0" w:space="0" w:color="auto"/>
        <w:bottom w:val="none" w:sz="0" w:space="0" w:color="auto"/>
        <w:right w:val="none" w:sz="0" w:space="0" w:color="auto"/>
      </w:divBdr>
      <w:divsChild>
        <w:div w:id="1008796616">
          <w:marLeft w:val="1080"/>
          <w:marRight w:val="0"/>
          <w:marTop w:val="0"/>
          <w:marBottom w:val="0"/>
          <w:divBdr>
            <w:top w:val="none" w:sz="0" w:space="0" w:color="auto"/>
            <w:left w:val="none" w:sz="0" w:space="0" w:color="auto"/>
            <w:bottom w:val="none" w:sz="0" w:space="0" w:color="auto"/>
            <w:right w:val="none" w:sz="0" w:space="0" w:color="auto"/>
          </w:divBdr>
        </w:div>
        <w:div w:id="1448739893">
          <w:marLeft w:val="360"/>
          <w:marRight w:val="0"/>
          <w:marTop w:val="0"/>
          <w:marBottom w:val="0"/>
          <w:divBdr>
            <w:top w:val="none" w:sz="0" w:space="0" w:color="auto"/>
            <w:left w:val="none" w:sz="0" w:space="0" w:color="auto"/>
            <w:bottom w:val="none" w:sz="0" w:space="0" w:color="auto"/>
            <w:right w:val="none" w:sz="0" w:space="0" w:color="auto"/>
          </w:divBdr>
        </w:div>
        <w:div w:id="1688367904">
          <w:marLeft w:val="360"/>
          <w:marRight w:val="0"/>
          <w:marTop w:val="0"/>
          <w:marBottom w:val="0"/>
          <w:divBdr>
            <w:top w:val="none" w:sz="0" w:space="0" w:color="auto"/>
            <w:left w:val="none" w:sz="0" w:space="0" w:color="auto"/>
            <w:bottom w:val="none" w:sz="0" w:space="0" w:color="auto"/>
            <w:right w:val="none" w:sz="0" w:space="0" w:color="auto"/>
          </w:divBdr>
        </w:div>
        <w:div w:id="2029939014">
          <w:marLeft w:val="360"/>
          <w:marRight w:val="0"/>
          <w:marTop w:val="0"/>
          <w:marBottom w:val="0"/>
          <w:divBdr>
            <w:top w:val="none" w:sz="0" w:space="0" w:color="auto"/>
            <w:left w:val="none" w:sz="0" w:space="0" w:color="auto"/>
            <w:bottom w:val="none" w:sz="0" w:space="0" w:color="auto"/>
            <w:right w:val="none" w:sz="0" w:space="0" w:color="auto"/>
          </w:divBdr>
        </w:div>
      </w:divsChild>
    </w:div>
    <w:div w:id="72550390">
      <w:bodyDiv w:val="1"/>
      <w:marLeft w:val="0"/>
      <w:marRight w:val="0"/>
      <w:marTop w:val="0"/>
      <w:marBottom w:val="0"/>
      <w:divBdr>
        <w:top w:val="none" w:sz="0" w:space="0" w:color="auto"/>
        <w:left w:val="none" w:sz="0" w:space="0" w:color="auto"/>
        <w:bottom w:val="none" w:sz="0" w:space="0" w:color="auto"/>
        <w:right w:val="none" w:sz="0" w:space="0" w:color="auto"/>
      </w:divBdr>
    </w:div>
    <w:div w:id="85461432">
      <w:bodyDiv w:val="1"/>
      <w:marLeft w:val="0"/>
      <w:marRight w:val="0"/>
      <w:marTop w:val="0"/>
      <w:marBottom w:val="0"/>
      <w:divBdr>
        <w:top w:val="none" w:sz="0" w:space="0" w:color="auto"/>
        <w:left w:val="none" w:sz="0" w:space="0" w:color="auto"/>
        <w:bottom w:val="none" w:sz="0" w:space="0" w:color="auto"/>
        <w:right w:val="none" w:sz="0" w:space="0" w:color="auto"/>
      </w:divBdr>
    </w:div>
    <w:div w:id="93668724">
      <w:bodyDiv w:val="1"/>
      <w:marLeft w:val="0"/>
      <w:marRight w:val="0"/>
      <w:marTop w:val="0"/>
      <w:marBottom w:val="0"/>
      <w:divBdr>
        <w:top w:val="none" w:sz="0" w:space="0" w:color="auto"/>
        <w:left w:val="none" w:sz="0" w:space="0" w:color="auto"/>
        <w:bottom w:val="none" w:sz="0" w:space="0" w:color="auto"/>
        <w:right w:val="none" w:sz="0" w:space="0" w:color="auto"/>
      </w:divBdr>
    </w:div>
    <w:div w:id="112216554">
      <w:bodyDiv w:val="1"/>
      <w:marLeft w:val="0"/>
      <w:marRight w:val="0"/>
      <w:marTop w:val="0"/>
      <w:marBottom w:val="0"/>
      <w:divBdr>
        <w:top w:val="none" w:sz="0" w:space="0" w:color="auto"/>
        <w:left w:val="none" w:sz="0" w:space="0" w:color="auto"/>
        <w:bottom w:val="none" w:sz="0" w:space="0" w:color="auto"/>
        <w:right w:val="none" w:sz="0" w:space="0" w:color="auto"/>
      </w:divBdr>
    </w:div>
    <w:div w:id="121387158">
      <w:bodyDiv w:val="1"/>
      <w:marLeft w:val="0"/>
      <w:marRight w:val="0"/>
      <w:marTop w:val="0"/>
      <w:marBottom w:val="0"/>
      <w:divBdr>
        <w:top w:val="none" w:sz="0" w:space="0" w:color="auto"/>
        <w:left w:val="none" w:sz="0" w:space="0" w:color="auto"/>
        <w:bottom w:val="none" w:sz="0" w:space="0" w:color="auto"/>
        <w:right w:val="none" w:sz="0" w:space="0" w:color="auto"/>
      </w:divBdr>
      <w:divsChild>
        <w:div w:id="1811553082">
          <w:marLeft w:val="274"/>
          <w:marRight w:val="0"/>
          <w:marTop w:val="86"/>
          <w:marBottom w:val="0"/>
          <w:divBdr>
            <w:top w:val="none" w:sz="0" w:space="0" w:color="auto"/>
            <w:left w:val="none" w:sz="0" w:space="0" w:color="auto"/>
            <w:bottom w:val="none" w:sz="0" w:space="0" w:color="auto"/>
            <w:right w:val="none" w:sz="0" w:space="0" w:color="auto"/>
          </w:divBdr>
        </w:div>
      </w:divsChild>
    </w:div>
    <w:div w:id="123470633">
      <w:bodyDiv w:val="1"/>
      <w:marLeft w:val="0"/>
      <w:marRight w:val="0"/>
      <w:marTop w:val="0"/>
      <w:marBottom w:val="0"/>
      <w:divBdr>
        <w:top w:val="none" w:sz="0" w:space="0" w:color="auto"/>
        <w:left w:val="none" w:sz="0" w:space="0" w:color="auto"/>
        <w:bottom w:val="none" w:sz="0" w:space="0" w:color="auto"/>
        <w:right w:val="none" w:sz="0" w:space="0" w:color="auto"/>
      </w:divBdr>
    </w:div>
    <w:div w:id="139544020">
      <w:bodyDiv w:val="1"/>
      <w:marLeft w:val="0"/>
      <w:marRight w:val="0"/>
      <w:marTop w:val="0"/>
      <w:marBottom w:val="0"/>
      <w:divBdr>
        <w:top w:val="none" w:sz="0" w:space="0" w:color="auto"/>
        <w:left w:val="none" w:sz="0" w:space="0" w:color="auto"/>
        <w:bottom w:val="none" w:sz="0" w:space="0" w:color="auto"/>
        <w:right w:val="none" w:sz="0" w:space="0" w:color="auto"/>
      </w:divBdr>
    </w:div>
    <w:div w:id="193353352">
      <w:bodyDiv w:val="1"/>
      <w:marLeft w:val="0"/>
      <w:marRight w:val="0"/>
      <w:marTop w:val="0"/>
      <w:marBottom w:val="0"/>
      <w:divBdr>
        <w:top w:val="none" w:sz="0" w:space="0" w:color="auto"/>
        <w:left w:val="none" w:sz="0" w:space="0" w:color="auto"/>
        <w:bottom w:val="none" w:sz="0" w:space="0" w:color="auto"/>
        <w:right w:val="none" w:sz="0" w:space="0" w:color="auto"/>
      </w:divBdr>
    </w:div>
    <w:div w:id="356740162">
      <w:bodyDiv w:val="1"/>
      <w:marLeft w:val="0"/>
      <w:marRight w:val="0"/>
      <w:marTop w:val="0"/>
      <w:marBottom w:val="0"/>
      <w:divBdr>
        <w:top w:val="none" w:sz="0" w:space="0" w:color="auto"/>
        <w:left w:val="none" w:sz="0" w:space="0" w:color="auto"/>
        <w:bottom w:val="none" w:sz="0" w:space="0" w:color="auto"/>
        <w:right w:val="none" w:sz="0" w:space="0" w:color="auto"/>
      </w:divBdr>
    </w:div>
    <w:div w:id="386951753">
      <w:bodyDiv w:val="1"/>
      <w:marLeft w:val="0"/>
      <w:marRight w:val="0"/>
      <w:marTop w:val="0"/>
      <w:marBottom w:val="0"/>
      <w:divBdr>
        <w:top w:val="none" w:sz="0" w:space="0" w:color="auto"/>
        <w:left w:val="none" w:sz="0" w:space="0" w:color="auto"/>
        <w:bottom w:val="none" w:sz="0" w:space="0" w:color="auto"/>
        <w:right w:val="none" w:sz="0" w:space="0" w:color="auto"/>
      </w:divBdr>
    </w:div>
    <w:div w:id="477037190">
      <w:bodyDiv w:val="1"/>
      <w:marLeft w:val="0"/>
      <w:marRight w:val="0"/>
      <w:marTop w:val="0"/>
      <w:marBottom w:val="0"/>
      <w:divBdr>
        <w:top w:val="none" w:sz="0" w:space="0" w:color="auto"/>
        <w:left w:val="none" w:sz="0" w:space="0" w:color="auto"/>
        <w:bottom w:val="none" w:sz="0" w:space="0" w:color="auto"/>
        <w:right w:val="none" w:sz="0" w:space="0" w:color="auto"/>
      </w:divBdr>
    </w:div>
    <w:div w:id="511378814">
      <w:bodyDiv w:val="1"/>
      <w:marLeft w:val="0"/>
      <w:marRight w:val="0"/>
      <w:marTop w:val="0"/>
      <w:marBottom w:val="0"/>
      <w:divBdr>
        <w:top w:val="none" w:sz="0" w:space="0" w:color="auto"/>
        <w:left w:val="none" w:sz="0" w:space="0" w:color="auto"/>
        <w:bottom w:val="none" w:sz="0" w:space="0" w:color="auto"/>
        <w:right w:val="none" w:sz="0" w:space="0" w:color="auto"/>
      </w:divBdr>
    </w:div>
    <w:div w:id="543097792">
      <w:bodyDiv w:val="1"/>
      <w:marLeft w:val="0"/>
      <w:marRight w:val="0"/>
      <w:marTop w:val="0"/>
      <w:marBottom w:val="0"/>
      <w:divBdr>
        <w:top w:val="none" w:sz="0" w:space="0" w:color="auto"/>
        <w:left w:val="none" w:sz="0" w:space="0" w:color="auto"/>
        <w:bottom w:val="none" w:sz="0" w:space="0" w:color="auto"/>
        <w:right w:val="none" w:sz="0" w:space="0" w:color="auto"/>
      </w:divBdr>
    </w:div>
    <w:div w:id="549801620">
      <w:bodyDiv w:val="1"/>
      <w:marLeft w:val="0"/>
      <w:marRight w:val="0"/>
      <w:marTop w:val="0"/>
      <w:marBottom w:val="0"/>
      <w:divBdr>
        <w:top w:val="none" w:sz="0" w:space="0" w:color="auto"/>
        <w:left w:val="none" w:sz="0" w:space="0" w:color="auto"/>
        <w:bottom w:val="none" w:sz="0" w:space="0" w:color="auto"/>
        <w:right w:val="none" w:sz="0" w:space="0" w:color="auto"/>
      </w:divBdr>
    </w:div>
    <w:div w:id="630942626">
      <w:bodyDiv w:val="1"/>
      <w:marLeft w:val="0"/>
      <w:marRight w:val="0"/>
      <w:marTop w:val="0"/>
      <w:marBottom w:val="0"/>
      <w:divBdr>
        <w:top w:val="none" w:sz="0" w:space="0" w:color="auto"/>
        <w:left w:val="none" w:sz="0" w:space="0" w:color="auto"/>
        <w:bottom w:val="none" w:sz="0" w:space="0" w:color="auto"/>
        <w:right w:val="none" w:sz="0" w:space="0" w:color="auto"/>
      </w:divBdr>
      <w:divsChild>
        <w:div w:id="269817542">
          <w:marLeft w:val="994"/>
          <w:marRight w:val="0"/>
          <w:marTop w:val="86"/>
          <w:marBottom w:val="0"/>
          <w:divBdr>
            <w:top w:val="none" w:sz="0" w:space="0" w:color="auto"/>
            <w:left w:val="none" w:sz="0" w:space="0" w:color="auto"/>
            <w:bottom w:val="none" w:sz="0" w:space="0" w:color="auto"/>
            <w:right w:val="none" w:sz="0" w:space="0" w:color="auto"/>
          </w:divBdr>
        </w:div>
        <w:div w:id="282687079">
          <w:marLeft w:val="994"/>
          <w:marRight w:val="0"/>
          <w:marTop w:val="86"/>
          <w:marBottom w:val="0"/>
          <w:divBdr>
            <w:top w:val="none" w:sz="0" w:space="0" w:color="auto"/>
            <w:left w:val="none" w:sz="0" w:space="0" w:color="auto"/>
            <w:bottom w:val="none" w:sz="0" w:space="0" w:color="auto"/>
            <w:right w:val="none" w:sz="0" w:space="0" w:color="auto"/>
          </w:divBdr>
        </w:div>
        <w:div w:id="371880836">
          <w:marLeft w:val="994"/>
          <w:marRight w:val="0"/>
          <w:marTop w:val="86"/>
          <w:marBottom w:val="0"/>
          <w:divBdr>
            <w:top w:val="none" w:sz="0" w:space="0" w:color="auto"/>
            <w:left w:val="none" w:sz="0" w:space="0" w:color="auto"/>
            <w:bottom w:val="none" w:sz="0" w:space="0" w:color="auto"/>
            <w:right w:val="none" w:sz="0" w:space="0" w:color="auto"/>
          </w:divBdr>
        </w:div>
        <w:div w:id="380910739">
          <w:marLeft w:val="994"/>
          <w:marRight w:val="0"/>
          <w:marTop w:val="86"/>
          <w:marBottom w:val="0"/>
          <w:divBdr>
            <w:top w:val="none" w:sz="0" w:space="0" w:color="auto"/>
            <w:left w:val="none" w:sz="0" w:space="0" w:color="auto"/>
            <w:bottom w:val="none" w:sz="0" w:space="0" w:color="auto"/>
            <w:right w:val="none" w:sz="0" w:space="0" w:color="auto"/>
          </w:divBdr>
        </w:div>
        <w:div w:id="752824709">
          <w:marLeft w:val="274"/>
          <w:marRight w:val="0"/>
          <w:marTop w:val="86"/>
          <w:marBottom w:val="0"/>
          <w:divBdr>
            <w:top w:val="none" w:sz="0" w:space="0" w:color="auto"/>
            <w:left w:val="none" w:sz="0" w:space="0" w:color="auto"/>
            <w:bottom w:val="none" w:sz="0" w:space="0" w:color="auto"/>
            <w:right w:val="none" w:sz="0" w:space="0" w:color="auto"/>
          </w:divBdr>
        </w:div>
        <w:div w:id="811405435">
          <w:marLeft w:val="994"/>
          <w:marRight w:val="0"/>
          <w:marTop w:val="86"/>
          <w:marBottom w:val="0"/>
          <w:divBdr>
            <w:top w:val="none" w:sz="0" w:space="0" w:color="auto"/>
            <w:left w:val="none" w:sz="0" w:space="0" w:color="auto"/>
            <w:bottom w:val="none" w:sz="0" w:space="0" w:color="auto"/>
            <w:right w:val="none" w:sz="0" w:space="0" w:color="auto"/>
          </w:divBdr>
        </w:div>
        <w:div w:id="1185288407">
          <w:marLeft w:val="994"/>
          <w:marRight w:val="0"/>
          <w:marTop w:val="86"/>
          <w:marBottom w:val="0"/>
          <w:divBdr>
            <w:top w:val="none" w:sz="0" w:space="0" w:color="auto"/>
            <w:left w:val="none" w:sz="0" w:space="0" w:color="auto"/>
            <w:bottom w:val="none" w:sz="0" w:space="0" w:color="auto"/>
            <w:right w:val="none" w:sz="0" w:space="0" w:color="auto"/>
          </w:divBdr>
        </w:div>
        <w:div w:id="1559439814">
          <w:marLeft w:val="274"/>
          <w:marRight w:val="0"/>
          <w:marTop w:val="86"/>
          <w:marBottom w:val="0"/>
          <w:divBdr>
            <w:top w:val="none" w:sz="0" w:space="0" w:color="auto"/>
            <w:left w:val="none" w:sz="0" w:space="0" w:color="auto"/>
            <w:bottom w:val="none" w:sz="0" w:space="0" w:color="auto"/>
            <w:right w:val="none" w:sz="0" w:space="0" w:color="auto"/>
          </w:divBdr>
        </w:div>
        <w:div w:id="1950089229">
          <w:marLeft w:val="994"/>
          <w:marRight w:val="0"/>
          <w:marTop w:val="86"/>
          <w:marBottom w:val="0"/>
          <w:divBdr>
            <w:top w:val="none" w:sz="0" w:space="0" w:color="auto"/>
            <w:left w:val="none" w:sz="0" w:space="0" w:color="auto"/>
            <w:bottom w:val="none" w:sz="0" w:space="0" w:color="auto"/>
            <w:right w:val="none" w:sz="0" w:space="0" w:color="auto"/>
          </w:divBdr>
        </w:div>
        <w:div w:id="2053382163">
          <w:marLeft w:val="274"/>
          <w:marRight w:val="0"/>
          <w:marTop w:val="86"/>
          <w:marBottom w:val="0"/>
          <w:divBdr>
            <w:top w:val="none" w:sz="0" w:space="0" w:color="auto"/>
            <w:left w:val="none" w:sz="0" w:space="0" w:color="auto"/>
            <w:bottom w:val="none" w:sz="0" w:space="0" w:color="auto"/>
            <w:right w:val="none" w:sz="0" w:space="0" w:color="auto"/>
          </w:divBdr>
        </w:div>
      </w:divsChild>
    </w:div>
    <w:div w:id="653146441">
      <w:bodyDiv w:val="1"/>
      <w:marLeft w:val="0"/>
      <w:marRight w:val="0"/>
      <w:marTop w:val="0"/>
      <w:marBottom w:val="0"/>
      <w:divBdr>
        <w:top w:val="none" w:sz="0" w:space="0" w:color="auto"/>
        <w:left w:val="none" w:sz="0" w:space="0" w:color="auto"/>
        <w:bottom w:val="none" w:sz="0" w:space="0" w:color="auto"/>
        <w:right w:val="none" w:sz="0" w:space="0" w:color="auto"/>
      </w:divBdr>
    </w:div>
    <w:div w:id="667488812">
      <w:bodyDiv w:val="1"/>
      <w:marLeft w:val="0"/>
      <w:marRight w:val="0"/>
      <w:marTop w:val="0"/>
      <w:marBottom w:val="0"/>
      <w:divBdr>
        <w:top w:val="none" w:sz="0" w:space="0" w:color="auto"/>
        <w:left w:val="none" w:sz="0" w:space="0" w:color="auto"/>
        <w:bottom w:val="none" w:sz="0" w:space="0" w:color="auto"/>
        <w:right w:val="none" w:sz="0" w:space="0" w:color="auto"/>
      </w:divBdr>
    </w:div>
    <w:div w:id="723601912">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760301841">
      <w:bodyDiv w:val="1"/>
      <w:marLeft w:val="0"/>
      <w:marRight w:val="0"/>
      <w:marTop w:val="0"/>
      <w:marBottom w:val="0"/>
      <w:divBdr>
        <w:top w:val="none" w:sz="0" w:space="0" w:color="auto"/>
        <w:left w:val="none" w:sz="0" w:space="0" w:color="auto"/>
        <w:bottom w:val="none" w:sz="0" w:space="0" w:color="auto"/>
        <w:right w:val="none" w:sz="0" w:space="0" w:color="auto"/>
      </w:divBdr>
    </w:div>
    <w:div w:id="761729619">
      <w:bodyDiv w:val="1"/>
      <w:marLeft w:val="0"/>
      <w:marRight w:val="0"/>
      <w:marTop w:val="0"/>
      <w:marBottom w:val="0"/>
      <w:divBdr>
        <w:top w:val="none" w:sz="0" w:space="0" w:color="auto"/>
        <w:left w:val="none" w:sz="0" w:space="0" w:color="auto"/>
        <w:bottom w:val="none" w:sz="0" w:space="0" w:color="auto"/>
        <w:right w:val="none" w:sz="0" w:space="0" w:color="auto"/>
      </w:divBdr>
      <w:divsChild>
        <w:div w:id="411971724">
          <w:marLeft w:val="994"/>
          <w:marRight w:val="0"/>
          <w:marTop w:val="86"/>
          <w:marBottom w:val="0"/>
          <w:divBdr>
            <w:top w:val="none" w:sz="0" w:space="0" w:color="auto"/>
            <w:left w:val="none" w:sz="0" w:space="0" w:color="auto"/>
            <w:bottom w:val="none" w:sz="0" w:space="0" w:color="auto"/>
            <w:right w:val="none" w:sz="0" w:space="0" w:color="auto"/>
          </w:divBdr>
        </w:div>
        <w:div w:id="442918540">
          <w:marLeft w:val="994"/>
          <w:marRight w:val="0"/>
          <w:marTop w:val="86"/>
          <w:marBottom w:val="0"/>
          <w:divBdr>
            <w:top w:val="none" w:sz="0" w:space="0" w:color="auto"/>
            <w:left w:val="none" w:sz="0" w:space="0" w:color="auto"/>
            <w:bottom w:val="none" w:sz="0" w:space="0" w:color="auto"/>
            <w:right w:val="none" w:sz="0" w:space="0" w:color="auto"/>
          </w:divBdr>
        </w:div>
        <w:div w:id="777068369">
          <w:marLeft w:val="994"/>
          <w:marRight w:val="0"/>
          <w:marTop w:val="86"/>
          <w:marBottom w:val="0"/>
          <w:divBdr>
            <w:top w:val="none" w:sz="0" w:space="0" w:color="auto"/>
            <w:left w:val="none" w:sz="0" w:space="0" w:color="auto"/>
            <w:bottom w:val="none" w:sz="0" w:space="0" w:color="auto"/>
            <w:right w:val="none" w:sz="0" w:space="0" w:color="auto"/>
          </w:divBdr>
        </w:div>
        <w:div w:id="947004930">
          <w:marLeft w:val="274"/>
          <w:marRight w:val="0"/>
          <w:marTop w:val="86"/>
          <w:marBottom w:val="0"/>
          <w:divBdr>
            <w:top w:val="none" w:sz="0" w:space="0" w:color="auto"/>
            <w:left w:val="none" w:sz="0" w:space="0" w:color="auto"/>
            <w:bottom w:val="none" w:sz="0" w:space="0" w:color="auto"/>
            <w:right w:val="none" w:sz="0" w:space="0" w:color="auto"/>
          </w:divBdr>
        </w:div>
        <w:div w:id="1105493365">
          <w:marLeft w:val="994"/>
          <w:marRight w:val="0"/>
          <w:marTop w:val="86"/>
          <w:marBottom w:val="0"/>
          <w:divBdr>
            <w:top w:val="none" w:sz="0" w:space="0" w:color="auto"/>
            <w:left w:val="none" w:sz="0" w:space="0" w:color="auto"/>
            <w:bottom w:val="none" w:sz="0" w:space="0" w:color="auto"/>
            <w:right w:val="none" w:sz="0" w:space="0" w:color="auto"/>
          </w:divBdr>
        </w:div>
        <w:div w:id="1523516111">
          <w:marLeft w:val="994"/>
          <w:marRight w:val="0"/>
          <w:marTop w:val="86"/>
          <w:marBottom w:val="0"/>
          <w:divBdr>
            <w:top w:val="none" w:sz="0" w:space="0" w:color="auto"/>
            <w:left w:val="none" w:sz="0" w:space="0" w:color="auto"/>
            <w:bottom w:val="none" w:sz="0" w:space="0" w:color="auto"/>
            <w:right w:val="none" w:sz="0" w:space="0" w:color="auto"/>
          </w:divBdr>
        </w:div>
      </w:divsChild>
    </w:div>
    <w:div w:id="774594686">
      <w:bodyDiv w:val="1"/>
      <w:marLeft w:val="0"/>
      <w:marRight w:val="0"/>
      <w:marTop w:val="0"/>
      <w:marBottom w:val="0"/>
      <w:divBdr>
        <w:top w:val="none" w:sz="0" w:space="0" w:color="auto"/>
        <w:left w:val="none" w:sz="0" w:space="0" w:color="auto"/>
        <w:bottom w:val="none" w:sz="0" w:space="0" w:color="auto"/>
        <w:right w:val="none" w:sz="0" w:space="0" w:color="auto"/>
      </w:divBdr>
    </w:div>
    <w:div w:id="778332677">
      <w:bodyDiv w:val="1"/>
      <w:marLeft w:val="0"/>
      <w:marRight w:val="0"/>
      <w:marTop w:val="0"/>
      <w:marBottom w:val="0"/>
      <w:divBdr>
        <w:top w:val="none" w:sz="0" w:space="0" w:color="auto"/>
        <w:left w:val="none" w:sz="0" w:space="0" w:color="auto"/>
        <w:bottom w:val="none" w:sz="0" w:space="0" w:color="auto"/>
        <w:right w:val="none" w:sz="0" w:space="0" w:color="auto"/>
      </w:divBdr>
    </w:div>
    <w:div w:id="815879638">
      <w:bodyDiv w:val="1"/>
      <w:marLeft w:val="0"/>
      <w:marRight w:val="0"/>
      <w:marTop w:val="0"/>
      <w:marBottom w:val="0"/>
      <w:divBdr>
        <w:top w:val="none" w:sz="0" w:space="0" w:color="auto"/>
        <w:left w:val="none" w:sz="0" w:space="0" w:color="auto"/>
        <w:bottom w:val="none" w:sz="0" w:space="0" w:color="auto"/>
        <w:right w:val="none" w:sz="0" w:space="0" w:color="auto"/>
      </w:divBdr>
    </w:div>
    <w:div w:id="819274227">
      <w:bodyDiv w:val="1"/>
      <w:marLeft w:val="0"/>
      <w:marRight w:val="0"/>
      <w:marTop w:val="0"/>
      <w:marBottom w:val="0"/>
      <w:divBdr>
        <w:top w:val="none" w:sz="0" w:space="0" w:color="auto"/>
        <w:left w:val="none" w:sz="0" w:space="0" w:color="auto"/>
        <w:bottom w:val="none" w:sz="0" w:space="0" w:color="auto"/>
        <w:right w:val="none" w:sz="0" w:space="0" w:color="auto"/>
      </w:divBdr>
    </w:div>
    <w:div w:id="831337966">
      <w:bodyDiv w:val="1"/>
      <w:marLeft w:val="0"/>
      <w:marRight w:val="0"/>
      <w:marTop w:val="0"/>
      <w:marBottom w:val="0"/>
      <w:divBdr>
        <w:top w:val="none" w:sz="0" w:space="0" w:color="auto"/>
        <w:left w:val="none" w:sz="0" w:space="0" w:color="auto"/>
        <w:bottom w:val="none" w:sz="0" w:space="0" w:color="auto"/>
        <w:right w:val="none" w:sz="0" w:space="0" w:color="auto"/>
      </w:divBdr>
    </w:div>
    <w:div w:id="855273223">
      <w:bodyDiv w:val="1"/>
      <w:marLeft w:val="0"/>
      <w:marRight w:val="0"/>
      <w:marTop w:val="0"/>
      <w:marBottom w:val="0"/>
      <w:divBdr>
        <w:top w:val="none" w:sz="0" w:space="0" w:color="auto"/>
        <w:left w:val="none" w:sz="0" w:space="0" w:color="auto"/>
        <w:bottom w:val="none" w:sz="0" w:space="0" w:color="auto"/>
        <w:right w:val="none" w:sz="0" w:space="0" w:color="auto"/>
      </w:divBdr>
    </w:div>
    <w:div w:id="909266481">
      <w:bodyDiv w:val="1"/>
      <w:marLeft w:val="0"/>
      <w:marRight w:val="0"/>
      <w:marTop w:val="0"/>
      <w:marBottom w:val="0"/>
      <w:divBdr>
        <w:top w:val="none" w:sz="0" w:space="0" w:color="auto"/>
        <w:left w:val="none" w:sz="0" w:space="0" w:color="auto"/>
        <w:bottom w:val="none" w:sz="0" w:space="0" w:color="auto"/>
        <w:right w:val="none" w:sz="0" w:space="0" w:color="auto"/>
      </w:divBdr>
    </w:div>
    <w:div w:id="979845183">
      <w:bodyDiv w:val="1"/>
      <w:marLeft w:val="0"/>
      <w:marRight w:val="0"/>
      <w:marTop w:val="0"/>
      <w:marBottom w:val="0"/>
      <w:divBdr>
        <w:top w:val="none" w:sz="0" w:space="0" w:color="auto"/>
        <w:left w:val="none" w:sz="0" w:space="0" w:color="auto"/>
        <w:bottom w:val="none" w:sz="0" w:space="0" w:color="auto"/>
        <w:right w:val="none" w:sz="0" w:space="0" w:color="auto"/>
      </w:divBdr>
    </w:div>
    <w:div w:id="990716541">
      <w:bodyDiv w:val="1"/>
      <w:marLeft w:val="0"/>
      <w:marRight w:val="0"/>
      <w:marTop w:val="0"/>
      <w:marBottom w:val="0"/>
      <w:divBdr>
        <w:top w:val="none" w:sz="0" w:space="0" w:color="auto"/>
        <w:left w:val="none" w:sz="0" w:space="0" w:color="auto"/>
        <w:bottom w:val="none" w:sz="0" w:space="0" w:color="auto"/>
        <w:right w:val="none" w:sz="0" w:space="0" w:color="auto"/>
      </w:divBdr>
    </w:div>
    <w:div w:id="1029988114">
      <w:bodyDiv w:val="1"/>
      <w:marLeft w:val="0"/>
      <w:marRight w:val="0"/>
      <w:marTop w:val="0"/>
      <w:marBottom w:val="0"/>
      <w:divBdr>
        <w:top w:val="none" w:sz="0" w:space="0" w:color="auto"/>
        <w:left w:val="none" w:sz="0" w:space="0" w:color="auto"/>
        <w:bottom w:val="none" w:sz="0" w:space="0" w:color="auto"/>
        <w:right w:val="none" w:sz="0" w:space="0" w:color="auto"/>
      </w:divBdr>
    </w:div>
    <w:div w:id="1142887223">
      <w:bodyDiv w:val="1"/>
      <w:marLeft w:val="0"/>
      <w:marRight w:val="0"/>
      <w:marTop w:val="0"/>
      <w:marBottom w:val="0"/>
      <w:divBdr>
        <w:top w:val="none" w:sz="0" w:space="0" w:color="auto"/>
        <w:left w:val="none" w:sz="0" w:space="0" w:color="auto"/>
        <w:bottom w:val="none" w:sz="0" w:space="0" w:color="auto"/>
        <w:right w:val="none" w:sz="0" w:space="0" w:color="auto"/>
      </w:divBdr>
      <w:divsChild>
        <w:div w:id="1399405494">
          <w:marLeft w:val="0"/>
          <w:marRight w:val="0"/>
          <w:marTop w:val="0"/>
          <w:marBottom w:val="0"/>
          <w:divBdr>
            <w:top w:val="none" w:sz="0" w:space="0" w:color="auto"/>
            <w:left w:val="none" w:sz="0" w:space="0" w:color="auto"/>
            <w:bottom w:val="none" w:sz="0" w:space="0" w:color="auto"/>
            <w:right w:val="none" w:sz="0" w:space="0" w:color="auto"/>
          </w:divBdr>
        </w:div>
      </w:divsChild>
    </w:div>
    <w:div w:id="1169907798">
      <w:bodyDiv w:val="1"/>
      <w:marLeft w:val="0"/>
      <w:marRight w:val="0"/>
      <w:marTop w:val="0"/>
      <w:marBottom w:val="0"/>
      <w:divBdr>
        <w:top w:val="none" w:sz="0" w:space="0" w:color="auto"/>
        <w:left w:val="none" w:sz="0" w:space="0" w:color="auto"/>
        <w:bottom w:val="none" w:sz="0" w:space="0" w:color="auto"/>
        <w:right w:val="none" w:sz="0" w:space="0" w:color="auto"/>
      </w:divBdr>
    </w:div>
    <w:div w:id="1182620541">
      <w:bodyDiv w:val="1"/>
      <w:marLeft w:val="0"/>
      <w:marRight w:val="0"/>
      <w:marTop w:val="0"/>
      <w:marBottom w:val="0"/>
      <w:divBdr>
        <w:top w:val="none" w:sz="0" w:space="0" w:color="auto"/>
        <w:left w:val="none" w:sz="0" w:space="0" w:color="auto"/>
        <w:bottom w:val="none" w:sz="0" w:space="0" w:color="auto"/>
        <w:right w:val="none" w:sz="0" w:space="0" w:color="auto"/>
      </w:divBdr>
    </w:div>
    <w:div w:id="1186558796">
      <w:bodyDiv w:val="1"/>
      <w:marLeft w:val="0"/>
      <w:marRight w:val="0"/>
      <w:marTop w:val="0"/>
      <w:marBottom w:val="0"/>
      <w:divBdr>
        <w:top w:val="none" w:sz="0" w:space="0" w:color="auto"/>
        <w:left w:val="none" w:sz="0" w:space="0" w:color="auto"/>
        <w:bottom w:val="none" w:sz="0" w:space="0" w:color="auto"/>
        <w:right w:val="none" w:sz="0" w:space="0" w:color="auto"/>
      </w:divBdr>
    </w:div>
    <w:div w:id="1237058232">
      <w:bodyDiv w:val="1"/>
      <w:marLeft w:val="0"/>
      <w:marRight w:val="0"/>
      <w:marTop w:val="0"/>
      <w:marBottom w:val="0"/>
      <w:divBdr>
        <w:top w:val="none" w:sz="0" w:space="0" w:color="auto"/>
        <w:left w:val="none" w:sz="0" w:space="0" w:color="auto"/>
        <w:bottom w:val="none" w:sz="0" w:space="0" w:color="auto"/>
        <w:right w:val="none" w:sz="0" w:space="0" w:color="auto"/>
      </w:divBdr>
    </w:div>
    <w:div w:id="1414469230">
      <w:bodyDiv w:val="1"/>
      <w:marLeft w:val="0"/>
      <w:marRight w:val="0"/>
      <w:marTop w:val="0"/>
      <w:marBottom w:val="0"/>
      <w:divBdr>
        <w:top w:val="none" w:sz="0" w:space="0" w:color="auto"/>
        <w:left w:val="none" w:sz="0" w:space="0" w:color="auto"/>
        <w:bottom w:val="none" w:sz="0" w:space="0" w:color="auto"/>
        <w:right w:val="none" w:sz="0" w:space="0" w:color="auto"/>
      </w:divBdr>
    </w:div>
    <w:div w:id="1418407648">
      <w:bodyDiv w:val="1"/>
      <w:marLeft w:val="0"/>
      <w:marRight w:val="0"/>
      <w:marTop w:val="0"/>
      <w:marBottom w:val="0"/>
      <w:divBdr>
        <w:top w:val="none" w:sz="0" w:space="0" w:color="auto"/>
        <w:left w:val="none" w:sz="0" w:space="0" w:color="auto"/>
        <w:bottom w:val="none" w:sz="0" w:space="0" w:color="auto"/>
        <w:right w:val="none" w:sz="0" w:space="0" w:color="auto"/>
      </w:divBdr>
    </w:div>
    <w:div w:id="1479418981">
      <w:bodyDiv w:val="1"/>
      <w:marLeft w:val="0"/>
      <w:marRight w:val="0"/>
      <w:marTop w:val="0"/>
      <w:marBottom w:val="0"/>
      <w:divBdr>
        <w:top w:val="none" w:sz="0" w:space="0" w:color="auto"/>
        <w:left w:val="none" w:sz="0" w:space="0" w:color="auto"/>
        <w:bottom w:val="none" w:sz="0" w:space="0" w:color="auto"/>
        <w:right w:val="none" w:sz="0" w:space="0" w:color="auto"/>
      </w:divBdr>
    </w:div>
    <w:div w:id="1505969992">
      <w:bodyDiv w:val="1"/>
      <w:marLeft w:val="0"/>
      <w:marRight w:val="0"/>
      <w:marTop w:val="0"/>
      <w:marBottom w:val="0"/>
      <w:divBdr>
        <w:top w:val="none" w:sz="0" w:space="0" w:color="auto"/>
        <w:left w:val="none" w:sz="0" w:space="0" w:color="auto"/>
        <w:bottom w:val="none" w:sz="0" w:space="0" w:color="auto"/>
        <w:right w:val="none" w:sz="0" w:space="0" w:color="auto"/>
      </w:divBdr>
    </w:div>
    <w:div w:id="1559826172">
      <w:bodyDiv w:val="1"/>
      <w:marLeft w:val="0"/>
      <w:marRight w:val="0"/>
      <w:marTop w:val="0"/>
      <w:marBottom w:val="0"/>
      <w:divBdr>
        <w:top w:val="none" w:sz="0" w:space="0" w:color="auto"/>
        <w:left w:val="none" w:sz="0" w:space="0" w:color="auto"/>
        <w:bottom w:val="none" w:sz="0" w:space="0" w:color="auto"/>
        <w:right w:val="none" w:sz="0" w:space="0" w:color="auto"/>
      </w:divBdr>
    </w:div>
    <w:div w:id="1604918029">
      <w:bodyDiv w:val="1"/>
      <w:marLeft w:val="0"/>
      <w:marRight w:val="0"/>
      <w:marTop w:val="0"/>
      <w:marBottom w:val="0"/>
      <w:divBdr>
        <w:top w:val="none" w:sz="0" w:space="0" w:color="auto"/>
        <w:left w:val="none" w:sz="0" w:space="0" w:color="auto"/>
        <w:bottom w:val="none" w:sz="0" w:space="0" w:color="auto"/>
        <w:right w:val="none" w:sz="0" w:space="0" w:color="auto"/>
      </w:divBdr>
    </w:div>
    <w:div w:id="1610039085">
      <w:bodyDiv w:val="1"/>
      <w:marLeft w:val="0"/>
      <w:marRight w:val="0"/>
      <w:marTop w:val="0"/>
      <w:marBottom w:val="0"/>
      <w:divBdr>
        <w:top w:val="none" w:sz="0" w:space="0" w:color="auto"/>
        <w:left w:val="none" w:sz="0" w:space="0" w:color="auto"/>
        <w:bottom w:val="none" w:sz="0" w:space="0" w:color="auto"/>
        <w:right w:val="none" w:sz="0" w:space="0" w:color="auto"/>
      </w:divBdr>
    </w:div>
    <w:div w:id="1663583607">
      <w:bodyDiv w:val="1"/>
      <w:marLeft w:val="0"/>
      <w:marRight w:val="0"/>
      <w:marTop w:val="0"/>
      <w:marBottom w:val="0"/>
      <w:divBdr>
        <w:top w:val="none" w:sz="0" w:space="0" w:color="auto"/>
        <w:left w:val="none" w:sz="0" w:space="0" w:color="auto"/>
        <w:bottom w:val="none" w:sz="0" w:space="0" w:color="auto"/>
        <w:right w:val="none" w:sz="0" w:space="0" w:color="auto"/>
      </w:divBdr>
    </w:div>
    <w:div w:id="1669824460">
      <w:bodyDiv w:val="1"/>
      <w:marLeft w:val="0"/>
      <w:marRight w:val="0"/>
      <w:marTop w:val="0"/>
      <w:marBottom w:val="0"/>
      <w:divBdr>
        <w:top w:val="none" w:sz="0" w:space="0" w:color="auto"/>
        <w:left w:val="none" w:sz="0" w:space="0" w:color="auto"/>
        <w:bottom w:val="none" w:sz="0" w:space="0" w:color="auto"/>
        <w:right w:val="none" w:sz="0" w:space="0" w:color="auto"/>
      </w:divBdr>
    </w:div>
    <w:div w:id="1671836745">
      <w:bodyDiv w:val="1"/>
      <w:marLeft w:val="0"/>
      <w:marRight w:val="0"/>
      <w:marTop w:val="0"/>
      <w:marBottom w:val="0"/>
      <w:divBdr>
        <w:top w:val="none" w:sz="0" w:space="0" w:color="auto"/>
        <w:left w:val="none" w:sz="0" w:space="0" w:color="auto"/>
        <w:bottom w:val="none" w:sz="0" w:space="0" w:color="auto"/>
        <w:right w:val="none" w:sz="0" w:space="0" w:color="auto"/>
      </w:divBdr>
    </w:div>
    <w:div w:id="1684168805">
      <w:bodyDiv w:val="1"/>
      <w:marLeft w:val="0"/>
      <w:marRight w:val="0"/>
      <w:marTop w:val="0"/>
      <w:marBottom w:val="0"/>
      <w:divBdr>
        <w:top w:val="none" w:sz="0" w:space="0" w:color="auto"/>
        <w:left w:val="none" w:sz="0" w:space="0" w:color="auto"/>
        <w:bottom w:val="none" w:sz="0" w:space="0" w:color="auto"/>
        <w:right w:val="none" w:sz="0" w:space="0" w:color="auto"/>
      </w:divBdr>
    </w:div>
    <w:div w:id="1733697206">
      <w:bodyDiv w:val="1"/>
      <w:marLeft w:val="0"/>
      <w:marRight w:val="0"/>
      <w:marTop w:val="0"/>
      <w:marBottom w:val="0"/>
      <w:divBdr>
        <w:top w:val="none" w:sz="0" w:space="0" w:color="auto"/>
        <w:left w:val="none" w:sz="0" w:space="0" w:color="auto"/>
        <w:bottom w:val="none" w:sz="0" w:space="0" w:color="auto"/>
        <w:right w:val="none" w:sz="0" w:space="0" w:color="auto"/>
      </w:divBdr>
    </w:div>
    <w:div w:id="1734621830">
      <w:bodyDiv w:val="1"/>
      <w:marLeft w:val="0"/>
      <w:marRight w:val="0"/>
      <w:marTop w:val="0"/>
      <w:marBottom w:val="0"/>
      <w:divBdr>
        <w:top w:val="none" w:sz="0" w:space="0" w:color="auto"/>
        <w:left w:val="none" w:sz="0" w:space="0" w:color="auto"/>
        <w:bottom w:val="none" w:sz="0" w:space="0" w:color="auto"/>
        <w:right w:val="none" w:sz="0" w:space="0" w:color="auto"/>
      </w:divBdr>
    </w:div>
    <w:div w:id="1800801381">
      <w:bodyDiv w:val="1"/>
      <w:marLeft w:val="0"/>
      <w:marRight w:val="0"/>
      <w:marTop w:val="0"/>
      <w:marBottom w:val="0"/>
      <w:divBdr>
        <w:top w:val="none" w:sz="0" w:space="0" w:color="auto"/>
        <w:left w:val="none" w:sz="0" w:space="0" w:color="auto"/>
        <w:bottom w:val="none" w:sz="0" w:space="0" w:color="auto"/>
        <w:right w:val="none" w:sz="0" w:space="0" w:color="auto"/>
      </w:divBdr>
    </w:div>
    <w:div w:id="1816684413">
      <w:bodyDiv w:val="1"/>
      <w:marLeft w:val="0"/>
      <w:marRight w:val="0"/>
      <w:marTop w:val="0"/>
      <w:marBottom w:val="0"/>
      <w:divBdr>
        <w:top w:val="none" w:sz="0" w:space="0" w:color="auto"/>
        <w:left w:val="none" w:sz="0" w:space="0" w:color="auto"/>
        <w:bottom w:val="none" w:sz="0" w:space="0" w:color="auto"/>
        <w:right w:val="none" w:sz="0" w:space="0" w:color="auto"/>
      </w:divBdr>
    </w:div>
    <w:div w:id="1920170581">
      <w:bodyDiv w:val="1"/>
      <w:marLeft w:val="0"/>
      <w:marRight w:val="0"/>
      <w:marTop w:val="0"/>
      <w:marBottom w:val="0"/>
      <w:divBdr>
        <w:top w:val="none" w:sz="0" w:space="0" w:color="auto"/>
        <w:left w:val="none" w:sz="0" w:space="0" w:color="auto"/>
        <w:bottom w:val="none" w:sz="0" w:space="0" w:color="auto"/>
        <w:right w:val="none" w:sz="0" w:space="0" w:color="auto"/>
      </w:divBdr>
    </w:div>
    <w:div w:id="1922326556">
      <w:bodyDiv w:val="1"/>
      <w:marLeft w:val="0"/>
      <w:marRight w:val="0"/>
      <w:marTop w:val="0"/>
      <w:marBottom w:val="0"/>
      <w:divBdr>
        <w:top w:val="none" w:sz="0" w:space="0" w:color="auto"/>
        <w:left w:val="none" w:sz="0" w:space="0" w:color="auto"/>
        <w:bottom w:val="none" w:sz="0" w:space="0" w:color="auto"/>
        <w:right w:val="none" w:sz="0" w:space="0" w:color="auto"/>
      </w:divBdr>
    </w:div>
    <w:div w:id="1947083075">
      <w:bodyDiv w:val="1"/>
      <w:marLeft w:val="0"/>
      <w:marRight w:val="0"/>
      <w:marTop w:val="0"/>
      <w:marBottom w:val="0"/>
      <w:divBdr>
        <w:top w:val="none" w:sz="0" w:space="0" w:color="auto"/>
        <w:left w:val="none" w:sz="0" w:space="0" w:color="auto"/>
        <w:bottom w:val="none" w:sz="0" w:space="0" w:color="auto"/>
        <w:right w:val="none" w:sz="0" w:space="0" w:color="auto"/>
      </w:divBdr>
    </w:div>
    <w:div w:id="1976988358">
      <w:bodyDiv w:val="1"/>
      <w:marLeft w:val="0"/>
      <w:marRight w:val="0"/>
      <w:marTop w:val="0"/>
      <w:marBottom w:val="0"/>
      <w:divBdr>
        <w:top w:val="none" w:sz="0" w:space="0" w:color="auto"/>
        <w:left w:val="none" w:sz="0" w:space="0" w:color="auto"/>
        <w:bottom w:val="none" w:sz="0" w:space="0" w:color="auto"/>
        <w:right w:val="none" w:sz="0" w:space="0" w:color="auto"/>
      </w:divBdr>
    </w:div>
    <w:div w:id="2078474893">
      <w:bodyDiv w:val="1"/>
      <w:marLeft w:val="0"/>
      <w:marRight w:val="0"/>
      <w:marTop w:val="0"/>
      <w:marBottom w:val="0"/>
      <w:divBdr>
        <w:top w:val="none" w:sz="0" w:space="0" w:color="auto"/>
        <w:left w:val="none" w:sz="0" w:space="0" w:color="auto"/>
        <w:bottom w:val="none" w:sz="0" w:space="0" w:color="auto"/>
        <w:right w:val="none" w:sz="0" w:space="0" w:color="auto"/>
      </w:divBdr>
      <w:divsChild>
        <w:div w:id="848906597">
          <w:marLeft w:val="75"/>
          <w:marRight w:val="0"/>
          <w:marTop w:val="0"/>
          <w:marBottom w:val="0"/>
          <w:divBdr>
            <w:top w:val="none" w:sz="0" w:space="0" w:color="auto"/>
            <w:left w:val="none" w:sz="0" w:space="0" w:color="auto"/>
            <w:bottom w:val="none" w:sz="0" w:space="0" w:color="auto"/>
            <w:right w:val="none" w:sz="0" w:space="0" w:color="auto"/>
          </w:divBdr>
        </w:div>
        <w:div w:id="1002397749">
          <w:marLeft w:val="75"/>
          <w:marRight w:val="0"/>
          <w:marTop w:val="0"/>
          <w:marBottom w:val="0"/>
          <w:divBdr>
            <w:top w:val="none" w:sz="0" w:space="0" w:color="auto"/>
            <w:left w:val="none" w:sz="0" w:space="0" w:color="auto"/>
            <w:bottom w:val="none" w:sz="0" w:space="0" w:color="auto"/>
            <w:right w:val="none" w:sz="0" w:space="0" w:color="auto"/>
          </w:divBdr>
        </w:div>
      </w:divsChild>
    </w:div>
    <w:div w:id="211624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gytpol.com/" TargetMode="External"/><Relationship Id="rId39" Type="http://schemas.openxmlformats.org/officeDocument/2006/relationships/image" Target="media/image9.png"/><Relationship Id="rId21" Type="http://schemas.openxmlformats.org/officeDocument/2006/relationships/footer" Target="footer5.xml"/><Relationship Id="rId34" Type="http://schemas.openxmlformats.org/officeDocument/2006/relationships/hyperlink" Target="https://brightlineit.com/encrypting-data-at-rest/" TargetMode="External"/><Relationship Id="rId42" Type="http://schemas.openxmlformats.org/officeDocument/2006/relationships/image" Target="media/image12.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en.wikipedia.org/wiki/802.1X" TargetMode="External"/><Relationship Id="rId11" Type="http://schemas.openxmlformats.org/officeDocument/2006/relationships/endnotes" Target="endnotes.xml"/><Relationship Id="rId24" Type="http://schemas.openxmlformats.org/officeDocument/2006/relationships/hyperlink" Target="https://www.cisecurity.org/cis-benchmarks/" TargetMode="External"/><Relationship Id="rId32" Type="http://schemas.openxmlformats.org/officeDocument/2006/relationships/hyperlink" Target="https://en.wikipedia.org/wiki/Middlebo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yperlink" Target="https://www.imperva.com/learn/application-security/ransomware/" TargetMode="External"/><Relationship Id="rId36" Type="http://schemas.openxmlformats.org/officeDocument/2006/relationships/image" Target="media/image6.png"/><Relationship Id="rId49" Type="http://schemas.openxmlformats.org/officeDocument/2006/relationships/glossaryDocument" Target="glossary/document.xml"/><Relationship Id="Rb87f3927fe384f0c" Type="http://schemas.microsoft.com/office/2019/09/relationships/intelligence" Target="intelligenc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s://en.wikipedia.org/wiki/Computer_worm"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hyperlink" Target="https://test.imperva.com/data-security/compliance-101/sensitive-data/" TargetMode="External"/><Relationship Id="rId30" Type="http://schemas.openxmlformats.org/officeDocument/2006/relationships/hyperlink" Target="https://en.wikipedia.org/wiki/Zero_day_attack"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www.open-scap.org/" TargetMode="External"/><Relationship Id="rId33" Type="http://schemas.openxmlformats.org/officeDocument/2006/relationships/hyperlink" Target="https://www.checkpoint.com/cyber-hub/network-security/what-is-software-defined-perimeter-sdp/" TargetMode="External"/><Relationship Id="rId38" Type="http://schemas.openxmlformats.org/officeDocument/2006/relationships/image" Target="media/image8.png"/><Relationship Id="rId46" Type="http://schemas.openxmlformats.org/officeDocument/2006/relationships/header" Target="header7.xml"/><Relationship Id="rId20" Type="http://schemas.openxmlformats.org/officeDocument/2006/relationships/header" Target="header5.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ENTI~1\AppData\Local\Temp\SOW%20Template%20-%20SA%20Assessment%20an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262B3662364592AF6AC69F2717D386"/>
        <w:category>
          <w:name w:val="General"/>
          <w:gallery w:val="placeholder"/>
        </w:category>
        <w:types>
          <w:type w:val="bbPlcHdr"/>
        </w:types>
        <w:behaviors>
          <w:behavior w:val="content"/>
        </w:behaviors>
        <w:guid w:val="{4B64D050-F76D-4546-A11B-7CF19B6CFBE3}"/>
      </w:docPartPr>
      <w:docPartBody>
        <w:p w:rsidR="00375D73" w:rsidRDefault="00375D73">
          <w:pPr>
            <w:pStyle w:val="AA262B3662364592AF6AC69F2717D386"/>
          </w:pPr>
          <w:r w:rsidRPr="00DC2F7C">
            <w:rPr>
              <w:rStyle w:val="PlaceholderText"/>
            </w:rPr>
            <w:t>[Company]</w:t>
          </w:r>
        </w:p>
      </w:docPartBody>
    </w:docPart>
    <w:docPart>
      <w:docPartPr>
        <w:name w:val="78B496138677436F946C40BAC4FBC43D"/>
        <w:category>
          <w:name w:val="General"/>
          <w:gallery w:val="placeholder"/>
        </w:category>
        <w:types>
          <w:type w:val="bbPlcHdr"/>
        </w:types>
        <w:behaviors>
          <w:behavior w:val="content"/>
        </w:behaviors>
        <w:guid w:val="{8EC3FB88-CF57-415A-923F-CFEBAB39857F}"/>
      </w:docPartPr>
      <w:docPartBody>
        <w:p w:rsidR="00375D73" w:rsidRDefault="00375D73">
          <w:pPr>
            <w:pStyle w:val="78B496138677436F946C40BAC4FBC43D"/>
          </w:pPr>
          <w:r w:rsidRPr="00DC2F7C">
            <w:rPr>
              <w:rStyle w:val="PlaceholderText"/>
            </w:rPr>
            <w:t>[Subject]</w:t>
          </w:r>
        </w:p>
      </w:docPartBody>
    </w:docPart>
    <w:docPart>
      <w:docPartPr>
        <w:name w:val="0BBB4FA15AEF4972AE1AD4BA23DF8486"/>
        <w:category>
          <w:name w:val="General"/>
          <w:gallery w:val="placeholder"/>
        </w:category>
        <w:types>
          <w:type w:val="bbPlcHdr"/>
        </w:types>
        <w:behaviors>
          <w:behavior w:val="content"/>
        </w:behaviors>
        <w:guid w:val="{0904854A-F244-436D-8353-E02F01310A9E}"/>
      </w:docPartPr>
      <w:docPartBody>
        <w:p w:rsidR="00375D73" w:rsidRDefault="00375D73">
          <w:pPr>
            <w:pStyle w:val="0BBB4FA15AEF4972AE1AD4BA23DF8486"/>
          </w:pPr>
          <w:r>
            <w:t xml:space="preserve"> </w:t>
          </w:r>
        </w:p>
      </w:docPartBody>
    </w:docPart>
    <w:docPart>
      <w:docPartPr>
        <w:name w:val="80518E040CFB4E009B032CEAC26F4AE8"/>
        <w:category>
          <w:name w:val="General"/>
          <w:gallery w:val="placeholder"/>
        </w:category>
        <w:types>
          <w:type w:val="bbPlcHdr"/>
        </w:types>
        <w:behaviors>
          <w:behavior w:val="content"/>
        </w:behaviors>
        <w:guid w:val="{9B9CD896-ED2B-44BB-A785-3F3F6E4DA7B3}"/>
      </w:docPartPr>
      <w:docPartBody>
        <w:p w:rsidR="00375D73" w:rsidRDefault="00375D73">
          <w:pPr>
            <w:pStyle w:val="80518E040CFB4E009B032CEAC26F4AE8"/>
          </w:pPr>
          <w:r w:rsidRPr="00DC2F7C">
            <w:rPr>
              <w:rStyle w:val="PlaceholderText"/>
            </w:rPr>
            <w:t>[Company]</w:t>
          </w:r>
        </w:p>
      </w:docPartBody>
    </w:docPart>
    <w:docPart>
      <w:docPartPr>
        <w:name w:val="DFEB8B631D87405FAD3740DE663C4039"/>
        <w:category>
          <w:name w:val="General"/>
          <w:gallery w:val="placeholder"/>
        </w:category>
        <w:types>
          <w:type w:val="bbPlcHdr"/>
        </w:types>
        <w:behaviors>
          <w:behavior w:val="content"/>
        </w:behaviors>
        <w:guid w:val="{C835BFA6-222C-4A30-9ACF-00200286A61A}"/>
      </w:docPartPr>
      <w:docPartBody>
        <w:p w:rsidR="00375D73" w:rsidRDefault="00375D73">
          <w:pPr>
            <w:pStyle w:val="DFEB8B631D87405FAD3740DE663C4039"/>
          </w:pPr>
          <w:r w:rsidRPr="00DC2F7C">
            <w:rPr>
              <w:rStyle w:val="PlaceholderText"/>
            </w:rPr>
            <w:t>[Title]</w:t>
          </w:r>
        </w:p>
      </w:docPartBody>
    </w:docPart>
    <w:docPart>
      <w:docPartPr>
        <w:name w:val="0D5C9C5D91764D4B9C7B3767D76D1E88"/>
        <w:category>
          <w:name w:val="General"/>
          <w:gallery w:val="placeholder"/>
        </w:category>
        <w:types>
          <w:type w:val="bbPlcHdr"/>
        </w:types>
        <w:behaviors>
          <w:behavior w:val="content"/>
        </w:behaviors>
        <w:guid w:val="{D39D849C-A2FC-43E5-B627-685E53FB8D5C}"/>
      </w:docPartPr>
      <w:docPartBody>
        <w:p w:rsidR="005F1F7A" w:rsidRDefault="00891406" w:rsidP="00891406">
          <w:pPr>
            <w:pStyle w:val="0D5C9C5D91764D4B9C7B3767D76D1E88"/>
          </w:pPr>
          <w:r w:rsidRPr="00DC2F7C">
            <w:rPr>
              <w:rStyle w:val="PlaceholderText"/>
            </w:rPr>
            <w:t>[Title]</w:t>
          </w:r>
        </w:p>
      </w:docPartBody>
    </w:docPart>
    <w:docPart>
      <w:docPartPr>
        <w:name w:val="03247607A30F484E95261A540637BE72"/>
        <w:category>
          <w:name w:val="General"/>
          <w:gallery w:val="placeholder"/>
        </w:category>
        <w:types>
          <w:type w:val="bbPlcHdr"/>
        </w:types>
        <w:behaviors>
          <w:behavior w:val="content"/>
        </w:behaviors>
        <w:guid w:val="{8041A2EC-0AD8-4E1F-9657-7738E98E5246}"/>
      </w:docPartPr>
      <w:docPartBody>
        <w:p w:rsidR="00F411B1" w:rsidRDefault="00F411B1">
          <w:pPr>
            <w:pStyle w:val="03247607A30F484E95261A540637BE72"/>
          </w:pPr>
          <w:r w:rsidRPr="00885282">
            <w:rPr>
              <w:rStyle w:val="PlaceholderText"/>
              <w:color w:val="FFFFFF" w:themeColor="background1"/>
            </w:rPr>
            <w:t>[Publish Date]</w:t>
          </w:r>
        </w:p>
      </w:docPartBody>
    </w:docPart>
    <w:docPart>
      <w:docPartPr>
        <w:name w:val="5A60598E034043F089B5DF48B9EE7C81"/>
        <w:category>
          <w:name w:val="General"/>
          <w:gallery w:val="placeholder"/>
        </w:category>
        <w:types>
          <w:type w:val="bbPlcHdr"/>
        </w:types>
        <w:behaviors>
          <w:behavior w:val="content"/>
        </w:behaviors>
        <w:guid w:val="{98C09382-C515-4535-A623-31FD4DFDB6C5}"/>
      </w:docPartPr>
      <w:docPartBody>
        <w:p w:rsidR="00F411B1" w:rsidRDefault="00F411B1">
          <w:pPr>
            <w:pStyle w:val="5A60598E034043F089B5DF48B9EE7C81"/>
          </w:pPr>
          <w:r w:rsidRPr="00F14D10">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73"/>
    <w:rsid w:val="00072D57"/>
    <w:rsid w:val="000C6CBD"/>
    <w:rsid w:val="00171E69"/>
    <w:rsid w:val="001B3EF3"/>
    <w:rsid w:val="001F126E"/>
    <w:rsid w:val="00236E01"/>
    <w:rsid w:val="002879E0"/>
    <w:rsid w:val="002B4A72"/>
    <w:rsid w:val="002C0735"/>
    <w:rsid w:val="00312687"/>
    <w:rsid w:val="003442CF"/>
    <w:rsid w:val="00354DCB"/>
    <w:rsid w:val="003554D4"/>
    <w:rsid w:val="00375D73"/>
    <w:rsid w:val="003D6C3B"/>
    <w:rsid w:val="003E275E"/>
    <w:rsid w:val="004443EC"/>
    <w:rsid w:val="00461A1A"/>
    <w:rsid w:val="00514FFC"/>
    <w:rsid w:val="00517919"/>
    <w:rsid w:val="0054666B"/>
    <w:rsid w:val="00565E33"/>
    <w:rsid w:val="005B5B89"/>
    <w:rsid w:val="005F1F7A"/>
    <w:rsid w:val="00624748"/>
    <w:rsid w:val="00651431"/>
    <w:rsid w:val="00655786"/>
    <w:rsid w:val="00683A99"/>
    <w:rsid w:val="006C7019"/>
    <w:rsid w:val="006F605B"/>
    <w:rsid w:val="00737CF0"/>
    <w:rsid w:val="007771E4"/>
    <w:rsid w:val="007C4804"/>
    <w:rsid w:val="007D1B31"/>
    <w:rsid w:val="00825AB0"/>
    <w:rsid w:val="00826B28"/>
    <w:rsid w:val="008455FA"/>
    <w:rsid w:val="00891406"/>
    <w:rsid w:val="008E5A26"/>
    <w:rsid w:val="00905905"/>
    <w:rsid w:val="009267E1"/>
    <w:rsid w:val="00A5425C"/>
    <w:rsid w:val="00A82936"/>
    <w:rsid w:val="00AA0AFB"/>
    <w:rsid w:val="00AD0EBB"/>
    <w:rsid w:val="00AE4C3B"/>
    <w:rsid w:val="00AE5421"/>
    <w:rsid w:val="00B20DCE"/>
    <w:rsid w:val="00B45806"/>
    <w:rsid w:val="00B62D18"/>
    <w:rsid w:val="00B73FC4"/>
    <w:rsid w:val="00B81FA6"/>
    <w:rsid w:val="00B932F9"/>
    <w:rsid w:val="00BA4CFB"/>
    <w:rsid w:val="00BF2360"/>
    <w:rsid w:val="00C215CD"/>
    <w:rsid w:val="00D11420"/>
    <w:rsid w:val="00E01DDD"/>
    <w:rsid w:val="00E10247"/>
    <w:rsid w:val="00E90F66"/>
    <w:rsid w:val="00E936A1"/>
    <w:rsid w:val="00E94C65"/>
    <w:rsid w:val="00F411B1"/>
    <w:rsid w:val="00F7692C"/>
    <w:rsid w:val="00FB4A1C"/>
    <w:rsid w:val="00FE578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1DF5E8"/>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A262B3662364592AF6AC69F2717D386">
    <w:name w:val="AA262B3662364592AF6AC69F2717D386"/>
  </w:style>
  <w:style w:type="paragraph" w:customStyle="1" w:styleId="78B496138677436F946C40BAC4FBC43D">
    <w:name w:val="78B496138677436F946C40BAC4FBC43D"/>
  </w:style>
  <w:style w:type="paragraph" w:customStyle="1" w:styleId="0BBB4FA15AEF4972AE1AD4BA23DF8486">
    <w:name w:val="0BBB4FA15AEF4972AE1AD4BA23DF8486"/>
  </w:style>
  <w:style w:type="paragraph" w:customStyle="1" w:styleId="80518E040CFB4E009B032CEAC26F4AE8">
    <w:name w:val="80518E040CFB4E009B032CEAC26F4AE8"/>
  </w:style>
  <w:style w:type="paragraph" w:customStyle="1" w:styleId="DFEB8B631D87405FAD3740DE663C4039">
    <w:name w:val="DFEB8B631D87405FAD3740DE663C4039"/>
  </w:style>
  <w:style w:type="paragraph" w:customStyle="1" w:styleId="0D5C9C5D91764D4B9C7B3767D76D1E88">
    <w:name w:val="0D5C9C5D91764D4B9C7B3767D76D1E88"/>
    <w:rsid w:val="00891406"/>
  </w:style>
  <w:style w:type="paragraph" w:customStyle="1" w:styleId="03247607A30F484E95261A540637BE72">
    <w:name w:val="03247607A30F484E95261A540637BE72"/>
    <w:rPr>
      <w:lang w:val="en-US" w:eastAsia="ja-JP"/>
    </w:rPr>
  </w:style>
  <w:style w:type="paragraph" w:customStyle="1" w:styleId="5A60598E034043F089B5DF48B9EE7C81">
    <w:name w:val="5A60598E034043F089B5DF48B9EE7C81"/>
    <w:rPr>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oftcat">
      <a:dk1>
        <a:srgbClr val="585858"/>
      </a:dk1>
      <a:lt1>
        <a:srgbClr val="FFFFFF"/>
      </a:lt1>
      <a:dk2>
        <a:srgbClr val="915DA3"/>
      </a:dk2>
      <a:lt2>
        <a:srgbClr val="FFFFFF"/>
      </a:lt2>
      <a:accent1>
        <a:srgbClr val="915DA3"/>
      </a:accent1>
      <a:accent2>
        <a:srgbClr val="00ACA2"/>
      </a:accent2>
      <a:accent3>
        <a:srgbClr val="CC5299"/>
      </a:accent3>
      <a:accent4>
        <a:srgbClr val="068FCF"/>
      </a:accent4>
      <a:accent5>
        <a:srgbClr val="FBBD56"/>
      </a:accent5>
      <a:accent6>
        <a:srgbClr val="000000"/>
      </a:accent6>
      <a:hlink>
        <a:srgbClr val="585858"/>
      </a:hlink>
      <a:folHlink>
        <a:srgbClr val="585858"/>
      </a:folHlink>
    </a:clrScheme>
    <a:fontScheme name="Softcat">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608521671A464A9BC8841A7FEDE65C" ma:contentTypeVersion="6" ma:contentTypeDescription="Create a new document." ma:contentTypeScope="" ma:versionID="53f6d90f44e25d5d75ee7cc0cfe3a2d3">
  <xsd:schema xmlns:xsd="http://www.w3.org/2001/XMLSchema" xmlns:xs="http://www.w3.org/2001/XMLSchema" xmlns:p="http://schemas.microsoft.com/office/2006/metadata/properties" xmlns:ns2="8e6187bd-ad3e-4442-9154-5b829f0734b7" xmlns:ns3="1aea76ae-dcb6-426a-8853-e4b960bff383" targetNamespace="http://schemas.microsoft.com/office/2006/metadata/properties" ma:root="true" ma:fieldsID="2cae404853042fd5de7c9355625a3ace" ns2:_="" ns3:_="">
    <xsd:import namespace="8e6187bd-ad3e-4442-9154-5b829f0734b7"/>
    <xsd:import namespace="1aea76ae-dcb6-426a-8853-e4b960bff3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6187bd-ad3e-4442-9154-5b829f0734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ea76ae-dcb6-426a-8853-e4b960bff38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F2A69C-3C16-47AA-BDD1-DF1CDECA4838}">
  <ds:schemaRefs>
    <ds:schemaRef ds:uri="http://schemas.microsoft.com/sharepoint/v3/contenttype/forms"/>
  </ds:schemaRefs>
</ds:datastoreItem>
</file>

<file path=customXml/itemProps3.xml><?xml version="1.0" encoding="utf-8"?>
<ds:datastoreItem xmlns:ds="http://schemas.openxmlformats.org/officeDocument/2006/customXml" ds:itemID="{9EF33181-3982-45F6-B19C-D1B90D7ADC83}">
  <ds:schemaRefs>
    <ds:schemaRef ds:uri="http://schemas.openxmlformats.org/officeDocument/2006/bibliography"/>
  </ds:schemaRefs>
</ds:datastoreItem>
</file>

<file path=customXml/itemProps4.xml><?xml version="1.0" encoding="utf-8"?>
<ds:datastoreItem xmlns:ds="http://schemas.openxmlformats.org/officeDocument/2006/customXml" ds:itemID="{DD514380-5A1D-4974-8F5A-D86F5721C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6187bd-ad3e-4442-9154-5b829f0734b7"/>
    <ds:schemaRef ds:uri="1aea76ae-dcb6-426a-8853-e4b960bff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4AB8463-74F8-4772-BCA5-9A9A1203FC8C}">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b63c4db4-109c-4205-85be-c31a8a732665}" enabled="1" method="Privileged" siteId="{c3d431f1-3e02-4c62-a825-79cd8f9e2053}" removed="0"/>
</clbl:labelList>
</file>

<file path=docProps/app.xml><?xml version="1.0" encoding="utf-8"?>
<Properties xmlns="http://schemas.openxmlformats.org/officeDocument/2006/extended-properties" xmlns:vt="http://schemas.openxmlformats.org/officeDocument/2006/docPropsVTypes">
  <Template>SOW Template - SA Assessment and Design</Template>
  <TotalTime>4</TotalTime>
  <Pages>57</Pages>
  <Words>20282</Words>
  <Characters>115609</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Security Reference Architectures</vt:lpstr>
    </vt:vector>
  </TitlesOfParts>
  <Manager/>
  <Company>***</Company>
  <LinksUpToDate>false</LinksUpToDate>
  <CharactersWithSpaces>135620</CharactersWithSpaces>
  <SharedDoc>false</SharedDoc>
  <HyperlinkBase/>
  <HLinks>
    <vt:vector size="660" baseType="variant">
      <vt:variant>
        <vt:i4>1245196</vt:i4>
      </vt:variant>
      <vt:variant>
        <vt:i4>627</vt:i4>
      </vt:variant>
      <vt:variant>
        <vt:i4>0</vt:i4>
      </vt:variant>
      <vt:variant>
        <vt:i4>5</vt:i4>
      </vt:variant>
      <vt:variant>
        <vt:lpwstr>https://brightlineit.com/encrypting-data-at-rest/</vt:lpwstr>
      </vt:variant>
      <vt:variant>
        <vt:lpwstr/>
      </vt:variant>
      <vt:variant>
        <vt:i4>5963792</vt:i4>
      </vt:variant>
      <vt:variant>
        <vt:i4>624</vt:i4>
      </vt:variant>
      <vt:variant>
        <vt:i4>0</vt:i4>
      </vt:variant>
      <vt:variant>
        <vt:i4>5</vt:i4>
      </vt:variant>
      <vt:variant>
        <vt:lpwstr>https://www.checkpoint.com/cyber-hub/network-security/what-is-software-defined-perimeter-sdp/</vt:lpwstr>
      </vt:variant>
      <vt:variant>
        <vt:lpwstr/>
      </vt:variant>
      <vt:variant>
        <vt:i4>2752627</vt:i4>
      </vt:variant>
      <vt:variant>
        <vt:i4>621</vt:i4>
      </vt:variant>
      <vt:variant>
        <vt:i4>0</vt:i4>
      </vt:variant>
      <vt:variant>
        <vt:i4>5</vt:i4>
      </vt:variant>
      <vt:variant>
        <vt:lpwstr>https://en.wikipedia.org/wiki/Middlebox</vt:lpwstr>
      </vt:variant>
      <vt:variant>
        <vt:lpwstr/>
      </vt:variant>
      <vt:variant>
        <vt:i4>3211354</vt:i4>
      </vt:variant>
      <vt:variant>
        <vt:i4>618</vt:i4>
      </vt:variant>
      <vt:variant>
        <vt:i4>0</vt:i4>
      </vt:variant>
      <vt:variant>
        <vt:i4>5</vt:i4>
      </vt:variant>
      <vt:variant>
        <vt:lpwstr>https://en.wikipedia.org/wiki/Computer_worm</vt:lpwstr>
      </vt:variant>
      <vt:variant>
        <vt:lpwstr/>
      </vt:variant>
      <vt:variant>
        <vt:i4>4980744</vt:i4>
      </vt:variant>
      <vt:variant>
        <vt:i4>615</vt:i4>
      </vt:variant>
      <vt:variant>
        <vt:i4>0</vt:i4>
      </vt:variant>
      <vt:variant>
        <vt:i4>5</vt:i4>
      </vt:variant>
      <vt:variant>
        <vt:lpwstr>https://en.wikipedia.org/wiki/Zero_day_attack</vt:lpwstr>
      </vt:variant>
      <vt:variant>
        <vt:lpwstr/>
      </vt:variant>
      <vt:variant>
        <vt:i4>4915279</vt:i4>
      </vt:variant>
      <vt:variant>
        <vt:i4>612</vt:i4>
      </vt:variant>
      <vt:variant>
        <vt:i4>0</vt:i4>
      </vt:variant>
      <vt:variant>
        <vt:i4>5</vt:i4>
      </vt:variant>
      <vt:variant>
        <vt:lpwstr>https://en.wikipedia.org/wiki/802.1X</vt:lpwstr>
      </vt:variant>
      <vt:variant>
        <vt:lpwstr/>
      </vt:variant>
      <vt:variant>
        <vt:i4>7340155</vt:i4>
      </vt:variant>
      <vt:variant>
        <vt:i4>609</vt:i4>
      </vt:variant>
      <vt:variant>
        <vt:i4>0</vt:i4>
      </vt:variant>
      <vt:variant>
        <vt:i4>5</vt:i4>
      </vt:variant>
      <vt:variant>
        <vt:lpwstr>https://www.imperva.com/learn/application-security/ransomware/</vt:lpwstr>
      </vt:variant>
      <vt:variant>
        <vt:lpwstr/>
      </vt:variant>
      <vt:variant>
        <vt:i4>5374037</vt:i4>
      </vt:variant>
      <vt:variant>
        <vt:i4>606</vt:i4>
      </vt:variant>
      <vt:variant>
        <vt:i4>0</vt:i4>
      </vt:variant>
      <vt:variant>
        <vt:i4>5</vt:i4>
      </vt:variant>
      <vt:variant>
        <vt:lpwstr>https://test.imperva.com/data-security/compliance-101/sensitive-data/</vt:lpwstr>
      </vt:variant>
      <vt:variant>
        <vt:lpwstr/>
      </vt:variant>
      <vt:variant>
        <vt:i4>7995517</vt:i4>
      </vt:variant>
      <vt:variant>
        <vt:i4>603</vt:i4>
      </vt:variant>
      <vt:variant>
        <vt:i4>0</vt:i4>
      </vt:variant>
      <vt:variant>
        <vt:i4>5</vt:i4>
      </vt:variant>
      <vt:variant>
        <vt:lpwstr>https://gytpol.com/</vt:lpwstr>
      </vt:variant>
      <vt:variant>
        <vt:lpwstr/>
      </vt:variant>
      <vt:variant>
        <vt:i4>3604604</vt:i4>
      </vt:variant>
      <vt:variant>
        <vt:i4>600</vt:i4>
      </vt:variant>
      <vt:variant>
        <vt:i4>0</vt:i4>
      </vt:variant>
      <vt:variant>
        <vt:i4>5</vt:i4>
      </vt:variant>
      <vt:variant>
        <vt:lpwstr>https://www.open-scap.org/</vt:lpwstr>
      </vt:variant>
      <vt:variant>
        <vt:lpwstr/>
      </vt:variant>
      <vt:variant>
        <vt:i4>7864424</vt:i4>
      </vt:variant>
      <vt:variant>
        <vt:i4>597</vt:i4>
      </vt:variant>
      <vt:variant>
        <vt:i4>0</vt:i4>
      </vt:variant>
      <vt:variant>
        <vt:i4>5</vt:i4>
      </vt:variant>
      <vt:variant>
        <vt:lpwstr>https://www.cisecurity.org/cis-benchmarks/</vt:lpwstr>
      </vt:variant>
      <vt:variant>
        <vt:lpwstr/>
      </vt:variant>
      <vt:variant>
        <vt:i4>1114168</vt:i4>
      </vt:variant>
      <vt:variant>
        <vt:i4>590</vt:i4>
      </vt:variant>
      <vt:variant>
        <vt:i4>0</vt:i4>
      </vt:variant>
      <vt:variant>
        <vt:i4>5</vt:i4>
      </vt:variant>
      <vt:variant>
        <vt:lpwstr/>
      </vt:variant>
      <vt:variant>
        <vt:lpwstr>_Toc97215565</vt:lpwstr>
      </vt:variant>
      <vt:variant>
        <vt:i4>1048632</vt:i4>
      </vt:variant>
      <vt:variant>
        <vt:i4>584</vt:i4>
      </vt:variant>
      <vt:variant>
        <vt:i4>0</vt:i4>
      </vt:variant>
      <vt:variant>
        <vt:i4>5</vt:i4>
      </vt:variant>
      <vt:variant>
        <vt:lpwstr/>
      </vt:variant>
      <vt:variant>
        <vt:lpwstr>_Toc97215564</vt:lpwstr>
      </vt:variant>
      <vt:variant>
        <vt:i4>1507384</vt:i4>
      </vt:variant>
      <vt:variant>
        <vt:i4>578</vt:i4>
      </vt:variant>
      <vt:variant>
        <vt:i4>0</vt:i4>
      </vt:variant>
      <vt:variant>
        <vt:i4>5</vt:i4>
      </vt:variant>
      <vt:variant>
        <vt:lpwstr/>
      </vt:variant>
      <vt:variant>
        <vt:lpwstr>_Toc97215563</vt:lpwstr>
      </vt:variant>
      <vt:variant>
        <vt:i4>1441848</vt:i4>
      </vt:variant>
      <vt:variant>
        <vt:i4>572</vt:i4>
      </vt:variant>
      <vt:variant>
        <vt:i4>0</vt:i4>
      </vt:variant>
      <vt:variant>
        <vt:i4>5</vt:i4>
      </vt:variant>
      <vt:variant>
        <vt:lpwstr/>
      </vt:variant>
      <vt:variant>
        <vt:lpwstr>_Toc97215562</vt:lpwstr>
      </vt:variant>
      <vt:variant>
        <vt:i4>1376312</vt:i4>
      </vt:variant>
      <vt:variant>
        <vt:i4>566</vt:i4>
      </vt:variant>
      <vt:variant>
        <vt:i4>0</vt:i4>
      </vt:variant>
      <vt:variant>
        <vt:i4>5</vt:i4>
      </vt:variant>
      <vt:variant>
        <vt:lpwstr/>
      </vt:variant>
      <vt:variant>
        <vt:lpwstr>_Toc97215561</vt:lpwstr>
      </vt:variant>
      <vt:variant>
        <vt:i4>1310776</vt:i4>
      </vt:variant>
      <vt:variant>
        <vt:i4>560</vt:i4>
      </vt:variant>
      <vt:variant>
        <vt:i4>0</vt:i4>
      </vt:variant>
      <vt:variant>
        <vt:i4>5</vt:i4>
      </vt:variant>
      <vt:variant>
        <vt:lpwstr/>
      </vt:variant>
      <vt:variant>
        <vt:lpwstr>_Toc97215560</vt:lpwstr>
      </vt:variant>
      <vt:variant>
        <vt:i4>1900603</vt:i4>
      </vt:variant>
      <vt:variant>
        <vt:i4>554</vt:i4>
      </vt:variant>
      <vt:variant>
        <vt:i4>0</vt:i4>
      </vt:variant>
      <vt:variant>
        <vt:i4>5</vt:i4>
      </vt:variant>
      <vt:variant>
        <vt:lpwstr/>
      </vt:variant>
      <vt:variant>
        <vt:lpwstr>_Toc97215559</vt:lpwstr>
      </vt:variant>
      <vt:variant>
        <vt:i4>1835067</vt:i4>
      </vt:variant>
      <vt:variant>
        <vt:i4>548</vt:i4>
      </vt:variant>
      <vt:variant>
        <vt:i4>0</vt:i4>
      </vt:variant>
      <vt:variant>
        <vt:i4>5</vt:i4>
      </vt:variant>
      <vt:variant>
        <vt:lpwstr/>
      </vt:variant>
      <vt:variant>
        <vt:lpwstr>_Toc97215558</vt:lpwstr>
      </vt:variant>
      <vt:variant>
        <vt:i4>1245243</vt:i4>
      </vt:variant>
      <vt:variant>
        <vt:i4>542</vt:i4>
      </vt:variant>
      <vt:variant>
        <vt:i4>0</vt:i4>
      </vt:variant>
      <vt:variant>
        <vt:i4>5</vt:i4>
      </vt:variant>
      <vt:variant>
        <vt:lpwstr/>
      </vt:variant>
      <vt:variant>
        <vt:lpwstr>_Toc97215557</vt:lpwstr>
      </vt:variant>
      <vt:variant>
        <vt:i4>1179707</vt:i4>
      </vt:variant>
      <vt:variant>
        <vt:i4>536</vt:i4>
      </vt:variant>
      <vt:variant>
        <vt:i4>0</vt:i4>
      </vt:variant>
      <vt:variant>
        <vt:i4>5</vt:i4>
      </vt:variant>
      <vt:variant>
        <vt:lpwstr/>
      </vt:variant>
      <vt:variant>
        <vt:lpwstr>_Toc97215556</vt:lpwstr>
      </vt:variant>
      <vt:variant>
        <vt:i4>1114171</vt:i4>
      </vt:variant>
      <vt:variant>
        <vt:i4>530</vt:i4>
      </vt:variant>
      <vt:variant>
        <vt:i4>0</vt:i4>
      </vt:variant>
      <vt:variant>
        <vt:i4>5</vt:i4>
      </vt:variant>
      <vt:variant>
        <vt:lpwstr/>
      </vt:variant>
      <vt:variant>
        <vt:lpwstr>_Toc97215555</vt:lpwstr>
      </vt:variant>
      <vt:variant>
        <vt:i4>1048635</vt:i4>
      </vt:variant>
      <vt:variant>
        <vt:i4>524</vt:i4>
      </vt:variant>
      <vt:variant>
        <vt:i4>0</vt:i4>
      </vt:variant>
      <vt:variant>
        <vt:i4>5</vt:i4>
      </vt:variant>
      <vt:variant>
        <vt:lpwstr/>
      </vt:variant>
      <vt:variant>
        <vt:lpwstr>_Toc97215554</vt:lpwstr>
      </vt:variant>
      <vt:variant>
        <vt:i4>1507387</vt:i4>
      </vt:variant>
      <vt:variant>
        <vt:i4>518</vt:i4>
      </vt:variant>
      <vt:variant>
        <vt:i4>0</vt:i4>
      </vt:variant>
      <vt:variant>
        <vt:i4>5</vt:i4>
      </vt:variant>
      <vt:variant>
        <vt:lpwstr/>
      </vt:variant>
      <vt:variant>
        <vt:lpwstr>_Toc97215553</vt:lpwstr>
      </vt:variant>
      <vt:variant>
        <vt:i4>1441851</vt:i4>
      </vt:variant>
      <vt:variant>
        <vt:i4>512</vt:i4>
      </vt:variant>
      <vt:variant>
        <vt:i4>0</vt:i4>
      </vt:variant>
      <vt:variant>
        <vt:i4>5</vt:i4>
      </vt:variant>
      <vt:variant>
        <vt:lpwstr/>
      </vt:variant>
      <vt:variant>
        <vt:lpwstr>_Toc97215552</vt:lpwstr>
      </vt:variant>
      <vt:variant>
        <vt:i4>1376315</vt:i4>
      </vt:variant>
      <vt:variant>
        <vt:i4>506</vt:i4>
      </vt:variant>
      <vt:variant>
        <vt:i4>0</vt:i4>
      </vt:variant>
      <vt:variant>
        <vt:i4>5</vt:i4>
      </vt:variant>
      <vt:variant>
        <vt:lpwstr/>
      </vt:variant>
      <vt:variant>
        <vt:lpwstr>_Toc97215551</vt:lpwstr>
      </vt:variant>
      <vt:variant>
        <vt:i4>1310779</vt:i4>
      </vt:variant>
      <vt:variant>
        <vt:i4>500</vt:i4>
      </vt:variant>
      <vt:variant>
        <vt:i4>0</vt:i4>
      </vt:variant>
      <vt:variant>
        <vt:i4>5</vt:i4>
      </vt:variant>
      <vt:variant>
        <vt:lpwstr/>
      </vt:variant>
      <vt:variant>
        <vt:lpwstr>_Toc97215550</vt:lpwstr>
      </vt:variant>
      <vt:variant>
        <vt:i4>1900602</vt:i4>
      </vt:variant>
      <vt:variant>
        <vt:i4>494</vt:i4>
      </vt:variant>
      <vt:variant>
        <vt:i4>0</vt:i4>
      </vt:variant>
      <vt:variant>
        <vt:i4>5</vt:i4>
      </vt:variant>
      <vt:variant>
        <vt:lpwstr/>
      </vt:variant>
      <vt:variant>
        <vt:lpwstr>_Toc97215549</vt:lpwstr>
      </vt:variant>
      <vt:variant>
        <vt:i4>1835066</vt:i4>
      </vt:variant>
      <vt:variant>
        <vt:i4>488</vt:i4>
      </vt:variant>
      <vt:variant>
        <vt:i4>0</vt:i4>
      </vt:variant>
      <vt:variant>
        <vt:i4>5</vt:i4>
      </vt:variant>
      <vt:variant>
        <vt:lpwstr/>
      </vt:variant>
      <vt:variant>
        <vt:lpwstr>_Toc97215548</vt:lpwstr>
      </vt:variant>
      <vt:variant>
        <vt:i4>1245242</vt:i4>
      </vt:variant>
      <vt:variant>
        <vt:i4>482</vt:i4>
      </vt:variant>
      <vt:variant>
        <vt:i4>0</vt:i4>
      </vt:variant>
      <vt:variant>
        <vt:i4>5</vt:i4>
      </vt:variant>
      <vt:variant>
        <vt:lpwstr/>
      </vt:variant>
      <vt:variant>
        <vt:lpwstr>_Toc97215547</vt:lpwstr>
      </vt:variant>
      <vt:variant>
        <vt:i4>1179706</vt:i4>
      </vt:variant>
      <vt:variant>
        <vt:i4>476</vt:i4>
      </vt:variant>
      <vt:variant>
        <vt:i4>0</vt:i4>
      </vt:variant>
      <vt:variant>
        <vt:i4>5</vt:i4>
      </vt:variant>
      <vt:variant>
        <vt:lpwstr/>
      </vt:variant>
      <vt:variant>
        <vt:lpwstr>_Toc97215546</vt:lpwstr>
      </vt:variant>
      <vt:variant>
        <vt:i4>1114170</vt:i4>
      </vt:variant>
      <vt:variant>
        <vt:i4>470</vt:i4>
      </vt:variant>
      <vt:variant>
        <vt:i4>0</vt:i4>
      </vt:variant>
      <vt:variant>
        <vt:i4>5</vt:i4>
      </vt:variant>
      <vt:variant>
        <vt:lpwstr/>
      </vt:variant>
      <vt:variant>
        <vt:lpwstr>_Toc97215545</vt:lpwstr>
      </vt:variant>
      <vt:variant>
        <vt:i4>1048634</vt:i4>
      </vt:variant>
      <vt:variant>
        <vt:i4>464</vt:i4>
      </vt:variant>
      <vt:variant>
        <vt:i4>0</vt:i4>
      </vt:variant>
      <vt:variant>
        <vt:i4>5</vt:i4>
      </vt:variant>
      <vt:variant>
        <vt:lpwstr/>
      </vt:variant>
      <vt:variant>
        <vt:lpwstr>_Toc97215544</vt:lpwstr>
      </vt:variant>
      <vt:variant>
        <vt:i4>1507386</vt:i4>
      </vt:variant>
      <vt:variant>
        <vt:i4>458</vt:i4>
      </vt:variant>
      <vt:variant>
        <vt:i4>0</vt:i4>
      </vt:variant>
      <vt:variant>
        <vt:i4>5</vt:i4>
      </vt:variant>
      <vt:variant>
        <vt:lpwstr/>
      </vt:variant>
      <vt:variant>
        <vt:lpwstr>_Toc97215543</vt:lpwstr>
      </vt:variant>
      <vt:variant>
        <vt:i4>1441850</vt:i4>
      </vt:variant>
      <vt:variant>
        <vt:i4>452</vt:i4>
      </vt:variant>
      <vt:variant>
        <vt:i4>0</vt:i4>
      </vt:variant>
      <vt:variant>
        <vt:i4>5</vt:i4>
      </vt:variant>
      <vt:variant>
        <vt:lpwstr/>
      </vt:variant>
      <vt:variant>
        <vt:lpwstr>_Toc97215542</vt:lpwstr>
      </vt:variant>
      <vt:variant>
        <vt:i4>1376314</vt:i4>
      </vt:variant>
      <vt:variant>
        <vt:i4>446</vt:i4>
      </vt:variant>
      <vt:variant>
        <vt:i4>0</vt:i4>
      </vt:variant>
      <vt:variant>
        <vt:i4>5</vt:i4>
      </vt:variant>
      <vt:variant>
        <vt:lpwstr/>
      </vt:variant>
      <vt:variant>
        <vt:lpwstr>_Toc97215541</vt:lpwstr>
      </vt:variant>
      <vt:variant>
        <vt:i4>1310778</vt:i4>
      </vt:variant>
      <vt:variant>
        <vt:i4>440</vt:i4>
      </vt:variant>
      <vt:variant>
        <vt:i4>0</vt:i4>
      </vt:variant>
      <vt:variant>
        <vt:i4>5</vt:i4>
      </vt:variant>
      <vt:variant>
        <vt:lpwstr/>
      </vt:variant>
      <vt:variant>
        <vt:lpwstr>_Toc97215540</vt:lpwstr>
      </vt:variant>
      <vt:variant>
        <vt:i4>1900605</vt:i4>
      </vt:variant>
      <vt:variant>
        <vt:i4>434</vt:i4>
      </vt:variant>
      <vt:variant>
        <vt:i4>0</vt:i4>
      </vt:variant>
      <vt:variant>
        <vt:i4>5</vt:i4>
      </vt:variant>
      <vt:variant>
        <vt:lpwstr/>
      </vt:variant>
      <vt:variant>
        <vt:lpwstr>_Toc97215539</vt:lpwstr>
      </vt:variant>
      <vt:variant>
        <vt:i4>1835069</vt:i4>
      </vt:variant>
      <vt:variant>
        <vt:i4>428</vt:i4>
      </vt:variant>
      <vt:variant>
        <vt:i4>0</vt:i4>
      </vt:variant>
      <vt:variant>
        <vt:i4>5</vt:i4>
      </vt:variant>
      <vt:variant>
        <vt:lpwstr/>
      </vt:variant>
      <vt:variant>
        <vt:lpwstr>_Toc97215538</vt:lpwstr>
      </vt:variant>
      <vt:variant>
        <vt:i4>1245245</vt:i4>
      </vt:variant>
      <vt:variant>
        <vt:i4>422</vt:i4>
      </vt:variant>
      <vt:variant>
        <vt:i4>0</vt:i4>
      </vt:variant>
      <vt:variant>
        <vt:i4>5</vt:i4>
      </vt:variant>
      <vt:variant>
        <vt:lpwstr/>
      </vt:variant>
      <vt:variant>
        <vt:lpwstr>_Toc97215537</vt:lpwstr>
      </vt:variant>
      <vt:variant>
        <vt:i4>1179709</vt:i4>
      </vt:variant>
      <vt:variant>
        <vt:i4>416</vt:i4>
      </vt:variant>
      <vt:variant>
        <vt:i4>0</vt:i4>
      </vt:variant>
      <vt:variant>
        <vt:i4>5</vt:i4>
      </vt:variant>
      <vt:variant>
        <vt:lpwstr/>
      </vt:variant>
      <vt:variant>
        <vt:lpwstr>_Toc97215536</vt:lpwstr>
      </vt:variant>
      <vt:variant>
        <vt:i4>1114173</vt:i4>
      </vt:variant>
      <vt:variant>
        <vt:i4>410</vt:i4>
      </vt:variant>
      <vt:variant>
        <vt:i4>0</vt:i4>
      </vt:variant>
      <vt:variant>
        <vt:i4>5</vt:i4>
      </vt:variant>
      <vt:variant>
        <vt:lpwstr/>
      </vt:variant>
      <vt:variant>
        <vt:lpwstr>_Toc97215535</vt:lpwstr>
      </vt:variant>
      <vt:variant>
        <vt:i4>1048637</vt:i4>
      </vt:variant>
      <vt:variant>
        <vt:i4>404</vt:i4>
      </vt:variant>
      <vt:variant>
        <vt:i4>0</vt:i4>
      </vt:variant>
      <vt:variant>
        <vt:i4>5</vt:i4>
      </vt:variant>
      <vt:variant>
        <vt:lpwstr/>
      </vt:variant>
      <vt:variant>
        <vt:lpwstr>_Toc97215534</vt:lpwstr>
      </vt:variant>
      <vt:variant>
        <vt:i4>1507389</vt:i4>
      </vt:variant>
      <vt:variant>
        <vt:i4>398</vt:i4>
      </vt:variant>
      <vt:variant>
        <vt:i4>0</vt:i4>
      </vt:variant>
      <vt:variant>
        <vt:i4>5</vt:i4>
      </vt:variant>
      <vt:variant>
        <vt:lpwstr/>
      </vt:variant>
      <vt:variant>
        <vt:lpwstr>_Toc97215533</vt:lpwstr>
      </vt:variant>
      <vt:variant>
        <vt:i4>1441853</vt:i4>
      </vt:variant>
      <vt:variant>
        <vt:i4>392</vt:i4>
      </vt:variant>
      <vt:variant>
        <vt:i4>0</vt:i4>
      </vt:variant>
      <vt:variant>
        <vt:i4>5</vt:i4>
      </vt:variant>
      <vt:variant>
        <vt:lpwstr/>
      </vt:variant>
      <vt:variant>
        <vt:lpwstr>_Toc97215532</vt:lpwstr>
      </vt:variant>
      <vt:variant>
        <vt:i4>1376317</vt:i4>
      </vt:variant>
      <vt:variant>
        <vt:i4>386</vt:i4>
      </vt:variant>
      <vt:variant>
        <vt:i4>0</vt:i4>
      </vt:variant>
      <vt:variant>
        <vt:i4>5</vt:i4>
      </vt:variant>
      <vt:variant>
        <vt:lpwstr/>
      </vt:variant>
      <vt:variant>
        <vt:lpwstr>_Toc97215531</vt:lpwstr>
      </vt:variant>
      <vt:variant>
        <vt:i4>1310781</vt:i4>
      </vt:variant>
      <vt:variant>
        <vt:i4>380</vt:i4>
      </vt:variant>
      <vt:variant>
        <vt:i4>0</vt:i4>
      </vt:variant>
      <vt:variant>
        <vt:i4>5</vt:i4>
      </vt:variant>
      <vt:variant>
        <vt:lpwstr/>
      </vt:variant>
      <vt:variant>
        <vt:lpwstr>_Toc97215530</vt:lpwstr>
      </vt:variant>
      <vt:variant>
        <vt:i4>1900604</vt:i4>
      </vt:variant>
      <vt:variant>
        <vt:i4>374</vt:i4>
      </vt:variant>
      <vt:variant>
        <vt:i4>0</vt:i4>
      </vt:variant>
      <vt:variant>
        <vt:i4>5</vt:i4>
      </vt:variant>
      <vt:variant>
        <vt:lpwstr/>
      </vt:variant>
      <vt:variant>
        <vt:lpwstr>_Toc97215529</vt:lpwstr>
      </vt:variant>
      <vt:variant>
        <vt:i4>1835068</vt:i4>
      </vt:variant>
      <vt:variant>
        <vt:i4>368</vt:i4>
      </vt:variant>
      <vt:variant>
        <vt:i4>0</vt:i4>
      </vt:variant>
      <vt:variant>
        <vt:i4>5</vt:i4>
      </vt:variant>
      <vt:variant>
        <vt:lpwstr/>
      </vt:variant>
      <vt:variant>
        <vt:lpwstr>_Toc97215528</vt:lpwstr>
      </vt:variant>
      <vt:variant>
        <vt:i4>1245244</vt:i4>
      </vt:variant>
      <vt:variant>
        <vt:i4>362</vt:i4>
      </vt:variant>
      <vt:variant>
        <vt:i4>0</vt:i4>
      </vt:variant>
      <vt:variant>
        <vt:i4>5</vt:i4>
      </vt:variant>
      <vt:variant>
        <vt:lpwstr/>
      </vt:variant>
      <vt:variant>
        <vt:lpwstr>_Toc97215527</vt:lpwstr>
      </vt:variant>
      <vt:variant>
        <vt:i4>1179708</vt:i4>
      </vt:variant>
      <vt:variant>
        <vt:i4>356</vt:i4>
      </vt:variant>
      <vt:variant>
        <vt:i4>0</vt:i4>
      </vt:variant>
      <vt:variant>
        <vt:i4>5</vt:i4>
      </vt:variant>
      <vt:variant>
        <vt:lpwstr/>
      </vt:variant>
      <vt:variant>
        <vt:lpwstr>_Toc97215526</vt:lpwstr>
      </vt:variant>
      <vt:variant>
        <vt:i4>1114172</vt:i4>
      </vt:variant>
      <vt:variant>
        <vt:i4>350</vt:i4>
      </vt:variant>
      <vt:variant>
        <vt:i4>0</vt:i4>
      </vt:variant>
      <vt:variant>
        <vt:i4>5</vt:i4>
      </vt:variant>
      <vt:variant>
        <vt:lpwstr/>
      </vt:variant>
      <vt:variant>
        <vt:lpwstr>_Toc97215525</vt:lpwstr>
      </vt:variant>
      <vt:variant>
        <vt:i4>1048636</vt:i4>
      </vt:variant>
      <vt:variant>
        <vt:i4>344</vt:i4>
      </vt:variant>
      <vt:variant>
        <vt:i4>0</vt:i4>
      </vt:variant>
      <vt:variant>
        <vt:i4>5</vt:i4>
      </vt:variant>
      <vt:variant>
        <vt:lpwstr/>
      </vt:variant>
      <vt:variant>
        <vt:lpwstr>_Toc97215524</vt:lpwstr>
      </vt:variant>
      <vt:variant>
        <vt:i4>1507388</vt:i4>
      </vt:variant>
      <vt:variant>
        <vt:i4>338</vt:i4>
      </vt:variant>
      <vt:variant>
        <vt:i4>0</vt:i4>
      </vt:variant>
      <vt:variant>
        <vt:i4>5</vt:i4>
      </vt:variant>
      <vt:variant>
        <vt:lpwstr/>
      </vt:variant>
      <vt:variant>
        <vt:lpwstr>_Toc97215523</vt:lpwstr>
      </vt:variant>
      <vt:variant>
        <vt:i4>1441852</vt:i4>
      </vt:variant>
      <vt:variant>
        <vt:i4>332</vt:i4>
      </vt:variant>
      <vt:variant>
        <vt:i4>0</vt:i4>
      </vt:variant>
      <vt:variant>
        <vt:i4>5</vt:i4>
      </vt:variant>
      <vt:variant>
        <vt:lpwstr/>
      </vt:variant>
      <vt:variant>
        <vt:lpwstr>_Toc97215522</vt:lpwstr>
      </vt:variant>
      <vt:variant>
        <vt:i4>1376316</vt:i4>
      </vt:variant>
      <vt:variant>
        <vt:i4>326</vt:i4>
      </vt:variant>
      <vt:variant>
        <vt:i4>0</vt:i4>
      </vt:variant>
      <vt:variant>
        <vt:i4>5</vt:i4>
      </vt:variant>
      <vt:variant>
        <vt:lpwstr/>
      </vt:variant>
      <vt:variant>
        <vt:lpwstr>_Toc97215521</vt:lpwstr>
      </vt:variant>
      <vt:variant>
        <vt:i4>1310780</vt:i4>
      </vt:variant>
      <vt:variant>
        <vt:i4>320</vt:i4>
      </vt:variant>
      <vt:variant>
        <vt:i4>0</vt:i4>
      </vt:variant>
      <vt:variant>
        <vt:i4>5</vt:i4>
      </vt:variant>
      <vt:variant>
        <vt:lpwstr/>
      </vt:variant>
      <vt:variant>
        <vt:lpwstr>_Toc97215520</vt:lpwstr>
      </vt:variant>
      <vt:variant>
        <vt:i4>1900607</vt:i4>
      </vt:variant>
      <vt:variant>
        <vt:i4>314</vt:i4>
      </vt:variant>
      <vt:variant>
        <vt:i4>0</vt:i4>
      </vt:variant>
      <vt:variant>
        <vt:i4>5</vt:i4>
      </vt:variant>
      <vt:variant>
        <vt:lpwstr/>
      </vt:variant>
      <vt:variant>
        <vt:lpwstr>_Toc97215519</vt:lpwstr>
      </vt:variant>
      <vt:variant>
        <vt:i4>1835071</vt:i4>
      </vt:variant>
      <vt:variant>
        <vt:i4>308</vt:i4>
      </vt:variant>
      <vt:variant>
        <vt:i4>0</vt:i4>
      </vt:variant>
      <vt:variant>
        <vt:i4>5</vt:i4>
      </vt:variant>
      <vt:variant>
        <vt:lpwstr/>
      </vt:variant>
      <vt:variant>
        <vt:lpwstr>_Toc97215518</vt:lpwstr>
      </vt:variant>
      <vt:variant>
        <vt:i4>1245247</vt:i4>
      </vt:variant>
      <vt:variant>
        <vt:i4>302</vt:i4>
      </vt:variant>
      <vt:variant>
        <vt:i4>0</vt:i4>
      </vt:variant>
      <vt:variant>
        <vt:i4>5</vt:i4>
      </vt:variant>
      <vt:variant>
        <vt:lpwstr/>
      </vt:variant>
      <vt:variant>
        <vt:lpwstr>_Toc97215517</vt:lpwstr>
      </vt:variant>
      <vt:variant>
        <vt:i4>1179711</vt:i4>
      </vt:variant>
      <vt:variant>
        <vt:i4>296</vt:i4>
      </vt:variant>
      <vt:variant>
        <vt:i4>0</vt:i4>
      </vt:variant>
      <vt:variant>
        <vt:i4>5</vt:i4>
      </vt:variant>
      <vt:variant>
        <vt:lpwstr/>
      </vt:variant>
      <vt:variant>
        <vt:lpwstr>_Toc97215516</vt:lpwstr>
      </vt:variant>
      <vt:variant>
        <vt:i4>1114175</vt:i4>
      </vt:variant>
      <vt:variant>
        <vt:i4>290</vt:i4>
      </vt:variant>
      <vt:variant>
        <vt:i4>0</vt:i4>
      </vt:variant>
      <vt:variant>
        <vt:i4>5</vt:i4>
      </vt:variant>
      <vt:variant>
        <vt:lpwstr/>
      </vt:variant>
      <vt:variant>
        <vt:lpwstr>_Toc97215515</vt:lpwstr>
      </vt:variant>
      <vt:variant>
        <vt:i4>1048639</vt:i4>
      </vt:variant>
      <vt:variant>
        <vt:i4>284</vt:i4>
      </vt:variant>
      <vt:variant>
        <vt:i4>0</vt:i4>
      </vt:variant>
      <vt:variant>
        <vt:i4>5</vt:i4>
      </vt:variant>
      <vt:variant>
        <vt:lpwstr/>
      </vt:variant>
      <vt:variant>
        <vt:lpwstr>_Toc97215514</vt:lpwstr>
      </vt:variant>
      <vt:variant>
        <vt:i4>1507391</vt:i4>
      </vt:variant>
      <vt:variant>
        <vt:i4>278</vt:i4>
      </vt:variant>
      <vt:variant>
        <vt:i4>0</vt:i4>
      </vt:variant>
      <vt:variant>
        <vt:i4>5</vt:i4>
      </vt:variant>
      <vt:variant>
        <vt:lpwstr/>
      </vt:variant>
      <vt:variant>
        <vt:lpwstr>_Toc97215513</vt:lpwstr>
      </vt:variant>
      <vt:variant>
        <vt:i4>1441855</vt:i4>
      </vt:variant>
      <vt:variant>
        <vt:i4>272</vt:i4>
      </vt:variant>
      <vt:variant>
        <vt:i4>0</vt:i4>
      </vt:variant>
      <vt:variant>
        <vt:i4>5</vt:i4>
      </vt:variant>
      <vt:variant>
        <vt:lpwstr/>
      </vt:variant>
      <vt:variant>
        <vt:lpwstr>_Toc97215512</vt:lpwstr>
      </vt:variant>
      <vt:variant>
        <vt:i4>1376319</vt:i4>
      </vt:variant>
      <vt:variant>
        <vt:i4>266</vt:i4>
      </vt:variant>
      <vt:variant>
        <vt:i4>0</vt:i4>
      </vt:variant>
      <vt:variant>
        <vt:i4>5</vt:i4>
      </vt:variant>
      <vt:variant>
        <vt:lpwstr/>
      </vt:variant>
      <vt:variant>
        <vt:lpwstr>_Toc97215511</vt:lpwstr>
      </vt:variant>
      <vt:variant>
        <vt:i4>1310783</vt:i4>
      </vt:variant>
      <vt:variant>
        <vt:i4>260</vt:i4>
      </vt:variant>
      <vt:variant>
        <vt:i4>0</vt:i4>
      </vt:variant>
      <vt:variant>
        <vt:i4>5</vt:i4>
      </vt:variant>
      <vt:variant>
        <vt:lpwstr/>
      </vt:variant>
      <vt:variant>
        <vt:lpwstr>_Toc97215510</vt:lpwstr>
      </vt:variant>
      <vt:variant>
        <vt:i4>1900606</vt:i4>
      </vt:variant>
      <vt:variant>
        <vt:i4>254</vt:i4>
      </vt:variant>
      <vt:variant>
        <vt:i4>0</vt:i4>
      </vt:variant>
      <vt:variant>
        <vt:i4>5</vt:i4>
      </vt:variant>
      <vt:variant>
        <vt:lpwstr/>
      </vt:variant>
      <vt:variant>
        <vt:lpwstr>_Toc97215509</vt:lpwstr>
      </vt:variant>
      <vt:variant>
        <vt:i4>1835070</vt:i4>
      </vt:variant>
      <vt:variant>
        <vt:i4>248</vt:i4>
      </vt:variant>
      <vt:variant>
        <vt:i4>0</vt:i4>
      </vt:variant>
      <vt:variant>
        <vt:i4>5</vt:i4>
      </vt:variant>
      <vt:variant>
        <vt:lpwstr/>
      </vt:variant>
      <vt:variant>
        <vt:lpwstr>_Toc97215508</vt:lpwstr>
      </vt:variant>
      <vt:variant>
        <vt:i4>1245246</vt:i4>
      </vt:variant>
      <vt:variant>
        <vt:i4>242</vt:i4>
      </vt:variant>
      <vt:variant>
        <vt:i4>0</vt:i4>
      </vt:variant>
      <vt:variant>
        <vt:i4>5</vt:i4>
      </vt:variant>
      <vt:variant>
        <vt:lpwstr/>
      </vt:variant>
      <vt:variant>
        <vt:lpwstr>_Toc97215507</vt:lpwstr>
      </vt:variant>
      <vt:variant>
        <vt:i4>1179710</vt:i4>
      </vt:variant>
      <vt:variant>
        <vt:i4>236</vt:i4>
      </vt:variant>
      <vt:variant>
        <vt:i4>0</vt:i4>
      </vt:variant>
      <vt:variant>
        <vt:i4>5</vt:i4>
      </vt:variant>
      <vt:variant>
        <vt:lpwstr/>
      </vt:variant>
      <vt:variant>
        <vt:lpwstr>_Toc97215506</vt:lpwstr>
      </vt:variant>
      <vt:variant>
        <vt:i4>1114174</vt:i4>
      </vt:variant>
      <vt:variant>
        <vt:i4>230</vt:i4>
      </vt:variant>
      <vt:variant>
        <vt:i4>0</vt:i4>
      </vt:variant>
      <vt:variant>
        <vt:i4>5</vt:i4>
      </vt:variant>
      <vt:variant>
        <vt:lpwstr/>
      </vt:variant>
      <vt:variant>
        <vt:lpwstr>_Toc97215505</vt:lpwstr>
      </vt:variant>
      <vt:variant>
        <vt:i4>1048638</vt:i4>
      </vt:variant>
      <vt:variant>
        <vt:i4>224</vt:i4>
      </vt:variant>
      <vt:variant>
        <vt:i4>0</vt:i4>
      </vt:variant>
      <vt:variant>
        <vt:i4>5</vt:i4>
      </vt:variant>
      <vt:variant>
        <vt:lpwstr/>
      </vt:variant>
      <vt:variant>
        <vt:lpwstr>_Toc97215504</vt:lpwstr>
      </vt:variant>
      <vt:variant>
        <vt:i4>1507390</vt:i4>
      </vt:variant>
      <vt:variant>
        <vt:i4>218</vt:i4>
      </vt:variant>
      <vt:variant>
        <vt:i4>0</vt:i4>
      </vt:variant>
      <vt:variant>
        <vt:i4>5</vt:i4>
      </vt:variant>
      <vt:variant>
        <vt:lpwstr/>
      </vt:variant>
      <vt:variant>
        <vt:lpwstr>_Toc97215503</vt:lpwstr>
      </vt:variant>
      <vt:variant>
        <vt:i4>1441854</vt:i4>
      </vt:variant>
      <vt:variant>
        <vt:i4>212</vt:i4>
      </vt:variant>
      <vt:variant>
        <vt:i4>0</vt:i4>
      </vt:variant>
      <vt:variant>
        <vt:i4>5</vt:i4>
      </vt:variant>
      <vt:variant>
        <vt:lpwstr/>
      </vt:variant>
      <vt:variant>
        <vt:lpwstr>_Toc97215502</vt:lpwstr>
      </vt:variant>
      <vt:variant>
        <vt:i4>1376318</vt:i4>
      </vt:variant>
      <vt:variant>
        <vt:i4>206</vt:i4>
      </vt:variant>
      <vt:variant>
        <vt:i4>0</vt:i4>
      </vt:variant>
      <vt:variant>
        <vt:i4>5</vt:i4>
      </vt:variant>
      <vt:variant>
        <vt:lpwstr/>
      </vt:variant>
      <vt:variant>
        <vt:lpwstr>_Toc97215501</vt:lpwstr>
      </vt:variant>
      <vt:variant>
        <vt:i4>1310782</vt:i4>
      </vt:variant>
      <vt:variant>
        <vt:i4>200</vt:i4>
      </vt:variant>
      <vt:variant>
        <vt:i4>0</vt:i4>
      </vt:variant>
      <vt:variant>
        <vt:i4>5</vt:i4>
      </vt:variant>
      <vt:variant>
        <vt:lpwstr/>
      </vt:variant>
      <vt:variant>
        <vt:lpwstr>_Toc97215500</vt:lpwstr>
      </vt:variant>
      <vt:variant>
        <vt:i4>1835063</vt:i4>
      </vt:variant>
      <vt:variant>
        <vt:i4>194</vt:i4>
      </vt:variant>
      <vt:variant>
        <vt:i4>0</vt:i4>
      </vt:variant>
      <vt:variant>
        <vt:i4>5</vt:i4>
      </vt:variant>
      <vt:variant>
        <vt:lpwstr/>
      </vt:variant>
      <vt:variant>
        <vt:lpwstr>_Toc97215499</vt:lpwstr>
      </vt:variant>
      <vt:variant>
        <vt:i4>1900599</vt:i4>
      </vt:variant>
      <vt:variant>
        <vt:i4>188</vt:i4>
      </vt:variant>
      <vt:variant>
        <vt:i4>0</vt:i4>
      </vt:variant>
      <vt:variant>
        <vt:i4>5</vt:i4>
      </vt:variant>
      <vt:variant>
        <vt:lpwstr/>
      </vt:variant>
      <vt:variant>
        <vt:lpwstr>_Toc97215498</vt:lpwstr>
      </vt:variant>
      <vt:variant>
        <vt:i4>1179703</vt:i4>
      </vt:variant>
      <vt:variant>
        <vt:i4>182</vt:i4>
      </vt:variant>
      <vt:variant>
        <vt:i4>0</vt:i4>
      </vt:variant>
      <vt:variant>
        <vt:i4>5</vt:i4>
      </vt:variant>
      <vt:variant>
        <vt:lpwstr/>
      </vt:variant>
      <vt:variant>
        <vt:lpwstr>_Toc97215497</vt:lpwstr>
      </vt:variant>
      <vt:variant>
        <vt:i4>1245239</vt:i4>
      </vt:variant>
      <vt:variant>
        <vt:i4>176</vt:i4>
      </vt:variant>
      <vt:variant>
        <vt:i4>0</vt:i4>
      </vt:variant>
      <vt:variant>
        <vt:i4>5</vt:i4>
      </vt:variant>
      <vt:variant>
        <vt:lpwstr/>
      </vt:variant>
      <vt:variant>
        <vt:lpwstr>_Toc97215496</vt:lpwstr>
      </vt:variant>
      <vt:variant>
        <vt:i4>1048631</vt:i4>
      </vt:variant>
      <vt:variant>
        <vt:i4>170</vt:i4>
      </vt:variant>
      <vt:variant>
        <vt:i4>0</vt:i4>
      </vt:variant>
      <vt:variant>
        <vt:i4>5</vt:i4>
      </vt:variant>
      <vt:variant>
        <vt:lpwstr/>
      </vt:variant>
      <vt:variant>
        <vt:lpwstr>_Toc97215495</vt:lpwstr>
      </vt:variant>
      <vt:variant>
        <vt:i4>1114167</vt:i4>
      </vt:variant>
      <vt:variant>
        <vt:i4>164</vt:i4>
      </vt:variant>
      <vt:variant>
        <vt:i4>0</vt:i4>
      </vt:variant>
      <vt:variant>
        <vt:i4>5</vt:i4>
      </vt:variant>
      <vt:variant>
        <vt:lpwstr/>
      </vt:variant>
      <vt:variant>
        <vt:lpwstr>_Toc97215494</vt:lpwstr>
      </vt:variant>
      <vt:variant>
        <vt:i4>1441847</vt:i4>
      </vt:variant>
      <vt:variant>
        <vt:i4>158</vt:i4>
      </vt:variant>
      <vt:variant>
        <vt:i4>0</vt:i4>
      </vt:variant>
      <vt:variant>
        <vt:i4>5</vt:i4>
      </vt:variant>
      <vt:variant>
        <vt:lpwstr/>
      </vt:variant>
      <vt:variant>
        <vt:lpwstr>_Toc97215493</vt:lpwstr>
      </vt:variant>
      <vt:variant>
        <vt:i4>1507383</vt:i4>
      </vt:variant>
      <vt:variant>
        <vt:i4>152</vt:i4>
      </vt:variant>
      <vt:variant>
        <vt:i4>0</vt:i4>
      </vt:variant>
      <vt:variant>
        <vt:i4>5</vt:i4>
      </vt:variant>
      <vt:variant>
        <vt:lpwstr/>
      </vt:variant>
      <vt:variant>
        <vt:lpwstr>_Toc97215492</vt:lpwstr>
      </vt:variant>
      <vt:variant>
        <vt:i4>1310775</vt:i4>
      </vt:variant>
      <vt:variant>
        <vt:i4>146</vt:i4>
      </vt:variant>
      <vt:variant>
        <vt:i4>0</vt:i4>
      </vt:variant>
      <vt:variant>
        <vt:i4>5</vt:i4>
      </vt:variant>
      <vt:variant>
        <vt:lpwstr/>
      </vt:variant>
      <vt:variant>
        <vt:lpwstr>_Toc97215491</vt:lpwstr>
      </vt:variant>
      <vt:variant>
        <vt:i4>1376311</vt:i4>
      </vt:variant>
      <vt:variant>
        <vt:i4>140</vt:i4>
      </vt:variant>
      <vt:variant>
        <vt:i4>0</vt:i4>
      </vt:variant>
      <vt:variant>
        <vt:i4>5</vt:i4>
      </vt:variant>
      <vt:variant>
        <vt:lpwstr/>
      </vt:variant>
      <vt:variant>
        <vt:lpwstr>_Toc97215490</vt:lpwstr>
      </vt:variant>
      <vt:variant>
        <vt:i4>1835062</vt:i4>
      </vt:variant>
      <vt:variant>
        <vt:i4>134</vt:i4>
      </vt:variant>
      <vt:variant>
        <vt:i4>0</vt:i4>
      </vt:variant>
      <vt:variant>
        <vt:i4>5</vt:i4>
      </vt:variant>
      <vt:variant>
        <vt:lpwstr/>
      </vt:variant>
      <vt:variant>
        <vt:lpwstr>_Toc97215489</vt:lpwstr>
      </vt:variant>
      <vt:variant>
        <vt:i4>1900598</vt:i4>
      </vt:variant>
      <vt:variant>
        <vt:i4>128</vt:i4>
      </vt:variant>
      <vt:variant>
        <vt:i4>0</vt:i4>
      </vt:variant>
      <vt:variant>
        <vt:i4>5</vt:i4>
      </vt:variant>
      <vt:variant>
        <vt:lpwstr/>
      </vt:variant>
      <vt:variant>
        <vt:lpwstr>_Toc97215488</vt:lpwstr>
      </vt:variant>
      <vt:variant>
        <vt:i4>1179702</vt:i4>
      </vt:variant>
      <vt:variant>
        <vt:i4>122</vt:i4>
      </vt:variant>
      <vt:variant>
        <vt:i4>0</vt:i4>
      </vt:variant>
      <vt:variant>
        <vt:i4>5</vt:i4>
      </vt:variant>
      <vt:variant>
        <vt:lpwstr/>
      </vt:variant>
      <vt:variant>
        <vt:lpwstr>_Toc97215487</vt:lpwstr>
      </vt:variant>
      <vt:variant>
        <vt:i4>1245238</vt:i4>
      </vt:variant>
      <vt:variant>
        <vt:i4>116</vt:i4>
      </vt:variant>
      <vt:variant>
        <vt:i4>0</vt:i4>
      </vt:variant>
      <vt:variant>
        <vt:i4>5</vt:i4>
      </vt:variant>
      <vt:variant>
        <vt:lpwstr/>
      </vt:variant>
      <vt:variant>
        <vt:lpwstr>_Toc97215486</vt:lpwstr>
      </vt:variant>
      <vt:variant>
        <vt:i4>1048630</vt:i4>
      </vt:variant>
      <vt:variant>
        <vt:i4>110</vt:i4>
      </vt:variant>
      <vt:variant>
        <vt:i4>0</vt:i4>
      </vt:variant>
      <vt:variant>
        <vt:i4>5</vt:i4>
      </vt:variant>
      <vt:variant>
        <vt:lpwstr/>
      </vt:variant>
      <vt:variant>
        <vt:lpwstr>_Toc97215485</vt:lpwstr>
      </vt:variant>
      <vt:variant>
        <vt:i4>1114166</vt:i4>
      </vt:variant>
      <vt:variant>
        <vt:i4>104</vt:i4>
      </vt:variant>
      <vt:variant>
        <vt:i4>0</vt:i4>
      </vt:variant>
      <vt:variant>
        <vt:i4>5</vt:i4>
      </vt:variant>
      <vt:variant>
        <vt:lpwstr/>
      </vt:variant>
      <vt:variant>
        <vt:lpwstr>_Toc97215484</vt:lpwstr>
      </vt:variant>
      <vt:variant>
        <vt:i4>1441846</vt:i4>
      </vt:variant>
      <vt:variant>
        <vt:i4>98</vt:i4>
      </vt:variant>
      <vt:variant>
        <vt:i4>0</vt:i4>
      </vt:variant>
      <vt:variant>
        <vt:i4>5</vt:i4>
      </vt:variant>
      <vt:variant>
        <vt:lpwstr/>
      </vt:variant>
      <vt:variant>
        <vt:lpwstr>_Toc97215483</vt:lpwstr>
      </vt:variant>
      <vt:variant>
        <vt:i4>1507382</vt:i4>
      </vt:variant>
      <vt:variant>
        <vt:i4>92</vt:i4>
      </vt:variant>
      <vt:variant>
        <vt:i4>0</vt:i4>
      </vt:variant>
      <vt:variant>
        <vt:i4>5</vt:i4>
      </vt:variant>
      <vt:variant>
        <vt:lpwstr/>
      </vt:variant>
      <vt:variant>
        <vt:lpwstr>_Toc97215482</vt:lpwstr>
      </vt:variant>
      <vt:variant>
        <vt:i4>1310774</vt:i4>
      </vt:variant>
      <vt:variant>
        <vt:i4>86</vt:i4>
      </vt:variant>
      <vt:variant>
        <vt:i4>0</vt:i4>
      </vt:variant>
      <vt:variant>
        <vt:i4>5</vt:i4>
      </vt:variant>
      <vt:variant>
        <vt:lpwstr/>
      </vt:variant>
      <vt:variant>
        <vt:lpwstr>_Toc97215481</vt:lpwstr>
      </vt:variant>
      <vt:variant>
        <vt:i4>1376310</vt:i4>
      </vt:variant>
      <vt:variant>
        <vt:i4>80</vt:i4>
      </vt:variant>
      <vt:variant>
        <vt:i4>0</vt:i4>
      </vt:variant>
      <vt:variant>
        <vt:i4>5</vt:i4>
      </vt:variant>
      <vt:variant>
        <vt:lpwstr/>
      </vt:variant>
      <vt:variant>
        <vt:lpwstr>_Toc97215480</vt:lpwstr>
      </vt:variant>
      <vt:variant>
        <vt:i4>1835065</vt:i4>
      </vt:variant>
      <vt:variant>
        <vt:i4>74</vt:i4>
      </vt:variant>
      <vt:variant>
        <vt:i4>0</vt:i4>
      </vt:variant>
      <vt:variant>
        <vt:i4>5</vt:i4>
      </vt:variant>
      <vt:variant>
        <vt:lpwstr/>
      </vt:variant>
      <vt:variant>
        <vt:lpwstr>_Toc97215479</vt:lpwstr>
      </vt:variant>
      <vt:variant>
        <vt:i4>1900601</vt:i4>
      </vt:variant>
      <vt:variant>
        <vt:i4>68</vt:i4>
      </vt:variant>
      <vt:variant>
        <vt:i4>0</vt:i4>
      </vt:variant>
      <vt:variant>
        <vt:i4>5</vt:i4>
      </vt:variant>
      <vt:variant>
        <vt:lpwstr/>
      </vt:variant>
      <vt:variant>
        <vt:lpwstr>_Toc97215478</vt:lpwstr>
      </vt:variant>
      <vt:variant>
        <vt:i4>1179705</vt:i4>
      </vt:variant>
      <vt:variant>
        <vt:i4>62</vt:i4>
      </vt:variant>
      <vt:variant>
        <vt:i4>0</vt:i4>
      </vt:variant>
      <vt:variant>
        <vt:i4>5</vt:i4>
      </vt:variant>
      <vt:variant>
        <vt:lpwstr/>
      </vt:variant>
      <vt:variant>
        <vt:lpwstr>_Toc97215477</vt:lpwstr>
      </vt:variant>
      <vt:variant>
        <vt:i4>1245241</vt:i4>
      </vt:variant>
      <vt:variant>
        <vt:i4>56</vt:i4>
      </vt:variant>
      <vt:variant>
        <vt:i4>0</vt:i4>
      </vt:variant>
      <vt:variant>
        <vt:i4>5</vt:i4>
      </vt:variant>
      <vt:variant>
        <vt:lpwstr/>
      </vt:variant>
      <vt:variant>
        <vt:lpwstr>_Toc97215476</vt:lpwstr>
      </vt:variant>
      <vt:variant>
        <vt:i4>1048633</vt:i4>
      </vt:variant>
      <vt:variant>
        <vt:i4>50</vt:i4>
      </vt:variant>
      <vt:variant>
        <vt:i4>0</vt:i4>
      </vt:variant>
      <vt:variant>
        <vt:i4>5</vt:i4>
      </vt:variant>
      <vt:variant>
        <vt:lpwstr/>
      </vt:variant>
      <vt:variant>
        <vt:lpwstr>_Toc97215475</vt:lpwstr>
      </vt:variant>
      <vt:variant>
        <vt:i4>1114169</vt:i4>
      </vt:variant>
      <vt:variant>
        <vt:i4>44</vt:i4>
      </vt:variant>
      <vt:variant>
        <vt:i4>0</vt:i4>
      </vt:variant>
      <vt:variant>
        <vt:i4>5</vt:i4>
      </vt:variant>
      <vt:variant>
        <vt:lpwstr/>
      </vt:variant>
      <vt:variant>
        <vt:lpwstr>_Toc97215474</vt:lpwstr>
      </vt:variant>
      <vt:variant>
        <vt:i4>1441849</vt:i4>
      </vt:variant>
      <vt:variant>
        <vt:i4>38</vt:i4>
      </vt:variant>
      <vt:variant>
        <vt:i4>0</vt:i4>
      </vt:variant>
      <vt:variant>
        <vt:i4>5</vt:i4>
      </vt:variant>
      <vt:variant>
        <vt:lpwstr/>
      </vt:variant>
      <vt:variant>
        <vt:lpwstr>_Toc97215473</vt:lpwstr>
      </vt:variant>
      <vt:variant>
        <vt:i4>1507385</vt:i4>
      </vt:variant>
      <vt:variant>
        <vt:i4>32</vt:i4>
      </vt:variant>
      <vt:variant>
        <vt:i4>0</vt:i4>
      </vt:variant>
      <vt:variant>
        <vt:i4>5</vt:i4>
      </vt:variant>
      <vt:variant>
        <vt:lpwstr/>
      </vt:variant>
      <vt:variant>
        <vt:lpwstr>_Toc97215472</vt:lpwstr>
      </vt:variant>
      <vt:variant>
        <vt:i4>1310777</vt:i4>
      </vt:variant>
      <vt:variant>
        <vt:i4>26</vt:i4>
      </vt:variant>
      <vt:variant>
        <vt:i4>0</vt:i4>
      </vt:variant>
      <vt:variant>
        <vt:i4>5</vt:i4>
      </vt:variant>
      <vt:variant>
        <vt:lpwstr/>
      </vt:variant>
      <vt:variant>
        <vt:lpwstr>_Toc97215471</vt:lpwstr>
      </vt:variant>
      <vt:variant>
        <vt:i4>1376313</vt:i4>
      </vt:variant>
      <vt:variant>
        <vt:i4>20</vt:i4>
      </vt:variant>
      <vt:variant>
        <vt:i4>0</vt:i4>
      </vt:variant>
      <vt:variant>
        <vt:i4>5</vt:i4>
      </vt:variant>
      <vt:variant>
        <vt:lpwstr/>
      </vt:variant>
      <vt:variant>
        <vt:lpwstr>_Toc97215470</vt:lpwstr>
      </vt:variant>
      <vt:variant>
        <vt:i4>1835064</vt:i4>
      </vt:variant>
      <vt:variant>
        <vt:i4>14</vt:i4>
      </vt:variant>
      <vt:variant>
        <vt:i4>0</vt:i4>
      </vt:variant>
      <vt:variant>
        <vt:i4>5</vt:i4>
      </vt:variant>
      <vt:variant>
        <vt:lpwstr/>
      </vt:variant>
      <vt:variant>
        <vt:lpwstr>_Toc97215469</vt:lpwstr>
      </vt:variant>
      <vt:variant>
        <vt:i4>1900600</vt:i4>
      </vt:variant>
      <vt:variant>
        <vt:i4>8</vt:i4>
      </vt:variant>
      <vt:variant>
        <vt:i4>0</vt:i4>
      </vt:variant>
      <vt:variant>
        <vt:i4>5</vt:i4>
      </vt:variant>
      <vt:variant>
        <vt:lpwstr/>
      </vt:variant>
      <vt:variant>
        <vt:lpwstr>_Toc97215468</vt:lpwstr>
      </vt:variant>
      <vt:variant>
        <vt:i4>1179704</vt:i4>
      </vt:variant>
      <vt:variant>
        <vt:i4>2</vt:i4>
      </vt:variant>
      <vt:variant>
        <vt:i4>0</vt:i4>
      </vt:variant>
      <vt:variant>
        <vt:i4>5</vt:i4>
      </vt:variant>
      <vt:variant>
        <vt:lpwstr/>
      </vt:variant>
      <vt:variant>
        <vt:lpwstr>_Toc97215467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Reference Architectures</dc:title>
  <dc:subject>REPORT</dc:subject>
  <dc:creator>David Prentice;Kieron Newsham</dc:creator>
  <cp:keywords/>
  <dc:description/>
  <cp:lastModifiedBy>Ashley Bilham</cp:lastModifiedBy>
  <cp:revision>3</cp:revision>
  <cp:lastPrinted>2024-01-24T13:54:00Z</cp:lastPrinted>
  <dcterms:created xsi:type="dcterms:W3CDTF">2024-01-24T13:54:00Z</dcterms:created>
  <dcterms:modified xsi:type="dcterms:W3CDTF">2024-01-24T13:54:00Z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 Version">
    <vt:lpwstr>1.0.1</vt:lpwstr>
  </property>
  <property fmtid="{D5CDD505-2E9C-101B-9397-08002B2CF9AE}" pid="3" name="CustomerId">
    <vt:lpwstr>softcat</vt:lpwstr>
  </property>
  <property fmtid="{D5CDD505-2E9C-101B-9397-08002B2CF9AE}" pid="4" name="TemplateId">
    <vt:lpwstr>637073213131121188</vt:lpwstr>
  </property>
  <property fmtid="{D5CDD505-2E9C-101B-9397-08002B2CF9AE}" pid="5" name="UserProfileId">
    <vt:lpwstr>637018793367366152</vt:lpwstr>
  </property>
  <property fmtid="{D5CDD505-2E9C-101B-9397-08002B2CF9AE}" pid="6" name="ContentTypeId">
    <vt:lpwstr>0x010100F5608521671A464A9BC8841A7FEDE65C</vt:lpwstr>
  </property>
  <property fmtid="{D5CDD505-2E9C-101B-9397-08002B2CF9AE}" pid="7" name="MSIP_Label_b63c4db4-109c-4205-85be-c31a8a732665_Enabled">
    <vt:lpwstr>True</vt:lpwstr>
  </property>
  <property fmtid="{D5CDD505-2E9C-101B-9397-08002B2CF9AE}" pid="8" name="MSIP_Label_b63c4db4-109c-4205-85be-c31a8a732665_SiteId">
    <vt:lpwstr>c3d431f1-3e02-4c62-a825-79cd8f9e2053</vt:lpwstr>
  </property>
  <property fmtid="{D5CDD505-2E9C-101B-9397-08002B2CF9AE}" pid="9" name="MSIP_Label_b63c4db4-109c-4205-85be-c31a8a732665_Owner">
    <vt:lpwstr>DavidKn@Softcat.com</vt:lpwstr>
  </property>
  <property fmtid="{D5CDD505-2E9C-101B-9397-08002B2CF9AE}" pid="10" name="MSIP_Label_b63c4db4-109c-4205-85be-c31a8a732665_SetDate">
    <vt:lpwstr>2020-01-30T11:05:17.4165225Z</vt:lpwstr>
  </property>
  <property fmtid="{D5CDD505-2E9C-101B-9397-08002B2CF9AE}" pid="11" name="MSIP_Label_b63c4db4-109c-4205-85be-c31a8a732665_Name">
    <vt:lpwstr>Commercial in confidence</vt:lpwstr>
  </property>
  <property fmtid="{D5CDD505-2E9C-101B-9397-08002B2CF9AE}" pid="12" name="MSIP_Label_b63c4db4-109c-4205-85be-c31a8a732665_Application">
    <vt:lpwstr>Microsoft Azure Information Protection</vt:lpwstr>
  </property>
  <property fmtid="{D5CDD505-2E9C-101B-9397-08002B2CF9AE}" pid="13" name="MSIP_Label_b63c4db4-109c-4205-85be-c31a8a732665_ActionId">
    <vt:lpwstr>d5047254-fe5a-480e-9e56-c836260bb09e</vt:lpwstr>
  </property>
  <property fmtid="{D5CDD505-2E9C-101B-9397-08002B2CF9AE}" pid="14" name="MSIP_Label_b63c4db4-109c-4205-85be-c31a8a732665_Extended_MSFT_Method">
    <vt:lpwstr>Manual</vt:lpwstr>
  </property>
  <property fmtid="{D5CDD505-2E9C-101B-9397-08002B2CF9AE}" pid="15" name="Sensitivity">
    <vt:lpwstr>Commercial in confidence</vt:lpwstr>
  </property>
</Properties>
</file>